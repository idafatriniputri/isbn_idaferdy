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42146" w14:textId="2B9882AB" w:rsidR="003C7BB9" w:rsidRPr="00B25281" w:rsidRDefault="007019E5" w:rsidP="003C7BB9">
      <w:pPr>
        <w:spacing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APLIKASI KEHADIRAN DOSEN</w:t>
      </w:r>
    </w:p>
    <w:p w14:paraId="4D68E74B" w14:textId="4DDD129F" w:rsidR="007019E5" w:rsidRPr="00B25281" w:rsidRDefault="007019E5" w:rsidP="003C7BB9">
      <w:pPr>
        <w:spacing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MENGGUNAKAN OOP PADA PHP</w:t>
      </w:r>
    </w:p>
    <w:p w14:paraId="2D6CA88B" w14:textId="77777777" w:rsidR="003C7BB9" w:rsidRPr="00B25281" w:rsidRDefault="003C7BB9" w:rsidP="007019E5">
      <w:pPr>
        <w:spacing w:line="240" w:lineRule="auto"/>
        <w:rPr>
          <w:rFonts w:ascii="Times New Roman" w:hAnsi="Times New Roman" w:cs="Times New Roman"/>
          <w:b/>
          <w:color w:val="000000" w:themeColor="text1"/>
          <w:sz w:val="24"/>
          <w:szCs w:val="24"/>
          <w:lang w:val="en-US"/>
        </w:rPr>
      </w:pPr>
    </w:p>
    <w:p w14:paraId="4E0A030A" w14:textId="14D9A49A" w:rsidR="00BA0387" w:rsidRPr="00B25281" w:rsidRDefault="00BA0387" w:rsidP="00BA0387">
      <w:pPr>
        <w:spacing w:line="240" w:lineRule="auto"/>
        <w:jc w:val="center"/>
        <w:rPr>
          <w:rFonts w:ascii="Times New Roman" w:hAnsi="Times New Roman" w:cs="Times New Roman"/>
          <w:b/>
          <w:color w:val="000000" w:themeColor="text1"/>
          <w:sz w:val="24"/>
          <w:szCs w:val="24"/>
        </w:rPr>
        <w:sectPr w:rsidR="00BA0387" w:rsidRPr="00B25281" w:rsidSect="00240534">
          <w:headerReference w:type="default" r:id="rId8"/>
          <w:footerReference w:type="default" r:id="rId9"/>
          <w:type w:val="continuous"/>
          <w:pgSz w:w="10318" w:h="14570" w:code="13"/>
          <w:pgMar w:top="1701" w:right="1418" w:bottom="1699" w:left="2275" w:header="720" w:footer="720" w:gutter="0"/>
          <w:cols w:space="720"/>
          <w:titlePg/>
          <w:docGrid w:linePitch="360"/>
        </w:sectPr>
      </w:pPr>
    </w:p>
    <w:p w14:paraId="32C6AB70" w14:textId="77777777" w:rsidR="00E270DF" w:rsidRPr="00B25281" w:rsidRDefault="00E270DF">
      <w:pPr>
        <w:rPr>
          <w:rFonts w:ascii="Times New Roman" w:eastAsiaTheme="majorEastAsia" w:hAnsi="Times New Roman" w:cs="Times New Roman"/>
          <w:b/>
          <w:color w:val="000000" w:themeColor="text1"/>
          <w:sz w:val="24"/>
          <w:szCs w:val="24"/>
          <w:lang w:val="en-US"/>
        </w:rPr>
      </w:pPr>
      <w:bookmarkStart w:id="0" w:name="_Toc24963144"/>
      <w:r w:rsidRPr="00B25281">
        <w:rPr>
          <w:rFonts w:ascii="Times New Roman" w:hAnsi="Times New Roman" w:cs="Times New Roman"/>
          <w:b/>
          <w:color w:val="000000" w:themeColor="text1"/>
          <w:sz w:val="24"/>
          <w:szCs w:val="24"/>
          <w:lang w:val="en-US"/>
        </w:rPr>
        <w:lastRenderedPageBreak/>
        <w:br w:type="page"/>
      </w:r>
    </w:p>
    <w:p w14:paraId="712368D4" w14:textId="7C8C708C" w:rsidR="00487762" w:rsidRPr="00B25281" w:rsidRDefault="003C7BB9" w:rsidP="00487762">
      <w:pPr>
        <w:pStyle w:val="Heading1"/>
        <w:numPr>
          <w:ilvl w:val="0"/>
          <w:numId w:val="0"/>
        </w:numPr>
        <w:spacing w:line="36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lastRenderedPageBreak/>
        <w:t>ABSTRAK</w:t>
      </w:r>
      <w:bookmarkEnd w:id="0"/>
    </w:p>
    <w:p w14:paraId="767970D1" w14:textId="77777777" w:rsidR="00487762" w:rsidRPr="00B25281" w:rsidRDefault="00487762" w:rsidP="00487762">
      <w:pPr>
        <w:rPr>
          <w:rFonts w:ascii="Times New Roman" w:hAnsi="Times New Roman" w:cs="Times New Roman"/>
          <w:color w:val="000000" w:themeColor="text1"/>
          <w:sz w:val="24"/>
          <w:szCs w:val="24"/>
          <w:lang w:val="en-US"/>
        </w:rPr>
      </w:pPr>
    </w:p>
    <w:p w14:paraId="6289B275" w14:textId="1AD4C761" w:rsidR="003C7BB9" w:rsidRPr="00B25281" w:rsidRDefault="003C7BB9" w:rsidP="003C7BB9">
      <w:pPr>
        <w:spacing w:line="240" w:lineRule="auto"/>
        <w:jc w:val="both"/>
        <w:rPr>
          <w:rFonts w:ascii="Times New Roman" w:hAnsi="Times New Roman" w:cs="Times New Roman"/>
          <w:i/>
          <w:color w:val="000000" w:themeColor="text1"/>
          <w:sz w:val="24"/>
          <w:szCs w:val="24"/>
          <w:lang w:val="en-US"/>
        </w:rPr>
      </w:pPr>
      <w:r w:rsidRPr="00B25281">
        <w:rPr>
          <w:rFonts w:ascii="Times New Roman" w:hAnsi="Times New Roman" w:cs="Times New Roman"/>
          <w:b/>
          <w:color w:val="000000" w:themeColor="text1"/>
          <w:sz w:val="24"/>
          <w:szCs w:val="24"/>
          <w:lang w:val="en-US"/>
        </w:rPr>
        <w:t xml:space="preserve">Kata </w:t>
      </w:r>
      <w:proofErr w:type="spellStart"/>
      <w:r w:rsidRPr="00B25281">
        <w:rPr>
          <w:rFonts w:ascii="Times New Roman" w:hAnsi="Times New Roman" w:cs="Times New Roman"/>
          <w:b/>
          <w:color w:val="000000" w:themeColor="text1"/>
          <w:sz w:val="24"/>
          <w:szCs w:val="24"/>
          <w:lang w:val="en-US"/>
        </w:rPr>
        <w:t>Kunci</w:t>
      </w:r>
      <w:proofErr w:type="spellEnd"/>
      <w:r w:rsidRPr="00B25281">
        <w:rPr>
          <w:rFonts w:ascii="Times New Roman" w:hAnsi="Times New Roman" w:cs="Times New Roman"/>
          <w:color w:val="000000" w:themeColor="text1"/>
          <w:sz w:val="24"/>
          <w:szCs w:val="24"/>
          <w:lang w:val="en-US"/>
        </w:rPr>
        <w:t xml:space="preserve">: </w:t>
      </w:r>
    </w:p>
    <w:p w14:paraId="57901482" w14:textId="77777777" w:rsidR="003C7BB9" w:rsidRPr="00B25281" w:rsidRDefault="003C7BB9">
      <w:pPr>
        <w:rPr>
          <w:rFonts w:ascii="Times New Roman" w:hAnsi="Times New Roman" w:cs="Times New Roman"/>
          <w:i/>
          <w:color w:val="000000" w:themeColor="text1"/>
          <w:sz w:val="24"/>
          <w:szCs w:val="24"/>
          <w:lang w:val="en-US"/>
        </w:rPr>
      </w:pPr>
      <w:r w:rsidRPr="00B25281">
        <w:rPr>
          <w:rFonts w:ascii="Times New Roman" w:hAnsi="Times New Roman" w:cs="Times New Roman"/>
          <w:i/>
          <w:color w:val="000000" w:themeColor="text1"/>
          <w:sz w:val="24"/>
          <w:szCs w:val="24"/>
          <w:lang w:val="en-US"/>
        </w:rPr>
        <w:br w:type="page"/>
      </w:r>
    </w:p>
    <w:p w14:paraId="4D6FAF8B" w14:textId="77777777" w:rsidR="003C7BB9" w:rsidRPr="00B25281" w:rsidRDefault="003C7BB9" w:rsidP="006E1006">
      <w:pPr>
        <w:pStyle w:val="Heading1"/>
        <w:numPr>
          <w:ilvl w:val="0"/>
          <w:numId w:val="0"/>
        </w:numPr>
        <w:spacing w:line="360" w:lineRule="auto"/>
        <w:jc w:val="center"/>
        <w:rPr>
          <w:rFonts w:ascii="Times New Roman" w:hAnsi="Times New Roman" w:cs="Times New Roman"/>
          <w:b/>
          <w:i/>
          <w:color w:val="000000" w:themeColor="text1"/>
          <w:sz w:val="24"/>
          <w:szCs w:val="24"/>
          <w:lang w:val="en-US"/>
        </w:rPr>
      </w:pPr>
      <w:bookmarkStart w:id="1" w:name="_Toc24963145"/>
      <w:r w:rsidRPr="00B25281">
        <w:rPr>
          <w:rFonts w:ascii="Times New Roman" w:hAnsi="Times New Roman" w:cs="Times New Roman"/>
          <w:b/>
          <w:i/>
          <w:color w:val="000000" w:themeColor="text1"/>
          <w:sz w:val="24"/>
          <w:szCs w:val="24"/>
          <w:lang w:val="en-US"/>
        </w:rPr>
        <w:lastRenderedPageBreak/>
        <w:t>ABSTRA</w:t>
      </w:r>
      <w:r w:rsidR="00AD7367" w:rsidRPr="00B25281">
        <w:rPr>
          <w:rFonts w:ascii="Times New Roman" w:hAnsi="Times New Roman" w:cs="Times New Roman"/>
          <w:b/>
          <w:i/>
          <w:color w:val="000000" w:themeColor="text1"/>
          <w:sz w:val="24"/>
          <w:szCs w:val="24"/>
          <w:lang w:val="en-US"/>
        </w:rPr>
        <w:t>CT</w:t>
      </w:r>
      <w:bookmarkEnd w:id="1"/>
    </w:p>
    <w:p w14:paraId="50AE4C0D" w14:textId="77777777" w:rsidR="00487762" w:rsidRPr="00B25281" w:rsidRDefault="00487762" w:rsidP="00487762">
      <w:pPr>
        <w:rPr>
          <w:rFonts w:ascii="Times New Roman" w:hAnsi="Times New Roman" w:cs="Times New Roman"/>
          <w:color w:val="000000" w:themeColor="text1"/>
          <w:sz w:val="24"/>
          <w:szCs w:val="24"/>
          <w:lang w:val="en-US"/>
        </w:rPr>
      </w:pPr>
    </w:p>
    <w:p w14:paraId="34798DAD" w14:textId="232C23E9" w:rsidR="00AD7367" w:rsidRPr="00B25281" w:rsidRDefault="00AD7367" w:rsidP="00AD7367">
      <w:pPr>
        <w:spacing w:line="240" w:lineRule="auto"/>
        <w:jc w:val="both"/>
        <w:rPr>
          <w:rFonts w:ascii="Times New Roman" w:hAnsi="Times New Roman" w:cs="Times New Roman"/>
          <w:i/>
          <w:color w:val="000000" w:themeColor="text1"/>
          <w:sz w:val="24"/>
          <w:szCs w:val="24"/>
          <w:lang w:val="en-US"/>
        </w:rPr>
      </w:pPr>
      <w:r w:rsidRPr="00B25281">
        <w:rPr>
          <w:rFonts w:ascii="Times New Roman" w:hAnsi="Times New Roman" w:cs="Times New Roman"/>
          <w:b/>
          <w:i/>
          <w:color w:val="000000" w:themeColor="text1"/>
          <w:sz w:val="24"/>
          <w:szCs w:val="24"/>
          <w:lang w:val="en-US"/>
        </w:rPr>
        <w:t xml:space="preserve">Keywords: </w:t>
      </w:r>
    </w:p>
    <w:p w14:paraId="363CF93E" w14:textId="77777777" w:rsidR="00AD7367" w:rsidRPr="00B25281" w:rsidRDefault="00AD7367">
      <w:pPr>
        <w:rPr>
          <w:rFonts w:ascii="Times New Roman" w:hAnsi="Times New Roman" w:cs="Times New Roman"/>
          <w:i/>
          <w:color w:val="000000" w:themeColor="text1"/>
          <w:sz w:val="24"/>
          <w:szCs w:val="24"/>
          <w:lang w:val="en-US"/>
        </w:rPr>
      </w:pPr>
      <w:r w:rsidRPr="00B25281">
        <w:rPr>
          <w:rFonts w:ascii="Times New Roman" w:hAnsi="Times New Roman" w:cs="Times New Roman"/>
          <w:i/>
          <w:color w:val="000000" w:themeColor="text1"/>
          <w:sz w:val="24"/>
          <w:szCs w:val="24"/>
          <w:lang w:val="en-US"/>
        </w:rPr>
        <w:br w:type="page"/>
      </w:r>
    </w:p>
    <w:p w14:paraId="5C329FBB" w14:textId="77777777" w:rsidR="003C7BB9" w:rsidRPr="00B25281" w:rsidRDefault="00AD7367" w:rsidP="006E1006">
      <w:pPr>
        <w:pStyle w:val="Heading1"/>
        <w:numPr>
          <w:ilvl w:val="0"/>
          <w:numId w:val="0"/>
        </w:numPr>
        <w:spacing w:line="360" w:lineRule="auto"/>
        <w:jc w:val="center"/>
        <w:rPr>
          <w:rFonts w:ascii="Times New Roman" w:hAnsi="Times New Roman" w:cs="Times New Roman"/>
          <w:b/>
          <w:color w:val="000000" w:themeColor="text1"/>
          <w:sz w:val="24"/>
          <w:szCs w:val="24"/>
          <w:lang w:val="en-US"/>
        </w:rPr>
      </w:pPr>
      <w:bookmarkStart w:id="2" w:name="_Toc24963146"/>
      <w:r w:rsidRPr="00B25281">
        <w:rPr>
          <w:rFonts w:ascii="Times New Roman" w:hAnsi="Times New Roman" w:cs="Times New Roman"/>
          <w:b/>
          <w:color w:val="000000" w:themeColor="text1"/>
          <w:sz w:val="24"/>
          <w:szCs w:val="24"/>
          <w:lang w:val="en-US"/>
        </w:rPr>
        <w:lastRenderedPageBreak/>
        <w:t>KATA PENGANTAR</w:t>
      </w:r>
      <w:bookmarkEnd w:id="2"/>
    </w:p>
    <w:p w14:paraId="1D26AB77" w14:textId="77777777" w:rsidR="00062BEC" w:rsidRPr="00B25281" w:rsidRDefault="00062BEC" w:rsidP="00062BEC">
      <w:pPr>
        <w:rPr>
          <w:rFonts w:ascii="Times New Roman" w:hAnsi="Times New Roman" w:cs="Times New Roman"/>
          <w:color w:val="000000" w:themeColor="text1"/>
          <w:sz w:val="24"/>
          <w:szCs w:val="24"/>
          <w:lang w:val="en-US"/>
        </w:rPr>
      </w:pPr>
    </w:p>
    <w:p w14:paraId="6DD69ECD" w14:textId="77777777" w:rsidR="002A037C" w:rsidRPr="00B25281" w:rsidRDefault="002A037C" w:rsidP="002A037C">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Assalamualaikum warahmatullahi wabarakatuh. Segala puji bagi Allah SWT yang telah memberikan kemudahan sehingga dapat menyelesaikan laporan Membuat Aplikasi Proyek II ini, tanpa pertolongan-Nya mungkin penulis tidak akan sanggup menyelesaikannya dengan baik. Shalawat dan salam semoga terlimpah curahkan kepada Nabi Muhammad SAW beserta sahabat dan keluarga Beliau.</w:t>
      </w:r>
    </w:p>
    <w:p w14:paraId="5D9703B3" w14:textId="77777777" w:rsidR="002A037C" w:rsidRPr="00B25281" w:rsidRDefault="002A037C" w:rsidP="002A037C">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Laporan ini disusun untuk memenuhi kelulusan matakuliah Proyek II pada Program Studi DIV Teknik Informatika. Proses Proyek II ini juga tidak terlepas dari bantuan pihak Pembimbing. Oleh karena itu, pada kata pengantar ini penulis menyampaikan teriamakasih kepada :</w:t>
      </w:r>
    </w:p>
    <w:p w14:paraId="0575D328" w14:textId="77777777" w:rsidR="002A037C" w:rsidRPr="00B25281" w:rsidRDefault="002A037C" w:rsidP="002A037C">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 Roni Habibi, S.Kom., M.T. selaku Pembimbing Internal dan Penguji Utama dalam penyusunan laporan Proyek II ini;</w:t>
      </w:r>
    </w:p>
    <w:p w14:paraId="143252F1" w14:textId="77777777" w:rsidR="002A037C" w:rsidRPr="00B25281" w:rsidRDefault="002A037C" w:rsidP="002A037C">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2. selaku Penguji Pendamping dalam Sidang Proyek II ini;</w:t>
      </w:r>
    </w:p>
    <w:p w14:paraId="69A49DDF" w14:textId="77777777" w:rsidR="002A037C" w:rsidRPr="00B25281" w:rsidRDefault="002A037C" w:rsidP="002A037C">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3. Rolly Maulana Awangga, S.T., M.T. selaku Koordinator Proyek II Tahun Akademik 2019/2020;</w:t>
      </w:r>
    </w:p>
    <w:p w14:paraId="6B49684C" w14:textId="77777777" w:rsidR="002A037C" w:rsidRPr="00B25281" w:rsidRDefault="002A037C" w:rsidP="002A037C">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4. M. Yusril Helmi Setyawan, S.Kom., M.Kom. selaku Ketua Program Studi DIV Teknik Informatika Tahun Akademik 2019/2020;</w:t>
      </w:r>
    </w:p>
    <w:p w14:paraId="7A332836" w14:textId="77777777" w:rsidR="002A037C" w:rsidRPr="00B25281" w:rsidRDefault="002A037C" w:rsidP="002A037C">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5. Dr. Ir. Agus Purnomo, M.T. selaku Direktur Politeknik Pos Indonesia Tahun Akademik 2019/2020.</w:t>
      </w:r>
    </w:p>
    <w:p w14:paraId="179AA285" w14:textId="77777777" w:rsidR="002A037C" w:rsidRPr="00B25281" w:rsidRDefault="002A037C" w:rsidP="002A037C">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Penulis telah membuat laporan ini dengan sebaik-baiknya, diharapkan memberikan kritik dan saran dari semua pihak yang bersifat membangun, terimakasih.</w:t>
      </w:r>
    </w:p>
    <w:p w14:paraId="22598862" w14:textId="77777777" w:rsidR="002A037C" w:rsidRPr="00B25281" w:rsidRDefault="002A037C" w:rsidP="002A037C">
      <w:pPr>
        <w:jc w:val="right"/>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Bandung, Desember 2019</w:t>
      </w:r>
    </w:p>
    <w:p w14:paraId="68676A91" w14:textId="5FD1D6B1" w:rsidR="00AD7367" w:rsidRPr="00B25281" w:rsidRDefault="002A037C" w:rsidP="002A037C">
      <w:pPr>
        <w:jc w:val="right"/>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Penulis</w:t>
      </w:r>
      <w:r w:rsidR="00AD7367" w:rsidRPr="00B25281">
        <w:rPr>
          <w:rFonts w:ascii="Times New Roman" w:hAnsi="Times New Roman" w:cs="Times New Roman"/>
          <w:color w:val="000000" w:themeColor="text1"/>
          <w:sz w:val="24"/>
          <w:szCs w:val="24"/>
        </w:rPr>
        <w:br w:type="page"/>
      </w:r>
    </w:p>
    <w:p w14:paraId="62702E44" w14:textId="77777777" w:rsidR="00AD7367" w:rsidRPr="00B25281" w:rsidRDefault="00AD7367" w:rsidP="006E1006">
      <w:pPr>
        <w:pStyle w:val="Heading1"/>
        <w:numPr>
          <w:ilvl w:val="0"/>
          <w:numId w:val="0"/>
        </w:numPr>
        <w:spacing w:line="360" w:lineRule="auto"/>
        <w:jc w:val="center"/>
        <w:rPr>
          <w:rFonts w:ascii="Times New Roman" w:hAnsi="Times New Roman" w:cs="Times New Roman"/>
          <w:b/>
          <w:color w:val="000000" w:themeColor="text1"/>
          <w:sz w:val="24"/>
          <w:szCs w:val="24"/>
          <w:lang w:val="en-US"/>
        </w:rPr>
      </w:pPr>
      <w:bookmarkStart w:id="3" w:name="_Toc24963147"/>
      <w:r w:rsidRPr="00B25281">
        <w:rPr>
          <w:rFonts w:ascii="Times New Roman" w:hAnsi="Times New Roman" w:cs="Times New Roman"/>
          <w:b/>
          <w:color w:val="000000" w:themeColor="text1"/>
          <w:sz w:val="24"/>
          <w:szCs w:val="24"/>
          <w:lang w:val="en-US"/>
        </w:rPr>
        <w:lastRenderedPageBreak/>
        <w:t>DAFTAR ISI</w:t>
      </w:r>
      <w:bookmarkEnd w:id="3"/>
    </w:p>
    <w:sdt>
      <w:sdtPr>
        <w:rPr>
          <w:rFonts w:ascii="Times New Roman" w:eastAsiaTheme="minorHAnsi" w:hAnsi="Times New Roman" w:cs="Times New Roman"/>
          <w:color w:val="000000" w:themeColor="text1"/>
          <w:sz w:val="24"/>
          <w:szCs w:val="24"/>
          <w:lang w:val="id-ID"/>
        </w:rPr>
        <w:id w:val="1206067591"/>
        <w:docPartObj>
          <w:docPartGallery w:val="Table of Contents"/>
          <w:docPartUnique/>
        </w:docPartObj>
      </w:sdtPr>
      <w:sdtEndPr>
        <w:rPr>
          <w:bCs/>
          <w:noProof/>
        </w:rPr>
      </w:sdtEndPr>
      <w:sdtContent>
        <w:p w14:paraId="04ABCEA2" w14:textId="77777777" w:rsidR="009A2446" w:rsidRPr="00B25281" w:rsidRDefault="009A2446" w:rsidP="006E1006">
          <w:pPr>
            <w:pStyle w:val="TOCHeading"/>
            <w:numPr>
              <w:ilvl w:val="0"/>
              <w:numId w:val="0"/>
            </w:numPr>
            <w:rPr>
              <w:rFonts w:ascii="Times New Roman" w:hAnsi="Times New Roman" w:cs="Times New Roman"/>
              <w:color w:val="000000" w:themeColor="text1"/>
              <w:sz w:val="24"/>
              <w:szCs w:val="24"/>
            </w:rPr>
          </w:pPr>
        </w:p>
        <w:p w14:paraId="4E22CDDB" w14:textId="389146A2" w:rsidR="00AA74EA" w:rsidRPr="00B25281" w:rsidRDefault="009A2446"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r w:rsidRPr="00B25281">
            <w:rPr>
              <w:rFonts w:ascii="Times New Roman" w:hAnsi="Times New Roman" w:cs="Times New Roman"/>
              <w:color w:val="000000" w:themeColor="text1"/>
              <w:sz w:val="24"/>
              <w:szCs w:val="24"/>
            </w:rPr>
            <w:fldChar w:fldCharType="begin"/>
          </w:r>
          <w:r w:rsidRPr="00B25281">
            <w:rPr>
              <w:rFonts w:ascii="Times New Roman" w:hAnsi="Times New Roman" w:cs="Times New Roman"/>
              <w:color w:val="000000" w:themeColor="text1"/>
              <w:sz w:val="24"/>
              <w:szCs w:val="24"/>
            </w:rPr>
            <w:instrText xml:space="preserve"> TOC \o "1-3" \h \z \u </w:instrText>
          </w:r>
          <w:r w:rsidRPr="00B25281">
            <w:rPr>
              <w:rFonts w:ascii="Times New Roman" w:hAnsi="Times New Roman" w:cs="Times New Roman"/>
              <w:color w:val="000000" w:themeColor="text1"/>
              <w:sz w:val="24"/>
              <w:szCs w:val="24"/>
            </w:rPr>
            <w:fldChar w:fldCharType="separate"/>
          </w:r>
          <w:hyperlink w:anchor="_Toc24963144" w:history="1">
            <w:r w:rsidR="00AA74EA" w:rsidRPr="00B25281">
              <w:rPr>
                <w:rStyle w:val="Hyperlink"/>
                <w:rFonts w:ascii="Times New Roman" w:hAnsi="Times New Roman" w:cs="Times New Roman"/>
                <w:noProof/>
                <w:color w:val="000000" w:themeColor="text1"/>
                <w:sz w:val="24"/>
                <w:szCs w:val="24"/>
                <w:lang w:val="en-US"/>
              </w:rPr>
              <w:t>ABSTRAK</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_Toc24963144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w:t>
            </w:r>
            <w:r w:rsidR="00AA74EA" w:rsidRPr="00B25281">
              <w:rPr>
                <w:rFonts w:ascii="Times New Roman" w:hAnsi="Times New Roman" w:cs="Times New Roman"/>
                <w:noProof/>
                <w:webHidden/>
                <w:color w:val="000000" w:themeColor="text1"/>
                <w:sz w:val="24"/>
                <w:szCs w:val="24"/>
              </w:rPr>
              <w:fldChar w:fldCharType="end"/>
            </w:r>
          </w:hyperlink>
        </w:p>
        <w:p w14:paraId="28401C75" w14:textId="27715C17"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45" w:history="1">
            <w:r w:rsidR="00AA74EA" w:rsidRPr="00B25281">
              <w:rPr>
                <w:rStyle w:val="Hyperlink"/>
                <w:rFonts w:ascii="Times New Roman" w:hAnsi="Times New Roman" w:cs="Times New Roman"/>
                <w:i/>
                <w:noProof/>
                <w:color w:val="000000" w:themeColor="text1"/>
                <w:sz w:val="24"/>
                <w:szCs w:val="24"/>
                <w:lang w:val="en-US"/>
              </w:rPr>
              <w:t>ABSTRACT</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_Toc24963145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w:t>
            </w:r>
            <w:r w:rsidR="00AA74EA" w:rsidRPr="00B25281">
              <w:rPr>
                <w:rFonts w:ascii="Times New Roman" w:hAnsi="Times New Roman" w:cs="Times New Roman"/>
                <w:noProof/>
                <w:webHidden/>
                <w:color w:val="000000" w:themeColor="text1"/>
                <w:sz w:val="24"/>
                <w:szCs w:val="24"/>
              </w:rPr>
              <w:fldChar w:fldCharType="end"/>
            </w:r>
          </w:hyperlink>
        </w:p>
        <w:p w14:paraId="3E907C6F" w14:textId="286045E6"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46" w:history="1">
            <w:r w:rsidR="00AA74EA" w:rsidRPr="00B25281">
              <w:rPr>
                <w:rStyle w:val="Hyperlink"/>
                <w:rFonts w:ascii="Times New Roman" w:hAnsi="Times New Roman" w:cs="Times New Roman"/>
                <w:noProof/>
                <w:color w:val="000000" w:themeColor="text1"/>
                <w:sz w:val="24"/>
                <w:szCs w:val="24"/>
                <w:lang w:val="en-US"/>
              </w:rPr>
              <w:t>KATA PENGANTAR</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_Toc24963146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w:t>
            </w:r>
            <w:r w:rsidR="00AA74EA" w:rsidRPr="00B25281">
              <w:rPr>
                <w:rFonts w:ascii="Times New Roman" w:hAnsi="Times New Roman" w:cs="Times New Roman"/>
                <w:noProof/>
                <w:webHidden/>
                <w:color w:val="000000" w:themeColor="text1"/>
                <w:sz w:val="24"/>
                <w:szCs w:val="24"/>
              </w:rPr>
              <w:fldChar w:fldCharType="end"/>
            </w:r>
          </w:hyperlink>
        </w:p>
        <w:p w14:paraId="4802968D" w14:textId="3F44979E"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47" w:history="1">
            <w:r w:rsidR="00AA74EA" w:rsidRPr="00B25281">
              <w:rPr>
                <w:rStyle w:val="Hyperlink"/>
                <w:rFonts w:ascii="Times New Roman" w:hAnsi="Times New Roman" w:cs="Times New Roman"/>
                <w:noProof/>
                <w:color w:val="000000" w:themeColor="text1"/>
                <w:sz w:val="24"/>
                <w:szCs w:val="24"/>
                <w:lang w:val="en-US"/>
              </w:rPr>
              <w:t>DAFTAR ISI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_Toc24963147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w:t>
            </w:r>
            <w:r w:rsidR="00AA74EA" w:rsidRPr="00B25281">
              <w:rPr>
                <w:rFonts w:ascii="Times New Roman" w:hAnsi="Times New Roman" w:cs="Times New Roman"/>
                <w:noProof/>
                <w:webHidden/>
                <w:color w:val="000000" w:themeColor="text1"/>
                <w:sz w:val="24"/>
                <w:szCs w:val="24"/>
              </w:rPr>
              <w:fldChar w:fldCharType="end"/>
            </w:r>
          </w:hyperlink>
        </w:p>
        <w:p w14:paraId="26566C1A" w14:textId="5E331EE4"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48" w:history="1">
            <w:r w:rsidR="00AA74EA" w:rsidRPr="00B25281">
              <w:rPr>
                <w:rStyle w:val="Hyperlink"/>
                <w:rFonts w:ascii="Times New Roman" w:hAnsi="Times New Roman" w:cs="Times New Roman"/>
                <w:noProof/>
                <w:color w:val="000000" w:themeColor="text1"/>
                <w:sz w:val="24"/>
                <w:szCs w:val="24"/>
                <w:lang w:val="en-US"/>
              </w:rPr>
              <w:t>DAFTAR GAMBAR</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_Toc24963148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vi</w:t>
            </w:r>
            <w:r w:rsidR="00AA74EA" w:rsidRPr="00B25281">
              <w:rPr>
                <w:rFonts w:ascii="Times New Roman" w:hAnsi="Times New Roman" w:cs="Times New Roman"/>
                <w:noProof/>
                <w:webHidden/>
                <w:color w:val="000000" w:themeColor="text1"/>
                <w:sz w:val="24"/>
                <w:szCs w:val="24"/>
              </w:rPr>
              <w:fldChar w:fldCharType="end"/>
            </w:r>
          </w:hyperlink>
        </w:p>
        <w:p w14:paraId="5C7DE2DB" w14:textId="0A9FD95C"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49" w:history="1">
            <w:r w:rsidR="00AA74EA" w:rsidRPr="00B25281">
              <w:rPr>
                <w:rStyle w:val="Hyperlink"/>
                <w:rFonts w:ascii="Times New Roman" w:hAnsi="Times New Roman" w:cs="Times New Roman"/>
                <w:noProof/>
                <w:color w:val="000000" w:themeColor="text1"/>
                <w:sz w:val="24"/>
                <w:szCs w:val="24"/>
                <w:lang w:val="en-US"/>
              </w:rPr>
              <w:t>DAFTAR TABEL</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_Toc24963149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vii</w:t>
            </w:r>
            <w:r w:rsidR="00AA74EA" w:rsidRPr="00B25281">
              <w:rPr>
                <w:rFonts w:ascii="Times New Roman" w:hAnsi="Times New Roman" w:cs="Times New Roman"/>
                <w:noProof/>
                <w:webHidden/>
                <w:color w:val="000000" w:themeColor="text1"/>
                <w:sz w:val="24"/>
                <w:szCs w:val="24"/>
              </w:rPr>
              <w:fldChar w:fldCharType="end"/>
            </w:r>
          </w:hyperlink>
        </w:p>
        <w:p w14:paraId="6474DB5A" w14:textId="21AAF039"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0" w:history="1">
            <w:r w:rsidR="00AA74EA" w:rsidRPr="00B25281">
              <w:rPr>
                <w:rStyle w:val="Hyperlink"/>
                <w:rFonts w:ascii="Times New Roman" w:hAnsi="Times New Roman" w:cs="Times New Roman"/>
                <w:noProof/>
                <w:color w:val="000000" w:themeColor="text1"/>
                <w:sz w:val="24"/>
                <w:szCs w:val="24"/>
                <w:lang w:val="en-US"/>
              </w:rPr>
              <w:t>DAFTAR SIMBOL</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_Toc24963150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viii</w:t>
            </w:r>
            <w:r w:rsidR="00AA74EA" w:rsidRPr="00B25281">
              <w:rPr>
                <w:rFonts w:ascii="Times New Roman" w:hAnsi="Times New Roman" w:cs="Times New Roman"/>
                <w:noProof/>
                <w:webHidden/>
                <w:color w:val="000000" w:themeColor="text1"/>
                <w:sz w:val="24"/>
                <w:szCs w:val="24"/>
              </w:rPr>
              <w:fldChar w:fldCharType="end"/>
            </w:r>
          </w:hyperlink>
        </w:p>
        <w:p w14:paraId="720FE5D5" w14:textId="4EBB8C56"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1" w:history="1">
            <w:r w:rsidR="00AA74EA" w:rsidRPr="00B25281">
              <w:rPr>
                <w:rStyle w:val="Hyperlink"/>
                <w:rFonts w:ascii="Times New Roman" w:hAnsi="Times New Roman" w:cs="Times New Roman"/>
                <w:noProof/>
                <w:color w:val="000000" w:themeColor="text1"/>
                <w:sz w:val="24"/>
                <w:szCs w:val="24"/>
                <w:lang w:val="en-US"/>
              </w:rPr>
              <w:t>BAB 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_Toc24963151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I-1</w:t>
            </w:r>
            <w:r w:rsidR="00AA74EA" w:rsidRPr="00B25281">
              <w:rPr>
                <w:rFonts w:ascii="Times New Roman" w:hAnsi="Times New Roman" w:cs="Times New Roman"/>
                <w:noProof/>
                <w:webHidden/>
                <w:color w:val="000000" w:themeColor="text1"/>
                <w:sz w:val="24"/>
                <w:szCs w:val="24"/>
              </w:rPr>
              <w:fldChar w:fldCharType="end"/>
            </w:r>
          </w:hyperlink>
        </w:p>
        <w:p w14:paraId="66F109EC" w14:textId="019026BE"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2" w:history="1">
            <w:r w:rsidR="00AA74EA" w:rsidRPr="00B25281">
              <w:rPr>
                <w:rStyle w:val="Hyperlink"/>
                <w:rFonts w:ascii="Times New Roman" w:hAnsi="Times New Roman" w:cs="Times New Roman"/>
                <w:noProof/>
                <w:color w:val="000000" w:themeColor="text1"/>
                <w:sz w:val="24"/>
                <w:szCs w:val="24"/>
                <w:lang w:val="en-US"/>
              </w:rPr>
              <w:t>PENDAHULUAN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_Toc24963152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I-1</w:t>
            </w:r>
            <w:r w:rsidR="00AA74EA" w:rsidRPr="00B25281">
              <w:rPr>
                <w:rFonts w:ascii="Times New Roman" w:hAnsi="Times New Roman" w:cs="Times New Roman"/>
                <w:noProof/>
                <w:webHidden/>
                <w:color w:val="000000" w:themeColor="text1"/>
                <w:sz w:val="24"/>
                <w:szCs w:val="24"/>
              </w:rPr>
              <w:fldChar w:fldCharType="end"/>
            </w:r>
          </w:hyperlink>
        </w:p>
        <w:p w14:paraId="48169227" w14:textId="17F819BC"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3" w:history="1">
            <w:r w:rsidR="00AA74EA" w:rsidRPr="00B25281">
              <w:rPr>
                <w:rStyle w:val="Hyperlink"/>
                <w:rFonts w:ascii="Times New Roman" w:hAnsi="Times New Roman" w:cs="Times New Roman"/>
                <w:noProof/>
                <w:color w:val="000000" w:themeColor="text1"/>
                <w:sz w:val="24"/>
                <w:szCs w:val="24"/>
                <w:lang w:val="en-US"/>
              </w:rPr>
              <w:t>1.1</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Latar Belakang</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_Toc24963153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I-1</w:t>
            </w:r>
            <w:r w:rsidR="00AA74EA" w:rsidRPr="00B25281">
              <w:rPr>
                <w:rFonts w:ascii="Times New Roman" w:hAnsi="Times New Roman" w:cs="Times New Roman"/>
                <w:noProof/>
                <w:webHidden/>
                <w:color w:val="000000" w:themeColor="text1"/>
                <w:sz w:val="24"/>
                <w:szCs w:val="24"/>
              </w:rPr>
              <w:fldChar w:fldCharType="end"/>
            </w:r>
          </w:hyperlink>
        </w:p>
        <w:p w14:paraId="24F1BFD5" w14:textId="2D489293"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4" w:history="1">
            <w:r w:rsidR="00AA74EA" w:rsidRPr="00B25281">
              <w:rPr>
                <w:rStyle w:val="Hyperlink"/>
                <w:rFonts w:ascii="Times New Roman" w:hAnsi="Times New Roman" w:cs="Times New Roman"/>
                <w:noProof/>
                <w:color w:val="000000" w:themeColor="text1"/>
                <w:sz w:val="24"/>
                <w:szCs w:val="24"/>
                <w:lang w:val="en-US"/>
              </w:rPr>
              <w:t>1.2</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Identifikasi Masalah</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_Toc24963154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I-2</w:t>
            </w:r>
            <w:r w:rsidR="00AA74EA" w:rsidRPr="00B25281">
              <w:rPr>
                <w:rFonts w:ascii="Times New Roman" w:hAnsi="Times New Roman" w:cs="Times New Roman"/>
                <w:noProof/>
                <w:webHidden/>
                <w:color w:val="000000" w:themeColor="text1"/>
                <w:sz w:val="24"/>
                <w:szCs w:val="24"/>
              </w:rPr>
              <w:fldChar w:fldCharType="end"/>
            </w:r>
          </w:hyperlink>
        </w:p>
        <w:p w14:paraId="695903CD" w14:textId="2FDD59F3"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5" w:history="1">
            <w:r w:rsidR="00AA74EA" w:rsidRPr="00B25281">
              <w:rPr>
                <w:rStyle w:val="Hyperlink"/>
                <w:rFonts w:ascii="Times New Roman" w:hAnsi="Times New Roman" w:cs="Times New Roman"/>
                <w:noProof/>
                <w:color w:val="000000" w:themeColor="text1"/>
                <w:sz w:val="24"/>
                <w:szCs w:val="24"/>
                <w:lang w:val="en-US"/>
              </w:rPr>
              <w:t>1.3</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Tujuan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_Toc24963155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I-2</w:t>
            </w:r>
            <w:r w:rsidR="00AA74EA" w:rsidRPr="00B25281">
              <w:rPr>
                <w:rFonts w:ascii="Times New Roman" w:hAnsi="Times New Roman" w:cs="Times New Roman"/>
                <w:noProof/>
                <w:webHidden/>
                <w:color w:val="000000" w:themeColor="text1"/>
                <w:sz w:val="24"/>
                <w:szCs w:val="24"/>
              </w:rPr>
              <w:fldChar w:fldCharType="end"/>
            </w:r>
          </w:hyperlink>
        </w:p>
        <w:p w14:paraId="16F3BCDF" w14:textId="2EA97273"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6" w:history="1">
            <w:r w:rsidR="00AA74EA" w:rsidRPr="00B25281">
              <w:rPr>
                <w:rStyle w:val="Hyperlink"/>
                <w:rFonts w:ascii="Times New Roman" w:hAnsi="Times New Roman" w:cs="Times New Roman"/>
                <w:noProof/>
                <w:color w:val="000000" w:themeColor="text1"/>
                <w:sz w:val="24"/>
                <w:szCs w:val="24"/>
                <w:lang w:val="en-US"/>
              </w:rPr>
              <w:t>1.4</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Ruang Lingkup</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_Toc24963156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I-2</w:t>
            </w:r>
            <w:r w:rsidR="00AA74EA" w:rsidRPr="00B25281">
              <w:rPr>
                <w:rFonts w:ascii="Times New Roman" w:hAnsi="Times New Roman" w:cs="Times New Roman"/>
                <w:noProof/>
                <w:webHidden/>
                <w:color w:val="000000" w:themeColor="text1"/>
                <w:sz w:val="24"/>
                <w:szCs w:val="24"/>
              </w:rPr>
              <w:fldChar w:fldCharType="end"/>
            </w:r>
          </w:hyperlink>
        </w:p>
        <w:p w14:paraId="1FA171FC" w14:textId="3228F2D4"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57" w:history="1">
            <w:r w:rsidR="00AA74EA" w:rsidRPr="00B25281">
              <w:rPr>
                <w:rStyle w:val="Hyperlink"/>
                <w:rFonts w:ascii="Times New Roman" w:hAnsi="Times New Roman" w:cs="Times New Roman"/>
                <w:noProof/>
                <w:color w:val="000000" w:themeColor="text1"/>
                <w:sz w:val="24"/>
                <w:szCs w:val="24"/>
                <w:lang w:val="en-US"/>
              </w:rPr>
              <w:t>1.5</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Sistematika Penulisan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_Toc24963157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I-2</w:t>
            </w:r>
            <w:r w:rsidR="00AA74EA" w:rsidRPr="00B25281">
              <w:rPr>
                <w:rFonts w:ascii="Times New Roman" w:hAnsi="Times New Roman" w:cs="Times New Roman"/>
                <w:noProof/>
                <w:webHidden/>
                <w:color w:val="000000" w:themeColor="text1"/>
                <w:sz w:val="24"/>
                <w:szCs w:val="24"/>
              </w:rPr>
              <w:fldChar w:fldCharType="end"/>
            </w:r>
          </w:hyperlink>
        </w:p>
        <w:p w14:paraId="0F9E8227" w14:textId="41B30D3E"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0" w:history="1">
            <w:r w:rsidR="00AA74EA" w:rsidRPr="00B25281">
              <w:rPr>
                <w:rStyle w:val="Hyperlink"/>
                <w:rFonts w:ascii="Times New Roman" w:hAnsi="Times New Roman" w:cs="Times New Roman"/>
                <w:noProof/>
                <w:color w:val="000000" w:themeColor="text1"/>
                <w:sz w:val="24"/>
                <w:szCs w:val="24"/>
                <w:lang w:val="en-US"/>
              </w:rPr>
              <w:t>BAB II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_Toc24963160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II-4</w:t>
            </w:r>
            <w:r w:rsidR="00AA74EA" w:rsidRPr="00B25281">
              <w:rPr>
                <w:rFonts w:ascii="Times New Roman" w:hAnsi="Times New Roman" w:cs="Times New Roman"/>
                <w:noProof/>
                <w:webHidden/>
                <w:color w:val="000000" w:themeColor="text1"/>
                <w:sz w:val="24"/>
                <w:szCs w:val="24"/>
              </w:rPr>
              <w:fldChar w:fldCharType="end"/>
            </w:r>
          </w:hyperlink>
        </w:p>
        <w:p w14:paraId="4EF3CF16" w14:textId="360D9A8D"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1" w:history="1">
            <w:r w:rsidR="00AA74EA" w:rsidRPr="00B25281">
              <w:rPr>
                <w:rStyle w:val="Hyperlink"/>
                <w:rFonts w:ascii="Times New Roman" w:hAnsi="Times New Roman" w:cs="Times New Roman"/>
                <w:noProof/>
                <w:color w:val="000000" w:themeColor="text1"/>
                <w:sz w:val="24"/>
                <w:szCs w:val="24"/>
                <w:lang w:val="en-US"/>
              </w:rPr>
              <w:t>LANDASAN TEORI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_Toc24963161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II-4</w:t>
            </w:r>
            <w:r w:rsidR="00AA74EA" w:rsidRPr="00B25281">
              <w:rPr>
                <w:rFonts w:ascii="Times New Roman" w:hAnsi="Times New Roman" w:cs="Times New Roman"/>
                <w:noProof/>
                <w:webHidden/>
                <w:color w:val="000000" w:themeColor="text1"/>
                <w:sz w:val="24"/>
                <w:szCs w:val="24"/>
              </w:rPr>
              <w:fldChar w:fldCharType="end"/>
            </w:r>
          </w:hyperlink>
        </w:p>
        <w:p w14:paraId="7A5C4C51" w14:textId="61BEBF5B"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2" w:history="1">
            <w:r w:rsidR="00AA74EA" w:rsidRPr="00B25281">
              <w:rPr>
                <w:rStyle w:val="Hyperlink"/>
                <w:rFonts w:ascii="Times New Roman" w:hAnsi="Times New Roman" w:cs="Times New Roman"/>
                <w:noProof/>
                <w:color w:val="000000" w:themeColor="text1"/>
                <w:sz w:val="24"/>
                <w:szCs w:val="24"/>
                <w:lang w:val="en-US"/>
              </w:rPr>
              <w:t>2.1</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Kajian Pustaka</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_Toc24963162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II-4</w:t>
            </w:r>
            <w:r w:rsidR="00AA74EA" w:rsidRPr="00B25281">
              <w:rPr>
                <w:rFonts w:ascii="Times New Roman" w:hAnsi="Times New Roman" w:cs="Times New Roman"/>
                <w:noProof/>
                <w:webHidden/>
                <w:color w:val="000000" w:themeColor="text1"/>
                <w:sz w:val="24"/>
                <w:szCs w:val="24"/>
              </w:rPr>
              <w:fldChar w:fldCharType="end"/>
            </w:r>
          </w:hyperlink>
        </w:p>
        <w:p w14:paraId="41E8AAA6" w14:textId="76F45597"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3" w:history="1">
            <w:r w:rsidR="00AA74EA" w:rsidRPr="00B25281">
              <w:rPr>
                <w:rStyle w:val="Hyperlink"/>
                <w:rFonts w:ascii="Times New Roman" w:hAnsi="Times New Roman" w:cs="Times New Roman"/>
                <w:noProof/>
                <w:color w:val="000000" w:themeColor="text1"/>
                <w:sz w:val="24"/>
                <w:szCs w:val="24"/>
                <w:lang w:val="en-US"/>
              </w:rPr>
              <w:t>2.2</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Analisis</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_Toc24963163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II-4</w:t>
            </w:r>
            <w:r w:rsidR="00AA74EA" w:rsidRPr="00B25281">
              <w:rPr>
                <w:rFonts w:ascii="Times New Roman" w:hAnsi="Times New Roman" w:cs="Times New Roman"/>
                <w:noProof/>
                <w:webHidden/>
                <w:color w:val="000000" w:themeColor="text1"/>
                <w:sz w:val="24"/>
                <w:szCs w:val="24"/>
              </w:rPr>
              <w:fldChar w:fldCharType="end"/>
            </w:r>
          </w:hyperlink>
        </w:p>
        <w:p w14:paraId="15E77973" w14:textId="7597FE85"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4" w:history="1">
            <w:r w:rsidR="00AA74EA" w:rsidRPr="00B25281">
              <w:rPr>
                <w:rStyle w:val="Hyperlink"/>
                <w:rFonts w:ascii="Times New Roman" w:hAnsi="Times New Roman" w:cs="Times New Roman"/>
                <w:noProof/>
                <w:color w:val="000000" w:themeColor="text1"/>
                <w:sz w:val="24"/>
                <w:szCs w:val="24"/>
                <w:lang w:val="en-US"/>
              </w:rPr>
              <w:t>2.3</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Basis Data</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_Toc24963164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II-5</w:t>
            </w:r>
            <w:r w:rsidR="00AA74EA" w:rsidRPr="00B25281">
              <w:rPr>
                <w:rFonts w:ascii="Times New Roman" w:hAnsi="Times New Roman" w:cs="Times New Roman"/>
                <w:noProof/>
                <w:webHidden/>
                <w:color w:val="000000" w:themeColor="text1"/>
                <w:sz w:val="24"/>
                <w:szCs w:val="24"/>
              </w:rPr>
              <w:fldChar w:fldCharType="end"/>
            </w:r>
          </w:hyperlink>
        </w:p>
        <w:p w14:paraId="6C2AEDC4" w14:textId="64399BA7"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5" w:history="1">
            <w:r w:rsidR="00AA74EA" w:rsidRPr="00B25281">
              <w:rPr>
                <w:rStyle w:val="Hyperlink"/>
                <w:rFonts w:ascii="Times New Roman" w:hAnsi="Times New Roman" w:cs="Times New Roman"/>
                <w:noProof/>
                <w:color w:val="000000" w:themeColor="text1"/>
                <w:sz w:val="24"/>
                <w:szCs w:val="24"/>
                <w:lang w:val="en-US"/>
              </w:rPr>
              <w:t>2.4</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Use Case Diagram</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_Toc24963165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II-5</w:t>
            </w:r>
            <w:r w:rsidR="00AA74EA" w:rsidRPr="00B25281">
              <w:rPr>
                <w:rFonts w:ascii="Times New Roman" w:hAnsi="Times New Roman" w:cs="Times New Roman"/>
                <w:noProof/>
                <w:webHidden/>
                <w:color w:val="000000" w:themeColor="text1"/>
                <w:sz w:val="24"/>
                <w:szCs w:val="24"/>
              </w:rPr>
              <w:fldChar w:fldCharType="end"/>
            </w:r>
          </w:hyperlink>
        </w:p>
        <w:p w14:paraId="45F072DC" w14:textId="7883D517"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6" w:history="1">
            <w:r w:rsidR="00AA74EA" w:rsidRPr="00B25281">
              <w:rPr>
                <w:rStyle w:val="Hyperlink"/>
                <w:rFonts w:ascii="Times New Roman" w:hAnsi="Times New Roman" w:cs="Times New Roman"/>
                <w:noProof/>
                <w:color w:val="000000" w:themeColor="text1"/>
                <w:sz w:val="24"/>
                <w:szCs w:val="24"/>
                <w:lang w:val="en-US"/>
              </w:rPr>
              <w:t>2.5</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Class Diagram</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_Toc24963166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II-5</w:t>
            </w:r>
            <w:r w:rsidR="00AA74EA" w:rsidRPr="00B25281">
              <w:rPr>
                <w:rFonts w:ascii="Times New Roman" w:hAnsi="Times New Roman" w:cs="Times New Roman"/>
                <w:noProof/>
                <w:webHidden/>
                <w:color w:val="000000" w:themeColor="text1"/>
                <w:sz w:val="24"/>
                <w:szCs w:val="24"/>
              </w:rPr>
              <w:fldChar w:fldCharType="end"/>
            </w:r>
          </w:hyperlink>
        </w:p>
        <w:p w14:paraId="34734919" w14:textId="3C866C41"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7" w:history="1">
            <w:r w:rsidR="00AA74EA" w:rsidRPr="00B25281">
              <w:rPr>
                <w:rStyle w:val="Hyperlink"/>
                <w:rFonts w:ascii="Times New Roman" w:hAnsi="Times New Roman" w:cs="Times New Roman"/>
                <w:noProof/>
                <w:color w:val="000000" w:themeColor="text1"/>
                <w:sz w:val="24"/>
                <w:szCs w:val="24"/>
                <w:lang w:val="en-US"/>
              </w:rPr>
              <w:t>2.6</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Metode Penelitian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_Toc24963167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II-5</w:t>
            </w:r>
            <w:r w:rsidR="00AA74EA" w:rsidRPr="00B25281">
              <w:rPr>
                <w:rFonts w:ascii="Times New Roman" w:hAnsi="Times New Roman" w:cs="Times New Roman"/>
                <w:noProof/>
                <w:webHidden/>
                <w:color w:val="000000" w:themeColor="text1"/>
                <w:sz w:val="24"/>
                <w:szCs w:val="24"/>
              </w:rPr>
              <w:fldChar w:fldCharType="end"/>
            </w:r>
          </w:hyperlink>
        </w:p>
        <w:p w14:paraId="45C8227E" w14:textId="2573CA43"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8" w:history="1">
            <w:r w:rsidR="00AA74EA" w:rsidRPr="00B25281">
              <w:rPr>
                <w:rStyle w:val="Hyperlink"/>
                <w:rFonts w:ascii="Times New Roman" w:hAnsi="Times New Roman" w:cs="Times New Roman"/>
                <w:noProof/>
                <w:color w:val="000000" w:themeColor="text1"/>
                <w:sz w:val="24"/>
                <w:szCs w:val="24"/>
                <w:lang w:val="en-US"/>
              </w:rPr>
              <w:t>2.7</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Hasil Penelitian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_Toc24963168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II-6</w:t>
            </w:r>
            <w:r w:rsidR="00AA74EA" w:rsidRPr="00B25281">
              <w:rPr>
                <w:rFonts w:ascii="Times New Roman" w:hAnsi="Times New Roman" w:cs="Times New Roman"/>
                <w:noProof/>
                <w:webHidden/>
                <w:color w:val="000000" w:themeColor="text1"/>
                <w:sz w:val="24"/>
                <w:szCs w:val="24"/>
              </w:rPr>
              <w:fldChar w:fldCharType="end"/>
            </w:r>
          </w:hyperlink>
        </w:p>
        <w:p w14:paraId="29E01085" w14:textId="6DE716D1"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69" w:history="1">
            <w:r w:rsidR="00AA74EA" w:rsidRPr="00B25281">
              <w:rPr>
                <w:rStyle w:val="Hyperlink"/>
                <w:rFonts w:ascii="Times New Roman" w:hAnsi="Times New Roman" w:cs="Times New Roman"/>
                <w:noProof/>
                <w:color w:val="000000" w:themeColor="text1"/>
                <w:sz w:val="24"/>
                <w:szCs w:val="24"/>
                <w:lang w:val="en-US"/>
              </w:rPr>
              <w:t>BAB III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_Toc24963169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III-7</w:t>
            </w:r>
            <w:r w:rsidR="00AA74EA" w:rsidRPr="00B25281">
              <w:rPr>
                <w:rFonts w:ascii="Times New Roman" w:hAnsi="Times New Roman" w:cs="Times New Roman"/>
                <w:noProof/>
                <w:webHidden/>
                <w:color w:val="000000" w:themeColor="text1"/>
                <w:sz w:val="24"/>
                <w:szCs w:val="24"/>
              </w:rPr>
              <w:fldChar w:fldCharType="end"/>
            </w:r>
          </w:hyperlink>
        </w:p>
        <w:p w14:paraId="13E68281" w14:textId="5D595B7E"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0" w:history="1">
            <w:r w:rsidR="00AA74EA" w:rsidRPr="00B25281">
              <w:rPr>
                <w:rStyle w:val="Hyperlink"/>
                <w:rFonts w:ascii="Times New Roman" w:hAnsi="Times New Roman" w:cs="Times New Roman"/>
                <w:noProof/>
                <w:color w:val="000000" w:themeColor="text1"/>
                <w:sz w:val="24"/>
                <w:szCs w:val="24"/>
                <w:lang w:val="en-US"/>
              </w:rPr>
              <w:t>ANALISIS DAN PERANCANGAN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_Toc24963170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III-7</w:t>
            </w:r>
            <w:r w:rsidR="00AA74EA" w:rsidRPr="00B25281">
              <w:rPr>
                <w:rFonts w:ascii="Times New Roman" w:hAnsi="Times New Roman" w:cs="Times New Roman"/>
                <w:noProof/>
                <w:webHidden/>
                <w:color w:val="000000" w:themeColor="text1"/>
                <w:sz w:val="24"/>
                <w:szCs w:val="24"/>
              </w:rPr>
              <w:fldChar w:fldCharType="end"/>
            </w:r>
          </w:hyperlink>
        </w:p>
        <w:p w14:paraId="0D294D95" w14:textId="574E31F8"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1" w:history="1">
            <w:r w:rsidR="00AA74EA" w:rsidRPr="00B25281">
              <w:rPr>
                <w:rStyle w:val="Hyperlink"/>
                <w:rFonts w:ascii="Times New Roman" w:hAnsi="Times New Roman" w:cs="Times New Roman"/>
                <w:noProof/>
                <w:color w:val="000000" w:themeColor="text1"/>
                <w:sz w:val="24"/>
                <w:szCs w:val="24"/>
                <w:lang w:val="en-US"/>
              </w:rPr>
              <w:t>3.1</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Analisis</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_Toc24963171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III-7</w:t>
            </w:r>
            <w:r w:rsidR="00AA74EA" w:rsidRPr="00B25281">
              <w:rPr>
                <w:rFonts w:ascii="Times New Roman" w:hAnsi="Times New Roman" w:cs="Times New Roman"/>
                <w:noProof/>
                <w:webHidden/>
                <w:color w:val="000000" w:themeColor="text1"/>
                <w:sz w:val="24"/>
                <w:szCs w:val="24"/>
              </w:rPr>
              <w:fldChar w:fldCharType="end"/>
            </w:r>
          </w:hyperlink>
        </w:p>
        <w:p w14:paraId="049201E2" w14:textId="3F3C888A"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2" w:history="1">
            <w:r w:rsidR="00AA74EA" w:rsidRPr="00B25281">
              <w:rPr>
                <w:rStyle w:val="Hyperlink"/>
                <w:rFonts w:ascii="Times New Roman" w:hAnsi="Times New Roman" w:cs="Times New Roman"/>
                <w:noProof/>
                <w:color w:val="000000" w:themeColor="text1"/>
                <w:sz w:val="24"/>
                <w:szCs w:val="24"/>
                <w:lang w:val="en-US"/>
              </w:rPr>
              <w:t>3.1.1</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Analisis Sistem yang sedang Berjalan pada Registrasi PMB Poltekpos</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_Toc24963172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III-7</w:t>
            </w:r>
            <w:r w:rsidR="00AA74EA" w:rsidRPr="00B25281">
              <w:rPr>
                <w:rFonts w:ascii="Times New Roman" w:hAnsi="Times New Roman" w:cs="Times New Roman"/>
                <w:noProof/>
                <w:webHidden/>
                <w:color w:val="000000" w:themeColor="text1"/>
                <w:sz w:val="24"/>
                <w:szCs w:val="24"/>
              </w:rPr>
              <w:fldChar w:fldCharType="end"/>
            </w:r>
          </w:hyperlink>
        </w:p>
        <w:p w14:paraId="705EE9C7" w14:textId="3DBB07C1"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3" w:history="1">
            <w:r w:rsidR="00AA74EA" w:rsidRPr="00B25281">
              <w:rPr>
                <w:rStyle w:val="Hyperlink"/>
                <w:rFonts w:ascii="Times New Roman" w:hAnsi="Times New Roman" w:cs="Times New Roman"/>
                <w:noProof/>
                <w:color w:val="000000" w:themeColor="text1"/>
                <w:sz w:val="24"/>
                <w:szCs w:val="24"/>
                <w:lang w:val="en-US"/>
              </w:rPr>
              <w:t>3.1.2</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Analisis Sistem yang akan Dibangun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_Toc24963173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III-10</w:t>
            </w:r>
            <w:r w:rsidR="00AA74EA" w:rsidRPr="00B25281">
              <w:rPr>
                <w:rFonts w:ascii="Times New Roman" w:hAnsi="Times New Roman" w:cs="Times New Roman"/>
                <w:noProof/>
                <w:webHidden/>
                <w:color w:val="000000" w:themeColor="text1"/>
                <w:sz w:val="24"/>
                <w:szCs w:val="24"/>
              </w:rPr>
              <w:fldChar w:fldCharType="end"/>
            </w:r>
          </w:hyperlink>
        </w:p>
        <w:p w14:paraId="043B7DB8" w14:textId="6E805643"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4" w:history="1">
            <w:r w:rsidR="00AA74EA" w:rsidRPr="00B25281">
              <w:rPr>
                <w:rStyle w:val="Hyperlink"/>
                <w:rFonts w:ascii="Times New Roman" w:hAnsi="Times New Roman" w:cs="Times New Roman"/>
                <w:noProof/>
                <w:color w:val="000000" w:themeColor="text1"/>
                <w:sz w:val="24"/>
                <w:szCs w:val="24"/>
                <w:lang w:val="en-US"/>
              </w:rPr>
              <w:t>3.2</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Perancangan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_Toc24963174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III-14</w:t>
            </w:r>
            <w:r w:rsidR="00AA74EA" w:rsidRPr="00B25281">
              <w:rPr>
                <w:rFonts w:ascii="Times New Roman" w:hAnsi="Times New Roman" w:cs="Times New Roman"/>
                <w:noProof/>
                <w:webHidden/>
                <w:color w:val="000000" w:themeColor="text1"/>
                <w:sz w:val="24"/>
                <w:szCs w:val="24"/>
              </w:rPr>
              <w:fldChar w:fldCharType="end"/>
            </w:r>
          </w:hyperlink>
        </w:p>
        <w:p w14:paraId="7952AA39" w14:textId="09635813"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5" w:history="1">
            <w:r w:rsidR="00AA74EA" w:rsidRPr="00B25281">
              <w:rPr>
                <w:rStyle w:val="Hyperlink"/>
                <w:rFonts w:ascii="Times New Roman" w:hAnsi="Times New Roman" w:cs="Times New Roman"/>
                <w:noProof/>
                <w:color w:val="000000" w:themeColor="text1"/>
                <w:sz w:val="24"/>
                <w:szCs w:val="24"/>
                <w:lang w:val="en-US"/>
              </w:rPr>
              <w:t>3.2.1</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rPr>
              <w:t>Use Case Diagram</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_Toc24963175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III-14</w:t>
            </w:r>
            <w:r w:rsidR="00AA74EA" w:rsidRPr="00B25281">
              <w:rPr>
                <w:rFonts w:ascii="Times New Roman" w:hAnsi="Times New Roman" w:cs="Times New Roman"/>
                <w:noProof/>
                <w:webHidden/>
                <w:color w:val="000000" w:themeColor="text1"/>
                <w:sz w:val="24"/>
                <w:szCs w:val="24"/>
              </w:rPr>
              <w:fldChar w:fldCharType="end"/>
            </w:r>
          </w:hyperlink>
        </w:p>
        <w:p w14:paraId="73593741" w14:textId="1F6CD8CC"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6" w:history="1">
            <w:r w:rsidR="00AA74EA" w:rsidRPr="00B25281">
              <w:rPr>
                <w:rStyle w:val="Hyperlink"/>
                <w:rFonts w:ascii="Times New Roman" w:hAnsi="Times New Roman" w:cs="Times New Roman"/>
                <w:noProof/>
                <w:color w:val="000000" w:themeColor="text1"/>
                <w:sz w:val="24"/>
                <w:szCs w:val="24"/>
                <w:lang w:val="en-US"/>
              </w:rPr>
              <w:t>3.2.2</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Class Diagram</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_Toc24963176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III-15</w:t>
            </w:r>
            <w:r w:rsidR="00AA74EA" w:rsidRPr="00B25281">
              <w:rPr>
                <w:rFonts w:ascii="Times New Roman" w:hAnsi="Times New Roman" w:cs="Times New Roman"/>
                <w:noProof/>
                <w:webHidden/>
                <w:color w:val="000000" w:themeColor="text1"/>
                <w:sz w:val="24"/>
                <w:szCs w:val="24"/>
              </w:rPr>
              <w:fldChar w:fldCharType="end"/>
            </w:r>
          </w:hyperlink>
        </w:p>
        <w:p w14:paraId="40A99DD7" w14:textId="19962C2C"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7" w:history="1">
            <w:r w:rsidR="00AA74EA" w:rsidRPr="00B25281">
              <w:rPr>
                <w:rStyle w:val="Hyperlink"/>
                <w:rFonts w:ascii="Times New Roman" w:hAnsi="Times New Roman" w:cs="Times New Roman"/>
                <w:noProof/>
                <w:color w:val="000000" w:themeColor="text1"/>
                <w:sz w:val="24"/>
                <w:szCs w:val="24"/>
                <w:lang w:val="en-US"/>
              </w:rPr>
              <w:t>BAB IV</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_Toc24963177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46192A3B" w14:textId="17486FCF"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8" w:history="1">
            <w:r w:rsidR="00AA74EA" w:rsidRPr="00B25281">
              <w:rPr>
                <w:rStyle w:val="Hyperlink"/>
                <w:rFonts w:ascii="Times New Roman" w:hAnsi="Times New Roman" w:cs="Times New Roman"/>
                <w:noProof/>
                <w:color w:val="000000" w:themeColor="text1"/>
                <w:sz w:val="24"/>
                <w:szCs w:val="24"/>
                <w:lang w:val="en-US"/>
              </w:rPr>
              <w:t>IMPLEMENTASI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_Toc24963178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4E75ED34" w14:textId="0D3B7A38"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79" w:history="1">
            <w:r w:rsidR="00AA74EA" w:rsidRPr="00B25281">
              <w:rPr>
                <w:rStyle w:val="Hyperlink"/>
                <w:rFonts w:ascii="Times New Roman" w:hAnsi="Times New Roman" w:cs="Times New Roman"/>
                <w:noProof/>
                <w:color w:val="000000" w:themeColor="text1"/>
                <w:sz w:val="24"/>
                <w:szCs w:val="24"/>
                <w:lang w:val="en-US"/>
              </w:rPr>
              <w:t xml:space="preserve">4.1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Lingkungan Implementasi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_Toc24963179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1D19C094" w14:textId="64132555"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0" w:history="1">
            <w:r w:rsidR="00AA74EA" w:rsidRPr="00B25281">
              <w:rPr>
                <w:rStyle w:val="Hyperlink"/>
                <w:rFonts w:ascii="Times New Roman" w:hAnsi="Times New Roman" w:cs="Times New Roman"/>
                <w:noProof/>
                <w:color w:val="000000" w:themeColor="text1"/>
                <w:sz w:val="24"/>
                <w:szCs w:val="24"/>
                <w:lang w:val="en-US"/>
              </w:rPr>
              <w:t xml:space="preserve">4.1.1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Lingkungan Perangkat Keras</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_Toc24963180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7FFDBBB0" w14:textId="135B29A0" w:rsidR="00AA74EA" w:rsidRPr="00B25281" w:rsidRDefault="00954DF7" w:rsidP="00045178">
          <w:pPr>
            <w:pStyle w:val="TOC3"/>
            <w:tabs>
              <w:tab w:val="left" w:pos="132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1" w:history="1">
            <w:r w:rsidR="00AA74EA" w:rsidRPr="00B25281">
              <w:rPr>
                <w:rStyle w:val="Hyperlink"/>
                <w:rFonts w:ascii="Times New Roman" w:hAnsi="Times New Roman" w:cs="Times New Roman"/>
                <w:noProof/>
                <w:color w:val="000000" w:themeColor="text1"/>
                <w:sz w:val="24"/>
                <w:szCs w:val="24"/>
                <w:lang w:val="en-US"/>
              </w:rPr>
              <w:t xml:space="preserve">4.1.2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Lingkungan Perangkat Lunak</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_Toc24963181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44164B8B" w14:textId="02F0ED9C"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2" w:history="1">
            <w:r w:rsidR="00AA74EA" w:rsidRPr="00B25281">
              <w:rPr>
                <w:rStyle w:val="Hyperlink"/>
                <w:rFonts w:ascii="Times New Roman" w:hAnsi="Times New Roman" w:cs="Times New Roman"/>
                <w:noProof/>
                <w:color w:val="000000" w:themeColor="text1"/>
                <w:sz w:val="24"/>
                <w:szCs w:val="24"/>
                <w:lang w:val="en-US"/>
              </w:rPr>
              <w:t xml:space="preserve">4.2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lang w:val="en-US"/>
              </w:rPr>
              <w:t>Pembahasan Hasil Implementasi</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_Toc24963182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IV-17</w:t>
            </w:r>
            <w:r w:rsidR="00AA74EA" w:rsidRPr="00B25281">
              <w:rPr>
                <w:rFonts w:ascii="Times New Roman" w:hAnsi="Times New Roman" w:cs="Times New Roman"/>
                <w:noProof/>
                <w:webHidden/>
                <w:color w:val="000000" w:themeColor="text1"/>
                <w:sz w:val="24"/>
                <w:szCs w:val="24"/>
              </w:rPr>
              <w:fldChar w:fldCharType="end"/>
            </w:r>
          </w:hyperlink>
        </w:p>
        <w:p w14:paraId="265CF009" w14:textId="51C4CDF0"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3" w:history="1">
            <w:r w:rsidR="00AA74EA" w:rsidRPr="00B25281">
              <w:rPr>
                <w:rStyle w:val="Hyperlink"/>
                <w:rFonts w:ascii="Times New Roman" w:hAnsi="Times New Roman" w:cs="Times New Roman"/>
                <w:noProof/>
                <w:color w:val="000000" w:themeColor="text1"/>
                <w:sz w:val="24"/>
                <w:szCs w:val="24"/>
                <w:lang w:val="en-US"/>
              </w:rPr>
              <w:t>BAB V</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_Toc24963183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V-22</w:t>
            </w:r>
            <w:r w:rsidR="00AA74EA" w:rsidRPr="00B25281">
              <w:rPr>
                <w:rFonts w:ascii="Times New Roman" w:hAnsi="Times New Roman" w:cs="Times New Roman"/>
                <w:noProof/>
                <w:webHidden/>
                <w:color w:val="000000" w:themeColor="text1"/>
                <w:sz w:val="24"/>
                <w:szCs w:val="24"/>
              </w:rPr>
              <w:fldChar w:fldCharType="end"/>
            </w:r>
          </w:hyperlink>
        </w:p>
        <w:p w14:paraId="56714942" w14:textId="2D31FA44"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4" w:history="1">
            <w:r w:rsidR="00AA74EA" w:rsidRPr="00B25281">
              <w:rPr>
                <w:rStyle w:val="Hyperlink"/>
                <w:rFonts w:ascii="Times New Roman" w:hAnsi="Times New Roman" w:cs="Times New Roman"/>
                <w:noProof/>
                <w:color w:val="000000" w:themeColor="text1"/>
                <w:sz w:val="24"/>
                <w:szCs w:val="24"/>
                <w:lang w:val="en-US"/>
              </w:rPr>
              <w:t>KESIMPULAN DAN SARAN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_Toc24963184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V-22</w:t>
            </w:r>
            <w:r w:rsidR="00AA74EA" w:rsidRPr="00B25281">
              <w:rPr>
                <w:rFonts w:ascii="Times New Roman" w:hAnsi="Times New Roman" w:cs="Times New Roman"/>
                <w:noProof/>
                <w:webHidden/>
                <w:color w:val="000000" w:themeColor="text1"/>
                <w:sz w:val="24"/>
                <w:szCs w:val="24"/>
              </w:rPr>
              <w:fldChar w:fldCharType="end"/>
            </w:r>
          </w:hyperlink>
        </w:p>
        <w:p w14:paraId="53144776" w14:textId="46108F10"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5" w:history="1">
            <w:r w:rsidR="00AA74EA" w:rsidRPr="00B25281">
              <w:rPr>
                <w:rStyle w:val="Hyperlink"/>
                <w:rFonts w:ascii="Times New Roman" w:hAnsi="Times New Roman" w:cs="Times New Roman"/>
                <w:noProof/>
                <w:color w:val="000000" w:themeColor="text1"/>
                <w:sz w:val="24"/>
                <w:szCs w:val="24"/>
              </w:rPr>
              <w:t xml:space="preserve">5.1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rPr>
              <w:t>Kesimpulan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_Toc24963185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V-22</w:t>
            </w:r>
            <w:r w:rsidR="00AA74EA" w:rsidRPr="00B25281">
              <w:rPr>
                <w:rFonts w:ascii="Times New Roman" w:hAnsi="Times New Roman" w:cs="Times New Roman"/>
                <w:noProof/>
                <w:webHidden/>
                <w:color w:val="000000" w:themeColor="text1"/>
                <w:sz w:val="24"/>
                <w:szCs w:val="24"/>
              </w:rPr>
              <w:fldChar w:fldCharType="end"/>
            </w:r>
          </w:hyperlink>
        </w:p>
        <w:p w14:paraId="4C065594" w14:textId="22FE66ED" w:rsidR="00AA74EA" w:rsidRPr="00B25281" w:rsidRDefault="00954DF7" w:rsidP="00045178">
          <w:pPr>
            <w:pStyle w:val="TOC2"/>
            <w:tabs>
              <w:tab w:val="left" w:pos="880"/>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6" w:history="1">
            <w:r w:rsidR="00AA74EA" w:rsidRPr="00B25281">
              <w:rPr>
                <w:rStyle w:val="Hyperlink"/>
                <w:rFonts w:ascii="Times New Roman" w:hAnsi="Times New Roman" w:cs="Times New Roman"/>
                <w:noProof/>
                <w:color w:val="000000" w:themeColor="text1"/>
                <w:sz w:val="24"/>
                <w:szCs w:val="24"/>
              </w:rPr>
              <w:t xml:space="preserve">5.2 </w:t>
            </w:r>
            <w:r w:rsidR="00AA74EA" w:rsidRPr="00B25281">
              <w:rPr>
                <w:rFonts w:ascii="Times New Roman" w:eastAsiaTheme="minorEastAsia" w:hAnsi="Times New Roman" w:cs="Times New Roman"/>
                <w:noProof/>
                <w:color w:val="000000" w:themeColor="text1"/>
                <w:sz w:val="24"/>
                <w:szCs w:val="24"/>
                <w:lang w:val="en-US"/>
              </w:rPr>
              <w:tab/>
            </w:r>
            <w:r w:rsidR="00AA74EA" w:rsidRPr="00B25281">
              <w:rPr>
                <w:rStyle w:val="Hyperlink"/>
                <w:rFonts w:ascii="Times New Roman" w:hAnsi="Times New Roman" w:cs="Times New Roman"/>
                <w:noProof/>
                <w:color w:val="000000" w:themeColor="text1"/>
                <w:sz w:val="24"/>
                <w:szCs w:val="24"/>
              </w:rPr>
              <w:t>Saran</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_Toc24963186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V-22</w:t>
            </w:r>
            <w:r w:rsidR="00AA74EA" w:rsidRPr="00B25281">
              <w:rPr>
                <w:rFonts w:ascii="Times New Roman" w:hAnsi="Times New Roman" w:cs="Times New Roman"/>
                <w:noProof/>
                <w:webHidden/>
                <w:color w:val="000000" w:themeColor="text1"/>
                <w:sz w:val="24"/>
                <w:szCs w:val="24"/>
              </w:rPr>
              <w:fldChar w:fldCharType="end"/>
            </w:r>
          </w:hyperlink>
        </w:p>
        <w:p w14:paraId="2A0DF532" w14:textId="0A191BDA" w:rsidR="00AA74EA" w:rsidRPr="00B25281" w:rsidRDefault="00954DF7" w:rsidP="00045178">
          <w:pPr>
            <w:pStyle w:val="TOC1"/>
            <w:tabs>
              <w:tab w:val="right" w:leader="dot" w:pos="8537"/>
            </w:tabs>
            <w:spacing w:after="0" w:line="300" w:lineRule="auto"/>
            <w:rPr>
              <w:rFonts w:ascii="Times New Roman" w:eastAsiaTheme="minorEastAsia" w:hAnsi="Times New Roman" w:cs="Times New Roman"/>
              <w:noProof/>
              <w:color w:val="000000" w:themeColor="text1"/>
              <w:sz w:val="24"/>
              <w:szCs w:val="24"/>
              <w:lang w:val="en-US"/>
            </w:rPr>
          </w:pPr>
          <w:hyperlink w:anchor="_Toc24963187" w:history="1">
            <w:r w:rsidR="00AA74EA" w:rsidRPr="00B25281">
              <w:rPr>
                <w:rStyle w:val="Hyperlink"/>
                <w:rFonts w:ascii="Times New Roman" w:hAnsi="Times New Roman" w:cs="Times New Roman"/>
                <w:noProof/>
                <w:color w:val="000000" w:themeColor="text1"/>
                <w:sz w:val="24"/>
                <w:szCs w:val="24"/>
                <w:lang w:val="en-US"/>
              </w:rPr>
              <w:t>DAFTAR PUSTAKA</w:t>
            </w:r>
            <w:r w:rsidR="00AA74EA" w:rsidRPr="00B25281">
              <w:rPr>
                <w:rFonts w:ascii="Times New Roman" w:hAnsi="Times New Roman" w:cs="Times New Roman"/>
                <w:noProof/>
                <w:webHidden/>
                <w:color w:val="000000" w:themeColor="text1"/>
                <w:sz w:val="24"/>
                <w:szCs w:val="24"/>
              </w:rPr>
              <w:tab/>
            </w:r>
            <w:r w:rsidR="00AA74EA" w:rsidRPr="00B25281">
              <w:rPr>
                <w:rFonts w:ascii="Times New Roman" w:hAnsi="Times New Roman" w:cs="Times New Roman"/>
                <w:noProof/>
                <w:webHidden/>
                <w:color w:val="000000" w:themeColor="text1"/>
                <w:sz w:val="24"/>
                <w:szCs w:val="24"/>
              </w:rPr>
              <w:fldChar w:fldCharType="begin"/>
            </w:r>
            <w:r w:rsidR="00AA74EA" w:rsidRPr="00B25281">
              <w:rPr>
                <w:rFonts w:ascii="Times New Roman" w:hAnsi="Times New Roman" w:cs="Times New Roman"/>
                <w:noProof/>
                <w:webHidden/>
                <w:color w:val="000000" w:themeColor="text1"/>
                <w:sz w:val="24"/>
                <w:szCs w:val="24"/>
              </w:rPr>
              <w:instrText xml:space="preserve"> PAGEREF _Toc24963187 \h </w:instrText>
            </w:r>
            <w:r w:rsidR="00AA74EA" w:rsidRPr="00B25281">
              <w:rPr>
                <w:rFonts w:ascii="Times New Roman" w:hAnsi="Times New Roman" w:cs="Times New Roman"/>
                <w:noProof/>
                <w:webHidden/>
                <w:color w:val="000000" w:themeColor="text1"/>
                <w:sz w:val="24"/>
                <w:szCs w:val="24"/>
              </w:rPr>
            </w:r>
            <w:r w:rsidR="00AA74EA"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23</w:t>
            </w:r>
            <w:r w:rsidR="00AA74EA" w:rsidRPr="00B25281">
              <w:rPr>
                <w:rFonts w:ascii="Times New Roman" w:hAnsi="Times New Roman" w:cs="Times New Roman"/>
                <w:noProof/>
                <w:webHidden/>
                <w:color w:val="000000" w:themeColor="text1"/>
                <w:sz w:val="24"/>
                <w:szCs w:val="24"/>
              </w:rPr>
              <w:fldChar w:fldCharType="end"/>
            </w:r>
          </w:hyperlink>
        </w:p>
        <w:p w14:paraId="74843E40" w14:textId="77777777" w:rsidR="009A2446" w:rsidRPr="00B25281" w:rsidRDefault="009A2446" w:rsidP="00045178">
          <w:pPr>
            <w:spacing w:after="0" w:line="300" w:lineRule="auto"/>
            <w:rPr>
              <w:rFonts w:ascii="Times New Roman" w:hAnsi="Times New Roman" w:cs="Times New Roman"/>
              <w:color w:val="000000" w:themeColor="text1"/>
              <w:sz w:val="24"/>
              <w:szCs w:val="24"/>
            </w:rPr>
          </w:pPr>
          <w:r w:rsidRPr="00B25281">
            <w:rPr>
              <w:rFonts w:ascii="Times New Roman" w:hAnsi="Times New Roman" w:cs="Times New Roman"/>
              <w:bCs/>
              <w:noProof/>
              <w:color w:val="000000" w:themeColor="text1"/>
              <w:sz w:val="24"/>
              <w:szCs w:val="24"/>
            </w:rPr>
            <w:fldChar w:fldCharType="end"/>
          </w:r>
        </w:p>
      </w:sdtContent>
    </w:sdt>
    <w:p w14:paraId="10551B35" w14:textId="77777777" w:rsidR="00AD7367" w:rsidRPr="00B25281" w:rsidRDefault="00AD7367" w:rsidP="00AD7367">
      <w:pPr>
        <w:rPr>
          <w:rFonts w:ascii="Times New Roman" w:hAnsi="Times New Roman" w:cs="Times New Roman"/>
          <w:color w:val="000000" w:themeColor="text1"/>
          <w:sz w:val="24"/>
          <w:szCs w:val="24"/>
          <w:lang w:val="en-US"/>
        </w:rPr>
      </w:pPr>
    </w:p>
    <w:p w14:paraId="2C0180C5" w14:textId="77777777" w:rsidR="009A2446" w:rsidRPr="00B25281" w:rsidRDefault="009A2446" w:rsidP="00AD7367">
      <w:pPr>
        <w:spacing w:line="360" w:lineRule="auto"/>
        <w:jc w:val="center"/>
        <w:rPr>
          <w:rFonts w:ascii="Times New Roman" w:hAnsi="Times New Roman" w:cs="Times New Roman"/>
          <w:color w:val="000000" w:themeColor="text1"/>
          <w:sz w:val="24"/>
          <w:szCs w:val="24"/>
        </w:rPr>
      </w:pPr>
    </w:p>
    <w:p w14:paraId="50B5C81A" w14:textId="77777777" w:rsidR="009A2446" w:rsidRPr="00B25281" w:rsidRDefault="009A2446">
      <w:pP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br w:type="page"/>
      </w:r>
    </w:p>
    <w:p w14:paraId="68CA72AC" w14:textId="77777777" w:rsidR="009A2446" w:rsidRPr="00B25281" w:rsidRDefault="009A2446" w:rsidP="006E1006">
      <w:pPr>
        <w:pStyle w:val="Heading1"/>
        <w:numPr>
          <w:ilvl w:val="0"/>
          <w:numId w:val="0"/>
        </w:numPr>
        <w:spacing w:line="360" w:lineRule="auto"/>
        <w:jc w:val="center"/>
        <w:rPr>
          <w:rFonts w:ascii="Times New Roman" w:hAnsi="Times New Roman" w:cs="Times New Roman"/>
          <w:b/>
          <w:color w:val="000000" w:themeColor="text1"/>
          <w:sz w:val="24"/>
          <w:szCs w:val="24"/>
          <w:lang w:val="en-US"/>
        </w:rPr>
      </w:pPr>
      <w:bookmarkStart w:id="4" w:name="_Toc24963148"/>
      <w:r w:rsidRPr="00B25281">
        <w:rPr>
          <w:rFonts w:ascii="Times New Roman" w:hAnsi="Times New Roman" w:cs="Times New Roman"/>
          <w:b/>
          <w:color w:val="000000" w:themeColor="text1"/>
          <w:sz w:val="24"/>
          <w:szCs w:val="24"/>
          <w:lang w:val="en-US"/>
        </w:rPr>
        <w:lastRenderedPageBreak/>
        <w:t>DAFTAR GAMBAR</w:t>
      </w:r>
      <w:bookmarkEnd w:id="4"/>
    </w:p>
    <w:p w14:paraId="399E1989" w14:textId="77777777" w:rsidR="00D57B35" w:rsidRPr="00B25281" w:rsidRDefault="00D57B35" w:rsidP="0026525A">
      <w:pPr>
        <w:spacing w:line="240" w:lineRule="auto"/>
        <w:rPr>
          <w:rFonts w:ascii="Times New Roman" w:hAnsi="Times New Roman" w:cs="Times New Roman"/>
          <w:color w:val="000000" w:themeColor="text1"/>
          <w:sz w:val="24"/>
          <w:szCs w:val="24"/>
          <w:lang w:val="en-US"/>
        </w:rPr>
      </w:pPr>
    </w:p>
    <w:p w14:paraId="01466993" w14:textId="2876F899" w:rsidR="00D57B35" w:rsidRPr="00B25281" w:rsidRDefault="00D57B35"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r w:rsidRPr="00B25281">
        <w:rPr>
          <w:rFonts w:ascii="Times New Roman" w:hAnsi="Times New Roman" w:cs="Times New Roman"/>
          <w:color w:val="000000" w:themeColor="text1"/>
          <w:sz w:val="24"/>
          <w:szCs w:val="24"/>
          <w:lang w:val="en-US"/>
        </w:rPr>
        <w:fldChar w:fldCharType="begin"/>
      </w:r>
      <w:r w:rsidRPr="00B25281">
        <w:rPr>
          <w:rFonts w:ascii="Times New Roman" w:hAnsi="Times New Roman" w:cs="Times New Roman"/>
          <w:color w:val="000000" w:themeColor="text1"/>
          <w:sz w:val="24"/>
          <w:szCs w:val="24"/>
          <w:lang w:val="en-US"/>
        </w:rPr>
        <w:instrText xml:space="preserve"> TOC \h \z \c "Gambar 3." </w:instrText>
      </w:r>
      <w:r w:rsidRPr="00B25281">
        <w:rPr>
          <w:rFonts w:ascii="Times New Roman" w:hAnsi="Times New Roman" w:cs="Times New Roman"/>
          <w:color w:val="000000" w:themeColor="text1"/>
          <w:sz w:val="24"/>
          <w:szCs w:val="24"/>
          <w:lang w:val="en-US"/>
        </w:rPr>
        <w:fldChar w:fldCharType="separate"/>
      </w:r>
      <w:hyperlink w:anchor="_Toc24952662" w:history="1">
        <w:r w:rsidRPr="00B25281">
          <w:rPr>
            <w:rStyle w:val="Hyperlink"/>
            <w:rFonts w:ascii="Times New Roman" w:hAnsi="Times New Roman" w:cs="Times New Roman"/>
            <w:noProof/>
            <w:color w:val="000000" w:themeColor="text1"/>
            <w:sz w:val="24"/>
            <w:szCs w:val="24"/>
          </w:rPr>
          <w:t>Gambar 3.1</w:t>
        </w:r>
        <w:r w:rsidRPr="00B25281">
          <w:rPr>
            <w:rStyle w:val="Hyperlink"/>
            <w:rFonts w:ascii="Times New Roman" w:hAnsi="Times New Roman" w:cs="Times New Roman"/>
            <w:noProof/>
            <w:color w:val="000000" w:themeColor="text1"/>
            <w:sz w:val="24"/>
            <w:szCs w:val="24"/>
            <w:lang w:val="en-US"/>
          </w:rPr>
          <w:t xml:space="preserve"> Flowmap sistem yang sedang berjalan</w:t>
        </w:r>
        <w:r w:rsidRPr="00B25281">
          <w:rPr>
            <w:rFonts w:ascii="Times New Roman" w:hAnsi="Times New Roman" w:cs="Times New Roman"/>
            <w:noProof/>
            <w:webHidden/>
            <w:color w:val="000000" w:themeColor="text1"/>
            <w:sz w:val="24"/>
            <w:szCs w:val="24"/>
          </w:rPr>
          <w:tab/>
        </w:r>
        <w:r w:rsidRPr="00B25281">
          <w:rPr>
            <w:rFonts w:ascii="Times New Roman" w:hAnsi="Times New Roman" w:cs="Times New Roman"/>
            <w:noProof/>
            <w:webHidden/>
            <w:color w:val="000000" w:themeColor="text1"/>
            <w:sz w:val="24"/>
            <w:szCs w:val="24"/>
          </w:rPr>
          <w:fldChar w:fldCharType="begin"/>
        </w:r>
        <w:r w:rsidRPr="00B25281">
          <w:rPr>
            <w:rFonts w:ascii="Times New Roman" w:hAnsi="Times New Roman" w:cs="Times New Roman"/>
            <w:noProof/>
            <w:webHidden/>
            <w:color w:val="000000" w:themeColor="text1"/>
            <w:sz w:val="24"/>
            <w:szCs w:val="24"/>
          </w:rPr>
          <w:instrText xml:space="preserve"> PAGEREF _Toc24952662 \h </w:instrText>
        </w:r>
        <w:r w:rsidRPr="00B25281">
          <w:rPr>
            <w:rFonts w:ascii="Times New Roman" w:hAnsi="Times New Roman" w:cs="Times New Roman"/>
            <w:noProof/>
            <w:webHidden/>
            <w:color w:val="000000" w:themeColor="text1"/>
            <w:sz w:val="24"/>
            <w:szCs w:val="24"/>
          </w:rPr>
        </w:r>
        <w:r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III-8</w:t>
        </w:r>
        <w:r w:rsidRPr="00B25281">
          <w:rPr>
            <w:rFonts w:ascii="Times New Roman" w:hAnsi="Times New Roman" w:cs="Times New Roman"/>
            <w:noProof/>
            <w:webHidden/>
            <w:color w:val="000000" w:themeColor="text1"/>
            <w:sz w:val="24"/>
            <w:szCs w:val="24"/>
          </w:rPr>
          <w:fldChar w:fldCharType="end"/>
        </w:r>
      </w:hyperlink>
    </w:p>
    <w:p w14:paraId="054CE6DA" w14:textId="65EB2926"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63" w:history="1">
        <w:r w:rsidR="00D57B35" w:rsidRPr="00B25281">
          <w:rPr>
            <w:rStyle w:val="Hyperlink"/>
            <w:rFonts w:ascii="Times New Roman" w:hAnsi="Times New Roman" w:cs="Times New Roman"/>
            <w:noProof/>
            <w:color w:val="000000" w:themeColor="text1"/>
            <w:sz w:val="24"/>
            <w:szCs w:val="24"/>
          </w:rPr>
          <w:t>Gambar 3.2</w:t>
        </w:r>
        <w:r w:rsidR="00D57B35" w:rsidRPr="00B25281">
          <w:rPr>
            <w:rStyle w:val="Hyperlink"/>
            <w:rFonts w:ascii="Times New Roman" w:hAnsi="Times New Roman" w:cs="Times New Roman"/>
            <w:noProof/>
            <w:color w:val="000000" w:themeColor="text1"/>
            <w:sz w:val="24"/>
            <w:szCs w:val="24"/>
            <w:lang w:val="en-US"/>
          </w:rPr>
          <w:t xml:space="preserve"> Flowmap sistem yang akan dibangun</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_Toc24952663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III-11</w:t>
        </w:r>
        <w:r w:rsidR="00D57B35" w:rsidRPr="00B25281">
          <w:rPr>
            <w:rFonts w:ascii="Times New Roman" w:hAnsi="Times New Roman" w:cs="Times New Roman"/>
            <w:noProof/>
            <w:webHidden/>
            <w:color w:val="000000" w:themeColor="text1"/>
            <w:sz w:val="24"/>
            <w:szCs w:val="24"/>
          </w:rPr>
          <w:fldChar w:fldCharType="end"/>
        </w:r>
      </w:hyperlink>
    </w:p>
    <w:p w14:paraId="7240E062" w14:textId="70C47E0D"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64" w:history="1">
        <w:r w:rsidR="00D57B35" w:rsidRPr="00B25281">
          <w:rPr>
            <w:rStyle w:val="Hyperlink"/>
            <w:rFonts w:ascii="Times New Roman" w:hAnsi="Times New Roman" w:cs="Times New Roman"/>
            <w:noProof/>
            <w:color w:val="000000" w:themeColor="text1"/>
            <w:sz w:val="24"/>
            <w:szCs w:val="24"/>
          </w:rPr>
          <w:t>Gambar 3.3</w:t>
        </w:r>
        <w:r w:rsidR="00D57B35" w:rsidRPr="00B25281">
          <w:rPr>
            <w:rStyle w:val="Hyperlink"/>
            <w:rFonts w:ascii="Times New Roman" w:hAnsi="Times New Roman" w:cs="Times New Roman"/>
            <w:noProof/>
            <w:color w:val="000000" w:themeColor="text1"/>
            <w:sz w:val="24"/>
            <w:szCs w:val="24"/>
            <w:lang w:val="en-US"/>
          </w:rPr>
          <w:t xml:space="preserve"> Perancangan use case diagram</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_Toc24952664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III-15</w:t>
        </w:r>
        <w:r w:rsidR="00D57B35" w:rsidRPr="00B25281">
          <w:rPr>
            <w:rFonts w:ascii="Times New Roman" w:hAnsi="Times New Roman" w:cs="Times New Roman"/>
            <w:noProof/>
            <w:webHidden/>
            <w:color w:val="000000" w:themeColor="text1"/>
            <w:sz w:val="24"/>
            <w:szCs w:val="24"/>
          </w:rPr>
          <w:fldChar w:fldCharType="end"/>
        </w:r>
      </w:hyperlink>
    </w:p>
    <w:p w14:paraId="3DECF4DD" w14:textId="4402776A"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65" w:history="1">
        <w:r w:rsidR="00D57B35" w:rsidRPr="00B25281">
          <w:rPr>
            <w:rStyle w:val="Hyperlink"/>
            <w:rFonts w:ascii="Times New Roman" w:hAnsi="Times New Roman" w:cs="Times New Roman"/>
            <w:noProof/>
            <w:color w:val="000000" w:themeColor="text1"/>
            <w:sz w:val="24"/>
            <w:szCs w:val="24"/>
          </w:rPr>
          <w:t>Gambar 3.4</w:t>
        </w:r>
        <w:r w:rsidR="00D57B35" w:rsidRPr="00B25281">
          <w:rPr>
            <w:rStyle w:val="Hyperlink"/>
            <w:rFonts w:ascii="Times New Roman" w:hAnsi="Times New Roman" w:cs="Times New Roman"/>
            <w:noProof/>
            <w:color w:val="000000" w:themeColor="text1"/>
            <w:sz w:val="24"/>
            <w:szCs w:val="24"/>
            <w:lang w:val="en-US"/>
          </w:rPr>
          <w:t xml:space="preserve"> Perancangan class diagram</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_Toc24952665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III-16</w:t>
        </w:r>
        <w:r w:rsidR="00D57B35" w:rsidRPr="00B25281">
          <w:rPr>
            <w:rFonts w:ascii="Times New Roman" w:hAnsi="Times New Roman" w:cs="Times New Roman"/>
            <w:noProof/>
            <w:webHidden/>
            <w:color w:val="000000" w:themeColor="text1"/>
            <w:sz w:val="24"/>
            <w:szCs w:val="24"/>
          </w:rPr>
          <w:fldChar w:fldCharType="end"/>
        </w:r>
      </w:hyperlink>
    </w:p>
    <w:p w14:paraId="467A9408" w14:textId="39EC3B1E" w:rsidR="00D57B35" w:rsidRPr="00B25281" w:rsidRDefault="00D57B35"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r w:rsidRPr="00B25281">
        <w:rPr>
          <w:rFonts w:ascii="Times New Roman" w:hAnsi="Times New Roman" w:cs="Times New Roman"/>
          <w:color w:val="000000" w:themeColor="text1"/>
          <w:sz w:val="24"/>
          <w:szCs w:val="24"/>
          <w:lang w:val="en-US"/>
        </w:rPr>
        <w:fldChar w:fldCharType="end"/>
      </w:r>
      <w:r w:rsidRPr="00B25281">
        <w:rPr>
          <w:rFonts w:ascii="Times New Roman" w:hAnsi="Times New Roman" w:cs="Times New Roman"/>
          <w:color w:val="000000" w:themeColor="text1"/>
          <w:sz w:val="24"/>
          <w:szCs w:val="24"/>
          <w:lang w:val="en-US"/>
        </w:rPr>
        <w:fldChar w:fldCharType="begin"/>
      </w:r>
      <w:r w:rsidRPr="00B25281">
        <w:rPr>
          <w:rFonts w:ascii="Times New Roman" w:hAnsi="Times New Roman" w:cs="Times New Roman"/>
          <w:color w:val="000000" w:themeColor="text1"/>
          <w:sz w:val="24"/>
          <w:szCs w:val="24"/>
          <w:lang w:val="en-US"/>
        </w:rPr>
        <w:instrText xml:space="preserve"> TOC \h \z \c "Gambar 4." </w:instrText>
      </w:r>
      <w:r w:rsidRPr="00B25281">
        <w:rPr>
          <w:rFonts w:ascii="Times New Roman" w:hAnsi="Times New Roman" w:cs="Times New Roman"/>
          <w:color w:val="000000" w:themeColor="text1"/>
          <w:sz w:val="24"/>
          <w:szCs w:val="24"/>
          <w:lang w:val="en-US"/>
        </w:rPr>
        <w:fldChar w:fldCharType="separate"/>
      </w:r>
      <w:hyperlink w:anchor="_Toc24952651" w:history="1">
        <w:r w:rsidRPr="00B25281">
          <w:rPr>
            <w:rStyle w:val="Hyperlink"/>
            <w:rFonts w:ascii="Times New Roman" w:hAnsi="Times New Roman" w:cs="Times New Roman"/>
            <w:noProof/>
            <w:color w:val="000000" w:themeColor="text1"/>
            <w:sz w:val="24"/>
            <w:szCs w:val="24"/>
          </w:rPr>
          <w:t>Gambar 4.1</w:t>
        </w:r>
        <w:r w:rsidRPr="00B25281">
          <w:rPr>
            <w:rStyle w:val="Hyperlink"/>
            <w:rFonts w:ascii="Times New Roman" w:hAnsi="Times New Roman" w:cs="Times New Roman"/>
            <w:noProof/>
            <w:color w:val="000000" w:themeColor="text1"/>
            <w:sz w:val="24"/>
            <w:szCs w:val="24"/>
            <w:lang w:val="en-US"/>
          </w:rPr>
          <w:t xml:space="preserve"> Tampilan awal website</w:t>
        </w:r>
        <w:r w:rsidRPr="00B25281">
          <w:rPr>
            <w:rFonts w:ascii="Times New Roman" w:hAnsi="Times New Roman" w:cs="Times New Roman"/>
            <w:noProof/>
            <w:webHidden/>
            <w:color w:val="000000" w:themeColor="text1"/>
            <w:sz w:val="24"/>
            <w:szCs w:val="24"/>
          </w:rPr>
          <w:tab/>
        </w:r>
        <w:r w:rsidRPr="00B25281">
          <w:rPr>
            <w:rFonts w:ascii="Times New Roman" w:hAnsi="Times New Roman" w:cs="Times New Roman"/>
            <w:noProof/>
            <w:webHidden/>
            <w:color w:val="000000" w:themeColor="text1"/>
            <w:sz w:val="24"/>
            <w:szCs w:val="24"/>
          </w:rPr>
          <w:fldChar w:fldCharType="begin"/>
        </w:r>
        <w:r w:rsidRPr="00B25281">
          <w:rPr>
            <w:rFonts w:ascii="Times New Roman" w:hAnsi="Times New Roman" w:cs="Times New Roman"/>
            <w:noProof/>
            <w:webHidden/>
            <w:color w:val="000000" w:themeColor="text1"/>
            <w:sz w:val="24"/>
            <w:szCs w:val="24"/>
          </w:rPr>
          <w:instrText xml:space="preserve"> PAGEREF _Toc24952651 \h </w:instrText>
        </w:r>
        <w:r w:rsidRPr="00B25281">
          <w:rPr>
            <w:rFonts w:ascii="Times New Roman" w:hAnsi="Times New Roman" w:cs="Times New Roman"/>
            <w:noProof/>
            <w:webHidden/>
            <w:color w:val="000000" w:themeColor="text1"/>
            <w:sz w:val="24"/>
            <w:szCs w:val="24"/>
          </w:rPr>
        </w:r>
        <w:r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IV-18</w:t>
        </w:r>
        <w:r w:rsidRPr="00B25281">
          <w:rPr>
            <w:rFonts w:ascii="Times New Roman" w:hAnsi="Times New Roman" w:cs="Times New Roman"/>
            <w:noProof/>
            <w:webHidden/>
            <w:color w:val="000000" w:themeColor="text1"/>
            <w:sz w:val="24"/>
            <w:szCs w:val="24"/>
          </w:rPr>
          <w:fldChar w:fldCharType="end"/>
        </w:r>
      </w:hyperlink>
    </w:p>
    <w:p w14:paraId="678DD743" w14:textId="6750B4B5"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2" w:history="1">
        <w:r w:rsidR="00D57B35" w:rsidRPr="00B25281">
          <w:rPr>
            <w:rStyle w:val="Hyperlink"/>
            <w:rFonts w:ascii="Times New Roman" w:hAnsi="Times New Roman" w:cs="Times New Roman"/>
            <w:noProof/>
            <w:color w:val="000000" w:themeColor="text1"/>
            <w:sz w:val="24"/>
            <w:szCs w:val="24"/>
          </w:rPr>
          <w:t>Gambar 4.2</w:t>
        </w:r>
        <w:r w:rsidR="00D57B35" w:rsidRPr="00B25281">
          <w:rPr>
            <w:rStyle w:val="Hyperlink"/>
            <w:rFonts w:ascii="Times New Roman" w:hAnsi="Times New Roman" w:cs="Times New Roman"/>
            <w:noProof/>
            <w:color w:val="000000" w:themeColor="text1"/>
            <w:sz w:val="24"/>
            <w:szCs w:val="24"/>
            <w:lang w:val="en-US"/>
          </w:rPr>
          <w:t xml:space="preserve"> Tampilan menu untuk pendaftaran</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_Toc24952652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IV-18</w:t>
        </w:r>
        <w:r w:rsidR="00D57B35" w:rsidRPr="00B25281">
          <w:rPr>
            <w:rFonts w:ascii="Times New Roman" w:hAnsi="Times New Roman" w:cs="Times New Roman"/>
            <w:noProof/>
            <w:webHidden/>
            <w:color w:val="000000" w:themeColor="text1"/>
            <w:sz w:val="24"/>
            <w:szCs w:val="24"/>
          </w:rPr>
          <w:fldChar w:fldCharType="end"/>
        </w:r>
      </w:hyperlink>
    </w:p>
    <w:p w14:paraId="478815CF" w14:textId="67113FB1"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3" w:history="1">
        <w:r w:rsidR="00D57B35" w:rsidRPr="00B25281">
          <w:rPr>
            <w:rStyle w:val="Hyperlink"/>
            <w:rFonts w:ascii="Times New Roman" w:hAnsi="Times New Roman" w:cs="Times New Roman"/>
            <w:noProof/>
            <w:color w:val="000000" w:themeColor="text1"/>
            <w:sz w:val="24"/>
            <w:szCs w:val="24"/>
          </w:rPr>
          <w:t>Gambar 4.3</w:t>
        </w:r>
        <w:r w:rsidR="00D57B35" w:rsidRPr="00B25281">
          <w:rPr>
            <w:rStyle w:val="Hyperlink"/>
            <w:rFonts w:ascii="Times New Roman" w:hAnsi="Times New Roman" w:cs="Times New Roman"/>
            <w:noProof/>
            <w:color w:val="000000" w:themeColor="text1"/>
            <w:sz w:val="24"/>
            <w:szCs w:val="24"/>
            <w:lang w:val="en-US"/>
          </w:rPr>
          <w:t xml:space="preserve"> </w:t>
        </w:r>
        <w:r w:rsidR="00D57B35" w:rsidRPr="00B25281">
          <w:rPr>
            <w:rStyle w:val="Hyperlink"/>
            <w:rFonts w:ascii="Times New Roman" w:hAnsi="Times New Roman" w:cs="Times New Roman"/>
            <w:noProof/>
            <w:color w:val="000000" w:themeColor="text1"/>
            <w:sz w:val="24"/>
            <w:szCs w:val="24"/>
          </w:rPr>
          <w:t>Tampilan jalur registrasi</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_Toc24952653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IV-19</w:t>
        </w:r>
        <w:r w:rsidR="00D57B35" w:rsidRPr="00B25281">
          <w:rPr>
            <w:rFonts w:ascii="Times New Roman" w:hAnsi="Times New Roman" w:cs="Times New Roman"/>
            <w:noProof/>
            <w:webHidden/>
            <w:color w:val="000000" w:themeColor="text1"/>
            <w:sz w:val="24"/>
            <w:szCs w:val="24"/>
          </w:rPr>
          <w:fldChar w:fldCharType="end"/>
        </w:r>
      </w:hyperlink>
    </w:p>
    <w:p w14:paraId="4AB97253" w14:textId="7A9C2303"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4" w:history="1">
        <w:r w:rsidR="00D57B35" w:rsidRPr="00B25281">
          <w:rPr>
            <w:rStyle w:val="Hyperlink"/>
            <w:rFonts w:ascii="Times New Roman" w:hAnsi="Times New Roman" w:cs="Times New Roman"/>
            <w:noProof/>
            <w:color w:val="000000" w:themeColor="text1"/>
            <w:sz w:val="24"/>
            <w:szCs w:val="24"/>
          </w:rPr>
          <w:t>Gambar 4.4</w:t>
        </w:r>
        <w:r w:rsidR="00D57B35" w:rsidRPr="00B25281">
          <w:rPr>
            <w:rStyle w:val="Hyperlink"/>
            <w:rFonts w:ascii="Times New Roman" w:hAnsi="Times New Roman" w:cs="Times New Roman"/>
            <w:noProof/>
            <w:color w:val="000000" w:themeColor="text1"/>
            <w:sz w:val="24"/>
            <w:szCs w:val="24"/>
            <w:lang w:val="en-US"/>
          </w:rPr>
          <w:t xml:space="preserve"> Tampilan jalur registrasi</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_Toc24952654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IV-19</w:t>
        </w:r>
        <w:r w:rsidR="00D57B35" w:rsidRPr="00B25281">
          <w:rPr>
            <w:rFonts w:ascii="Times New Roman" w:hAnsi="Times New Roman" w:cs="Times New Roman"/>
            <w:noProof/>
            <w:webHidden/>
            <w:color w:val="000000" w:themeColor="text1"/>
            <w:sz w:val="24"/>
            <w:szCs w:val="24"/>
          </w:rPr>
          <w:fldChar w:fldCharType="end"/>
        </w:r>
      </w:hyperlink>
    </w:p>
    <w:p w14:paraId="4763C8F9" w14:textId="15E5AC23"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5" w:history="1">
        <w:r w:rsidR="00D57B35" w:rsidRPr="00B25281">
          <w:rPr>
            <w:rStyle w:val="Hyperlink"/>
            <w:rFonts w:ascii="Times New Roman" w:hAnsi="Times New Roman" w:cs="Times New Roman"/>
            <w:noProof/>
            <w:color w:val="000000" w:themeColor="text1"/>
            <w:sz w:val="24"/>
            <w:szCs w:val="24"/>
          </w:rPr>
          <w:t>Gambar 4. 5</w:t>
        </w:r>
        <w:r w:rsidR="00D57B35" w:rsidRPr="00B25281">
          <w:rPr>
            <w:rStyle w:val="Hyperlink"/>
            <w:rFonts w:ascii="Times New Roman" w:hAnsi="Times New Roman" w:cs="Times New Roman"/>
            <w:noProof/>
            <w:color w:val="000000" w:themeColor="text1"/>
            <w:sz w:val="24"/>
            <w:szCs w:val="24"/>
            <w:lang w:val="en-US"/>
          </w:rPr>
          <w:t xml:space="preserve"> Tampilan registrasi data calon mahasiswa (2)</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_Toc24952655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IV-20</w:t>
        </w:r>
        <w:r w:rsidR="00D57B35" w:rsidRPr="00B25281">
          <w:rPr>
            <w:rFonts w:ascii="Times New Roman" w:hAnsi="Times New Roman" w:cs="Times New Roman"/>
            <w:noProof/>
            <w:webHidden/>
            <w:color w:val="000000" w:themeColor="text1"/>
            <w:sz w:val="24"/>
            <w:szCs w:val="24"/>
          </w:rPr>
          <w:fldChar w:fldCharType="end"/>
        </w:r>
      </w:hyperlink>
    </w:p>
    <w:p w14:paraId="5A21C4BC" w14:textId="2FE93E92"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6" w:history="1">
        <w:r w:rsidR="00D57B35" w:rsidRPr="00B25281">
          <w:rPr>
            <w:rStyle w:val="Hyperlink"/>
            <w:rFonts w:ascii="Times New Roman" w:hAnsi="Times New Roman" w:cs="Times New Roman"/>
            <w:noProof/>
            <w:color w:val="000000" w:themeColor="text1"/>
            <w:sz w:val="24"/>
            <w:szCs w:val="24"/>
          </w:rPr>
          <w:t>Gambar 4.6</w:t>
        </w:r>
        <w:r w:rsidR="00D57B35" w:rsidRPr="00B25281">
          <w:rPr>
            <w:rStyle w:val="Hyperlink"/>
            <w:rFonts w:ascii="Times New Roman" w:hAnsi="Times New Roman" w:cs="Times New Roman"/>
            <w:noProof/>
            <w:color w:val="000000" w:themeColor="text1"/>
            <w:sz w:val="24"/>
            <w:szCs w:val="24"/>
            <w:lang w:val="en-US"/>
          </w:rPr>
          <w:t xml:space="preserve"> Tampilan registrasi data orang tua</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_Toc24952656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IV-20</w:t>
        </w:r>
        <w:r w:rsidR="00D57B35" w:rsidRPr="00B25281">
          <w:rPr>
            <w:rFonts w:ascii="Times New Roman" w:hAnsi="Times New Roman" w:cs="Times New Roman"/>
            <w:noProof/>
            <w:webHidden/>
            <w:color w:val="000000" w:themeColor="text1"/>
            <w:sz w:val="24"/>
            <w:szCs w:val="24"/>
          </w:rPr>
          <w:fldChar w:fldCharType="end"/>
        </w:r>
      </w:hyperlink>
    </w:p>
    <w:p w14:paraId="5C8536B0" w14:textId="2CEBDBFA" w:rsidR="00D57B35" w:rsidRPr="00B25281" w:rsidRDefault="00954DF7" w:rsidP="0026525A">
      <w:pPr>
        <w:pStyle w:val="TableofFigures"/>
        <w:tabs>
          <w:tab w:val="right" w:leader="dot" w:pos="8537"/>
        </w:tabs>
        <w:spacing w:line="300" w:lineRule="auto"/>
        <w:rPr>
          <w:rFonts w:ascii="Times New Roman" w:eastAsiaTheme="minorEastAsia" w:hAnsi="Times New Roman" w:cs="Times New Roman"/>
          <w:noProof/>
          <w:color w:val="000000" w:themeColor="text1"/>
          <w:sz w:val="24"/>
          <w:szCs w:val="24"/>
          <w:lang w:val="en-US"/>
        </w:rPr>
      </w:pPr>
      <w:hyperlink w:anchor="_Toc24952657" w:history="1">
        <w:r w:rsidR="00D57B35" w:rsidRPr="00B25281">
          <w:rPr>
            <w:rStyle w:val="Hyperlink"/>
            <w:rFonts w:ascii="Times New Roman" w:hAnsi="Times New Roman" w:cs="Times New Roman"/>
            <w:noProof/>
            <w:color w:val="000000" w:themeColor="text1"/>
            <w:sz w:val="24"/>
            <w:szCs w:val="24"/>
          </w:rPr>
          <w:t>Gambar 4.7</w:t>
        </w:r>
        <w:r w:rsidR="00D57B35" w:rsidRPr="00B25281">
          <w:rPr>
            <w:rStyle w:val="Hyperlink"/>
            <w:rFonts w:ascii="Times New Roman" w:hAnsi="Times New Roman" w:cs="Times New Roman"/>
            <w:noProof/>
            <w:color w:val="000000" w:themeColor="text1"/>
            <w:sz w:val="24"/>
            <w:szCs w:val="24"/>
            <w:lang w:val="en-US"/>
          </w:rPr>
          <w:t xml:space="preserve"> Tampilan registrasi data sekolah</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_Toc24952657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IV-21</w:t>
        </w:r>
        <w:r w:rsidR="00D57B35" w:rsidRPr="00B25281">
          <w:rPr>
            <w:rFonts w:ascii="Times New Roman" w:hAnsi="Times New Roman" w:cs="Times New Roman"/>
            <w:noProof/>
            <w:webHidden/>
            <w:color w:val="000000" w:themeColor="text1"/>
            <w:sz w:val="24"/>
            <w:szCs w:val="24"/>
          </w:rPr>
          <w:fldChar w:fldCharType="end"/>
        </w:r>
      </w:hyperlink>
    </w:p>
    <w:p w14:paraId="7D8FE855" w14:textId="77777777" w:rsidR="00D57B35" w:rsidRPr="00B25281" w:rsidRDefault="00D57B35" w:rsidP="0026525A">
      <w:pPr>
        <w:spacing w:line="300" w:lineRule="auto"/>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fldChar w:fldCharType="end"/>
      </w:r>
    </w:p>
    <w:p w14:paraId="14D10263" w14:textId="77777777" w:rsidR="009A2446" w:rsidRPr="00B25281" w:rsidRDefault="009A2446" w:rsidP="009A2446">
      <w:pPr>
        <w:rPr>
          <w:rFonts w:ascii="Times New Roman" w:hAnsi="Times New Roman" w:cs="Times New Roman"/>
          <w:color w:val="000000" w:themeColor="text1"/>
          <w:sz w:val="24"/>
          <w:szCs w:val="24"/>
          <w:lang w:val="en-US"/>
        </w:rPr>
      </w:pPr>
    </w:p>
    <w:p w14:paraId="31554D08" w14:textId="77777777" w:rsidR="009A2446" w:rsidRPr="00B25281" w:rsidRDefault="009A2446">
      <w:pP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br w:type="page"/>
      </w:r>
    </w:p>
    <w:p w14:paraId="3079072C" w14:textId="77777777" w:rsidR="009A2446" w:rsidRPr="00B25281" w:rsidRDefault="009A2446" w:rsidP="006E1006">
      <w:pPr>
        <w:pStyle w:val="Heading1"/>
        <w:numPr>
          <w:ilvl w:val="0"/>
          <w:numId w:val="0"/>
        </w:numPr>
        <w:spacing w:line="360" w:lineRule="auto"/>
        <w:jc w:val="center"/>
        <w:rPr>
          <w:rFonts w:ascii="Times New Roman" w:hAnsi="Times New Roman" w:cs="Times New Roman"/>
          <w:b/>
          <w:color w:val="000000" w:themeColor="text1"/>
          <w:sz w:val="24"/>
          <w:szCs w:val="24"/>
          <w:lang w:val="en-US"/>
        </w:rPr>
      </w:pPr>
      <w:bookmarkStart w:id="5" w:name="_Toc24963149"/>
      <w:r w:rsidRPr="00B25281">
        <w:rPr>
          <w:rFonts w:ascii="Times New Roman" w:hAnsi="Times New Roman" w:cs="Times New Roman"/>
          <w:b/>
          <w:color w:val="000000" w:themeColor="text1"/>
          <w:sz w:val="24"/>
          <w:szCs w:val="24"/>
          <w:lang w:val="en-US"/>
        </w:rPr>
        <w:lastRenderedPageBreak/>
        <w:t>DAFTAR TABEL</w:t>
      </w:r>
      <w:bookmarkEnd w:id="5"/>
    </w:p>
    <w:p w14:paraId="2E14DF9A" w14:textId="77777777" w:rsidR="00D57B35" w:rsidRPr="00B25281" w:rsidRDefault="00D57B35" w:rsidP="00D57B35">
      <w:pPr>
        <w:rPr>
          <w:rFonts w:ascii="Times New Roman" w:hAnsi="Times New Roman" w:cs="Times New Roman"/>
          <w:color w:val="000000" w:themeColor="text1"/>
          <w:sz w:val="24"/>
          <w:szCs w:val="24"/>
          <w:lang w:val="en-US"/>
        </w:rPr>
      </w:pPr>
    </w:p>
    <w:p w14:paraId="71D2EEC2" w14:textId="3F1CC8B7" w:rsidR="00D57B35" w:rsidRPr="00B25281" w:rsidRDefault="00D57B35"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r w:rsidRPr="00B25281">
        <w:rPr>
          <w:rFonts w:ascii="Times New Roman" w:hAnsi="Times New Roman" w:cs="Times New Roman"/>
          <w:color w:val="000000" w:themeColor="text1"/>
          <w:sz w:val="24"/>
          <w:szCs w:val="24"/>
          <w:lang w:val="en-US"/>
        </w:rPr>
        <w:fldChar w:fldCharType="begin"/>
      </w:r>
      <w:r w:rsidRPr="00B25281">
        <w:rPr>
          <w:rFonts w:ascii="Times New Roman" w:hAnsi="Times New Roman" w:cs="Times New Roman"/>
          <w:color w:val="000000" w:themeColor="text1"/>
          <w:sz w:val="24"/>
          <w:szCs w:val="24"/>
          <w:lang w:val="en-US"/>
        </w:rPr>
        <w:instrText xml:space="preserve"> TOC \h \z \c "Tabel" </w:instrText>
      </w:r>
      <w:r w:rsidRPr="00B25281">
        <w:rPr>
          <w:rFonts w:ascii="Times New Roman" w:hAnsi="Times New Roman" w:cs="Times New Roman"/>
          <w:color w:val="000000" w:themeColor="text1"/>
          <w:sz w:val="24"/>
          <w:szCs w:val="24"/>
          <w:lang w:val="en-US"/>
        </w:rPr>
        <w:fldChar w:fldCharType="separate"/>
      </w:r>
      <w:hyperlink w:anchor="_Toc24952904" w:history="1">
        <w:r w:rsidRPr="00B25281">
          <w:rPr>
            <w:rStyle w:val="Hyperlink"/>
            <w:rFonts w:ascii="Times New Roman" w:hAnsi="Times New Roman" w:cs="Times New Roman"/>
            <w:noProof/>
            <w:color w:val="000000" w:themeColor="text1"/>
            <w:sz w:val="24"/>
            <w:szCs w:val="24"/>
          </w:rPr>
          <w:t xml:space="preserve">Tabel </w:t>
        </w:r>
        <w:r w:rsidRPr="00B25281">
          <w:rPr>
            <w:rStyle w:val="Hyperlink"/>
            <w:rFonts w:ascii="Times New Roman" w:hAnsi="Times New Roman" w:cs="Times New Roman"/>
            <w:noProof/>
            <w:color w:val="000000" w:themeColor="text1"/>
            <w:sz w:val="24"/>
            <w:szCs w:val="24"/>
            <w:lang w:val="en-US"/>
          </w:rPr>
          <w:t>3.</w:t>
        </w:r>
        <w:r w:rsidRPr="00B25281">
          <w:rPr>
            <w:rStyle w:val="Hyperlink"/>
            <w:rFonts w:ascii="Times New Roman" w:hAnsi="Times New Roman" w:cs="Times New Roman"/>
            <w:noProof/>
            <w:color w:val="000000" w:themeColor="text1"/>
            <w:sz w:val="24"/>
            <w:szCs w:val="24"/>
          </w:rPr>
          <w:t>1</w:t>
        </w:r>
        <w:r w:rsidRPr="00B25281">
          <w:rPr>
            <w:rStyle w:val="Hyperlink"/>
            <w:rFonts w:ascii="Times New Roman" w:hAnsi="Times New Roman" w:cs="Times New Roman"/>
            <w:noProof/>
            <w:color w:val="000000" w:themeColor="text1"/>
            <w:sz w:val="24"/>
            <w:szCs w:val="24"/>
            <w:lang w:val="en-US"/>
          </w:rPr>
          <w:t xml:space="preserve"> Dokumen penginputan data calon mahasiswa</w:t>
        </w:r>
        <w:r w:rsidRPr="00B25281">
          <w:rPr>
            <w:rFonts w:ascii="Times New Roman" w:hAnsi="Times New Roman" w:cs="Times New Roman"/>
            <w:noProof/>
            <w:webHidden/>
            <w:color w:val="000000" w:themeColor="text1"/>
            <w:sz w:val="24"/>
            <w:szCs w:val="24"/>
          </w:rPr>
          <w:tab/>
        </w:r>
        <w:r w:rsidRPr="00B25281">
          <w:rPr>
            <w:rFonts w:ascii="Times New Roman" w:hAnsi="Times New Roman" w:cs="Times New Roman"/>
            <w:noProof/>
            <w:webHidden/>
            <w:color w:val="000000" w:themeColor="text1"/>
            <w:sz w:val="24"/>
            <w:szCs w:val="24"/>
          </w:rPr>
          <w:fldChar w:fldCharType="begin"/>
        </w:r>
        <w:r w:rsidRPr="00B25281">
          <w:rPr>
            <w:rFonts w:ascii="Times New Roman" w:hAnsi="Times New Roman" w:cs="Times New Roman"/>
            <w:noProof/>
            <w:webHidden/>
            <w:color w:val="000000" w:themeColor="text1"/>
            <w:sz w:val="24"/>
            <w:szCs w:val="24"/>
          </w:rPr>
          <w:instrText xml:space="preserve"> PAGEREF _Toc24952904 \h </w:instrText>
        </w:r>
        <w:r w:rsidRPr="00B25281">
          <w:rPr>
            <w:rFonts w:ascii="Times New Roman" w:hAnsi="Times New Roman" w:cs="Times New Roman"/>
            <w:noProof/>
            <w:webHidden/>
            <w:color w:val="000000" w:themeColor="text1"/>
            <w:sz w:val="24"/>
            <w:szCs w:val="24"/>
          </w:rPr>
        </w:r>
        <w:r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III-9</w:t>
        </w:r>
        <w:r w:rsidRPr="00B25281">
          <w:rPr>
            <w:rFonts w:ascii="Times New Roman" w:hAnsi="Times New Roman" w:cs="Times New Roman"/>
            <w:noProof/>
            <w:webHidden/>
            <w:color w:val="000000" w:themeColor="text1"/>
            <w:sz w:val="24"/>
            <w:szCs w:val="24"/>
          </w:rPr>
          <w:fldChar w:fldCharType="end"/>
        </w:r>
      </w:hyperlink>
    </w:p>
    <w:p w14:paraId="441E842F" w14:textId="75A7F0C1"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05" w:history="1">
        <w:r w:rsidR="00D57B35" w:rsidRPr="00B25281">
          <w:rPr>
            <w:rStyle w:val="Hyperlink"/>
            <w:rFonts w:ascii="Times New Roman" w:hAnsi="Times New Roman" w:cs="Times New Roman"/>
            <w:noProof/>
            <w:color w:val="000000" w:themeColor="text1"/>
            <w:sz w:val="24"/>
            <w:szCs w:val="24"/>
          </w:rPr>
          <w:t xml:space="preserve">Tabel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2</w:t>
        </w:r>
        <w:r w:rsidR="00D57B35" w:rsidRPr="00B25281">
          <w:rPr>
            <w:rStyle w:val="Hyperlink"/>
            <w:rFonts w:ascii="Times New Roman" w:hAnsi="Times New Roman" w:cs="Times New Roman"/>
            <w:noProof/>
            <w:color w:val="000000" w:themeColor="text1"/>
            <w:sz w:val="24"/>
            <w:szCs w:val="24"/>
            <w:lang w:val="en-US"/>
          </w:rPr>
          <w:t xml:space="preserve"> Dokumen penginputan data orang tua</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_Toc24952905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III-9</w:t>
        </w:r>
        <w:r w:rsidR="00D57B35" w:rsidRPr="00B25281">
          <w:rPr>
            <w:rFonts w:ascii="Times New Roman" w:hAnsi="Times New Roman" w:cs="Times New Roman"/>
            <w:noProof/>
            <w:webHidden/>
            <w:color w:val="000000" w:themeColor="text1"/>
            <w:sz w:val="24"/>
            <w:szCs w:val="24"/>
          </w:rPr>
          <w:fldChar w:fldCharType="end"/>
        </w:r>
      </w:hyperlink>
    </w:p>
    <w:p w14:paraId="61C1D4B7" w14:textId="1F502236"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06" w:history="1">
        <w:r w:rsidR="00D57B35" w:rsidRPr="00B25281">
          <w:rPr>
            <w:rStyle w:val="Hyperlink"/>
            <w:rFonts w:ascii="Times New Roman" w:hAnsi="Times New Roman" w:cs="Times New Roman"/>
            <w:noProof/>
            <w:color w:val="000000" w:themeColor="text1"/>
            <w:sz w:val="24"/>
            <w:szCs w:val="24"/>
          </w:rPr>
          <w:t>Tabel 3</w:t>
        </w:r>
        <w:r w:rsidR="00D57B35" w:rsidRPr="00B25281">
          <w:rPr>
            <w:rStyle w:val="Hyperlink"/>
            <w:rFonts w:ascii="Times New Roman" w:hAnsi="Times New Roman" w:cs="Times New Roman"/>
            <w:noProof/>
            <w:color w:val="000000" w:themeColor="text1"/>
            <w:sz w:val="24"/>
            <w:szCs w:val="24"/>
            <w:lang w:val="en-US"/>
          </w:rPr>
          <w:t>.3 Dokumen pembuatan laporan calon mahasiswa</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_Toc24952906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III-9</w:t>
        </w:r>
        <w:r w:rsidR="00D57B35" w:rsidRPr="00B25281">
          <w:rPr>
            <w:rFonts w:ascii="Times New Roman" w:hAnsi="Times New Roman" w:cs="Times New Roman"/>
            <w:noProof/>
            <w:webHidden/>
            <w:color w:val="000000" w:themeColor="text1"/>
            <w:sz w:val="24"/>
            <w:szCs w:val="24"/>
          </w:rPr>
          <w:fldChar w:fldCharType="end"/>
        </w:r>
      </w:hyperlink>
    </w:p>
    <w:p w14:paraId="640A61EC" w14:textId="24EFF974"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07" w:history="1">
        <w:r w:rsidR="00D57B35" w:rsidRPr="00B25281">
          <w:rPr>
            <w:rStyle w:val="Hyperlink"/>
            <w:rFonts w:ascii="Times New Roman" w:hAnsi="Times New Roman" w:cs="Times New Roman"/>
            <w:noProof/>
            <w:color w:val="000000" w:themeColor="text1"/>
            <w:sz w:val="24"/>
            <w:szCs w:val="24"/>
          </w:rPr>
          <w:t xml:space="preserve">Tabel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4</w:t>
        </w:r>
        <w:r w:rsidR="00D57B35" w:rsidRPr="00B25281">
          <w:rPr>
            <w:rStyle w:val="Hyperlink"/>
            <w:rFonts w:ascii="Times New Roman" w:hAnsi="Times New Roman" w:cs="Times New Roman"/>
            <w:noProof/>
            <w:color w:val="000000" w:themeColor="text1"/>
            <w:sz w:val="24"/>
            <w:szCs w:val="24"/>
            <w:lang w:val="en-US"/>
          </w:rPr>
          <w:t xml:space="preserve"> Dokumen pembuatan laporan orang tua</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_Toc24952907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III-10</w:t>
        </w:r>
        <w:r w:rsidR="00D57B35" w:rsidRPr="00B25281">
          <w:rPr>
            <w:rFonts w:ascii="Times New Roman" w:hAnsi="Times New Roman" w:cs="Times New Roman"/>
            <w:noProof/>
            <w:webHidden/>
            <w:color w:val="000000" w:themeColor="text1"/>
            <w:sz w:val="24"/>
            <w:szCs w:val="24"/>
          </w:rPr>
          <w:fldChar w:fldCharType="end"/>
        </w:r>
      </w:hyperlink>
    </w:p>
    <w:p w14:paraId="7D5B74B8" w14:textId="609A681C"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08" w:history="1">
        <w:r w:rsidR="00D57B35" w:rsidRPr="00B25281">
          <w:rPr>
            <w:rStyle w:val="Hyperlink"/>
            <w:rFonts w:ascii="Times New Roman" w:hAnsi="Times New Roman" w:cs="Times New Roman"/>
            <w:noProof/>
            <w:color w:val="000000" w:themeColor="text1"/>
            <w:sz w:val="24"/>
            <w:szCs w:val="24"/>
          </w:rPr>
          <w:t>Tabel</w:t>
        </w:r>
        <w:r w:rsidR="00CA3521" w:rsidRPr="00B25281">
          <w:rPr>
            <w:rStyle w:val="Hyperlink"/>
            <w:rFonts w:ascii="Times New Roman" w:hAnsi="Times New Roman" w:cs="Times New Roman"/>
            <w:noProof/>
            <w:color w:val="000000" w:themeColor="text1"/>
            <w:sz w:val="24"/>
            <w:szCs w:val="24"/>
            <w:lang w:val="en-US"/>
          </w:rPr>
          <w:t xml:space="preserve">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5</w:t>
        </w:r>
        <w:r w:rsidR="00D57B35" w:rsidRPr="00B25281">
          <w:rPr>
            <w:rStyle w:val="Hyperlink"/>
            <w:rFonts w:ascii="Times New Roman" w:hAnsi="Times New Roman" w:cs="Times New Roman"/>
            <w:noProof/>
            <w:color w:val="000000" w:themeColor="text1"/>
            <w:sz w:val="24"/>
            <w:szCs w:val="24"/>
            <w:lang w:val="en-US"/>
          </w:rPr>
          <w:t xml:space="preserve"> Spesifikasi minimum perangkat keras server yang digunakan untuk menganalisis</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_Toc24952908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III-12</w:t>
        </w:r>
        <w:r w:rsidR="00D57B35" w:rsidRPr="00B25281">
          <w:rPr>
            <w:rFonts w:ascii="Times New Roman" w:hAnsi="Times New Roman" w:cs="Times New Roman"/>
            <w:noProof/>
            <w:webHidden/>
            <w:color w:val="000000" w:themeColor="text1"/>
            <w:sz w:val="24"/>
            <w:szCs w:val="24"/>
          </w:rPr>
          <w:fldChar w:fldCharType="end"/>
        </w:r>
      </w:hyperlink>
    </w:p>
    <w:p w14:paraId="3899BCD1" w14:textId="6982D7D1"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09" w:history="1">
        <w:r w:rsidR="00D57B35" w:rsidRPr="00B25281">
          <w:rPr>
            <w:rStyle w:val="Hyperlink"/>
            <w:rFonts w:ascii="Times New Roman" w:hAnsi="Times New Roman" w:cs="Times New Roman"/>
            <w:noProof/>
            <w:color w:val="000000" w:themeColor="text1"/>
            <w:sz w:val="24"/>
            <w:szCs w:val="24"/>
          </w:rPr>
          <w:t xml:space="preserve">Tabel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6</w:t>
        </w:r>
        <w:r w:rsidR="00D57B35" w:rsidRPr="00B25281">
          <w:rPr>
            <w:rStyle w:val="Hyperlink"/>
            <w:rFonts w:ascii="Times New Roman" w:hAnsi="Times New Roman" w:cs="Times New Roman"/>
            <w:noProof/>
            <w:color w:val="000000" w:themeColor="text1"/>
            <w:sz w:val="24"/>
            <w:szCs w:val="24"/>
            <w:lang w:val="en-US"/>
          </w:rPr>
          <w:t xml:space="preserve"> Spesifikasi minimum perangkat keras client</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_Toc24952909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III-13</w:t>
        </w:r>
        <w:r w:rsidR="00D57B35" w:rsidRPr="00B25281">
          <w:rPr>
            <w:rFonts w:ascii="Times New Roman" w:hAnsi="Times New Roman" w:cs="Times New Roman"/>
            <w:noProof/>
            <w:webHidden/>
            <w:color w:val="000000" w:themeColor="text1"/>
            <w:sz w:val="24"/>
            <w:szCs w:val="24"/>
          </w:rPr>
          <w:fldChar w:fldCharType="end"/>
        </w:r>
      </w:hyperlink>
    </w:p>
    <w:p w14:paraId="7CED6F12" w14:textId="6751C238"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10" w:history="1">
        <w:r w:rsidR="00D57B35" w:rsidRPr="00B25281">
          <w:rPr>
            <w:rStyle w:val="Hyperlink"/>
            <w:rFonts w:ascii="Times New Roman" w:hAnsi="Times New Roman" w:cs="Times New Roman"/>
            <w:noProof/>
            <w:color w:val="000000" w:themeColor="text1"/>
            <w:sz w:val="24"/>
            <w:szCs w:val="24"/>
          </w:rPr>
          <w:t xml:space="preserve">Tabel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7</w:t>
        </w:r>
        <w:r w:rsidR="00D57B35" w:rsidRPr="00B25281">
          <w:rPr>
            <w:rStyle w:val="Hyperlink"/>
            <w:rFonts w:ascii="Times New Roman" w:hAnsi="Times New Roman" w:cs="Times New Roman"/>
            <w:noProof/>
            <w:color w:val="000000" w:themeColor="text1"/>
            <w:sz w:val="24"/>
            <w:szCs w:val="24"/>
            <w:lang w:val="en-US"/>
          </w:rPr>
          <w:t xml:space="preserve"> </w:t>
        </w:r>
        <w:r w:rsidR="00D57B35" w:rsidRPr="00B25281">
          <w:rPr>
            <w:rStyle w:val="Hyperlink"/>
            <w:rFonts w:ascii="Times New Roman" w:hAnsi="Times New Roman" w:cs="Times New Roman"/>
            <w:noProof/>
            <w:color w:val="000000" w:themeColor="text1"/>
            <w:sz w:val="24"/>
            <w:szCs w:val="24"/>
          </w:rPr>
          <w:t>Spesifikasi minimum perangkat lunak server yang digunakan untuk menganalisis</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_Toc24952910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III-13</w:t>
        </w:r>
        <w:r w:rsidR="00D57B35" w:rsidRPr="00B25281">
          <w:rPr>
            <w:rFonts w:ascii="Times New Roman" w:hAnsi="Times New Roman" w:cs="Times New Roman"/>
            <w:noProof/>
            <w:webHidden/>
            <w:color w:val="000000" w:themeColor="text1"/>
            <w:sz w:val="24"/>
            <w:szCs w:val="24"/>
          </w:rPr>
          <w:fldChar w:fldCharType="end"/>
        </w:r>
      </w:hyperlink>
    </w:p>
    <w:p w14:paraId="3BCAFAE1" w14:textId="55E8AC86" w:rsidR="00D57B35" w:rsidRPr="00B25281" w:rsidRDefault="00954DF7" w:rsidP="0026525A">
      <w:pPr>
        <w:pStyle w:val="TableofFigures"/>
        <w:tabs>
          <w:tab w:val="right" w:leader="dot" w:pos="8537"/>
        </w:tabs>
        <w:spacing w:line="300" w:lineRule="auto"/>
        <w:jc w:val="both"/>
        <w:rPr>
          <w:rFonts w:ascii="Times New Roman" w:eastAsiaTheme="minorEastAsia" w:hAnsi="Times New Roman" w:cs="Times New Roman"/>
          <w:noProof/>
          <w:color w:val="000000" w:themeColor="text1"/>
          <w:sz w:val="24"/>
          <w:szCs w:val="24"/>
          <w:lang w:val="en-US"/>
        </w:rPr>
      </w:pPr>
      <w:hyperlink w:anchor="_Toc24952911" w:history="1">
        <w:r w:rsidR="00D57B35" w:rsidRPr="00B25281">
          <w:rPr>
            <w:rStyle w:val="Hyperlink"/>
            <w:rFonts w:ascii="Times New Roman" w:hAnsi="Times New Roman" w:cs="Times New Roman"/>
            <w:noProof/>
            <w:color w:val="000000" w:themeColor="text1"/>
            <w:sz w:val="24"/>
            <w:szCs w:val="24"/>
          </w:rPr>
          <w:t xml:space="preserve">Tabel </w:t>
        </w:r>
        <w:r w:rsidR="00D57B35" w:rsidRPr="00B25281">
          <w:rPr>
            <w:rStyle w:val="Hyperlink"/>
            <w:rFonts w:ascii="Times New Roman" w:hAnsi="Times New Roman" w:cs="Times New Roman"/>
            <w:noProof/>
            <w:color w:val="000000" w:themeColor="text1"/>
            <w:sz w:val="24"/>
            <w:szCs w:val="24"/>
            <w:lang w:val="en-US"/>
          </w:rPr>
          <w:t>3.</w:t>
        </w:r>
        <w:r w:rsidR="00D57B35" w:rsidRPr="00B25281">
          <w:rPr>
            <w:rStyle w:val="Hyperlink"/>
            <w:rFonts w:ascii="Times New Roman" w:hAnsi="Times New Roman" w:cs="Times New Roman"/>
            <w:noProof/>
            <w:color w:val="000000" w:themeColor="text1"/>
            <w:sz w:val="24"/>
            <w:szCs w:val="24"/>
          </w:rPr>
          <w:t>8</w:t>
        </w:r>
        <w:r w:rsidR="00D57B35" w:rsidRPr="00B25281">
          <w:rPr>
            <w:rStyle w:val="Hyperlink"/>
            <w:rFonts w:ascii="Times New Roman" w:hAnsi="Times New Roman" w:cs="Times New Roman"/>
            <w:noProof/>
            <w:color w:val="000000" w:themeColor="text1"/>
            <w:sz w:val="24"/>
            <w:szCs w:val="24"/>
            <w:lang w:val="en-US"/>
          </w:rPr>
          <w:t xml:space="preserve"> </w:t>
        </w:r>
        <w:r w:rsidR="00D57B35" w:rsidRPr="00B25281">
          <w:rPr>
            <w:rStyle w:val="Hyperlink"/>
            <w:rFonts w:ascii="Times New Roman" w:hAnsi="Times New Roman" w:cs="Times New Roman"/>
            <w:noProof/>
            <w:color w:val="000000" w:themeColor="text1"/>
            <w:sz w:val="24"/>
            <w:szCs w:val="24"/>
          </w:rPr>
          <w:t>Spesifikasi minimum perangkat lunak client</w:t>
        </w:r>
        <w:r w:rsidR="00D57B35" w:rsidRPr="00B25281">
          <w:rPr>
            <w:rFonts w:ascii="Times New Roman" w:hAnsi="Times New Roman" w:cs="Times New Roman"/>
            <w:noProof/>
            <w:webHidden/>
            <w:color w:val="000000" w:themeColor="text1"/>
            <w:sz w:val="24"/>
            <w:szCs w:val="24"/>
          </w:rPr>
          <w:tab/>
        </w:r>
        <w:r w:rsidR="00D57B35" w:rsidRPr="00B25281">
          <w:rPr>
            <w:rFonts w:ascii="Times New Roman" w:hAnsi="Times New Roman" w:cs="Times New Roman"/>
            <w:noProof/>
            <w:webHidden/>
            <w:color w:val="000000" w:themeColor="text1"/>
            <w:sz w:val="24"/>
            <w:szCs w:val="24"/>
          </w:rPr>
          <w:fldChar w:fldCharType="begin"/>
        </w:r>
        <w:r w:rsidR="00D57B35" w:rsidRPr="00B25281">
          <w:rPr>
            <w:rFonts w:ascii="Times New Roman" w:hAnsi="Times New Roman" w:cs="Times New Roman"/>
            <w:noProof/>
            <w:webHidden/>
            <w:color w:val="000000" w:themeColor="text1"/>
            <w:sz w:val="24"/>
            <w:szCs w:val="24"/>
          </w:rPr>
          <w:instrText xml:space="preserve"> PAGEREF _Toc24952911 \h </w:instrText>
        </w:r>
        <w:r w:rsidR="00D57B35" w:rsidRPr="00B25281">
          <w:rPr>
            <w:rFonts w:ascii="Times New Roman" w:hAnsi="Times New Roman" w:cs="Times New Roman"/>
            <w:noProof/>
            <w:webHidden/>
            <w:color w:val="000000" w:themeColor="text1"/>
            <w:sz w:val="24"/>
            <w:szCs w:val="24"/>
          </w:rPr>
        </w:r>
        <w:r w:rsidR="00D57B35" w:rsidRPr="00B25281">
          <w:rPr>
            <w:rFonts w:ascii="Times New Roman" w:hAnsi="Times New Roman" w:cs="Times New Roman"/>
            <w:noProof/>
            <w:webHidden/>
            <w:color w:val="000000" w:themeColor="text1"/>
            <w:sz w:val="24"/>
            <w:szCs w:val="24"/>
          </w:rPr>
          <w:fldChar w:fldCharType="separate"/>
        </w:r>
        <w:r w:rsidR="00332389" w:rsidRPr="00B25281">
          <w:rPr>
            <w:rFonts w:ascii="Times New Roman" w:hAnsi="Times New Roman" w:cs="Times New Roman"/>
            <w:noProof/>
            <w:webHidden/>
            <w:color w:val="000000" w:themeColor="text1"/>
            <w:sz w:val="24"/>
            <w:szCs w:val="24"/>
          </w:rPr>
          <w:t>III-13</w:t>
        </w:r>
        <w:r w:rsidR="00D57B35" w:rsidRPr="00B25281">
          <w:rPr>
            <w:rFonts w:ascii="Times New Roman" w:hAnsi="Times New Roman" w:cs="Times New Roman"/>
            <w:noProof/>
            <w:webHidden/>
            <w:color w:val="000000" w:themeColor="text1"/>
            <w:sz w:val="24"/>
            <w:szCs w:val="24"/>
          </w:rPr>
          <w:fldChar w:fldCharType="end"/>
        </w:r>
      </w:hyperlink>
    </w:p>
    <w:p w14:paraId="75074E98" w14:textId="77777777" w:rsidR="00D57B35" w:rsidRPr="00B25281" w:rsidRDefault="00D57B35" w:rsidP="0026525A">
      <w:pPr>
        <w:spacing w:line="30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fldChar w:fldCharType="end"/>
      </w:r>
    </w:p>
    <w:p w14:paraId="345F1AA6" w14:textId="77777777" w:rsidR="009A2446" w:rsidRPr="00B25281" w:rsidRDefault="009A2446" w:rsidP="009A2446">
      <w:pPr>
        <w:rPr>
          <w:rFonts w:ascii="Times New Roman" w:hAnsi="Times New Roman" w:cs="Times New Roman"/>
          <w:color w:val="000000" w:themeColor="text1"/>
          <w:sz w:val="24"/>
          <w:szCs w:val="24"/>
          <w:lang w:val="en-US"/>
        </w:rPr>
      </w:pPr>
    </w:p>
    <w:p w14:paraId="3F8E2ED7" w14:textId="77777777" w:rsidR="009A2446" w:rsidRPr="00B25281" w:rsidRDefault="009A2446">
      <w:pP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br w:type="page"/>
      </w:r>
    </w:p>
    <w:p w14:paraId="3BAB479F" w14:textId="4B2EC883" w:rsidR="009A2446" w:rsidRPr="00B25281" w:rsidRDefault="009A2446" w:rsidP="002A037C">
      <w:pPr>
        <w:pStyle w:val="Heading1"/>
        <w:numPr>
          <w:ilvl w:val="0"/>
          <w:numId w:val="0"/>
        </w:numPr>
        <w:spacing w:line="360" w:lineRule="auto"/>
        <w:jc w:val="center"/>
        <w:rPr>
          <w:rFonts w:ascii="Times New Roman" w:hAnsi="Times New Roman" w:cs="Times New Roman"/>
          <w:b/>
          <w:color w:val="000000" w:themeColor="text1"/>
          <w:sz w:val="24"/>
          <w:szCs w:val="24"/>
          <w:lang w:val="en-US"/>
        </w:rPr>
      </w:pPr>
      <w:bookmarkStart w:id="6" w:name="_Toc24963150"/>
      <w:r w:rsidRPr="00B25281">
        <w:rPr>
          <w:rFonts w:ascii="Times New Roman" w:hAnsi="Times New Roman" w:cs="Times New Roman"/>
          <w:b/>
          <w:color w:val="000000" w:themeColor="text1"/>
          <w:sz w:val="24"/>
          <w:szCs w:val="24"/>
          <w:lang w:val="en-US"/>
        </w:rPr>
        <w:lastRenderedPageBreak/>
        <w:t>DAFTAR SIMBOL</w:t>
      </w:r>
      <w:bookmarkEnd w:id="6"/>
    </w:p>
    <w:p w14:paraId="5809962D" w14:textId="77777777" w:rsidR="009A2446" w:rsidRPr="00B25281" w:rsidRDefault="009A2446" w:rsidP="009A2446">
      <w:pPr>
        <w:rPr>
          <w:rFonts w:ascii="Times New Roman" w:hAnsi="Times New Roman" w:cs="Times New Roman"/>
          <w:color w:val="000000" w:themeColor="text1"/>
          <w:sz w:val="24"/>
          <w:szCs w:val="24"/>
          <w:lang w:val="en-US"/>
        </w:rPr>
      </w:pPr>
    </w:p>
    <w:p w14:paraId="1052D2DD" w14:textId="77777777" w:rsidR="002A037C" w:rsidRPr="00B25281" w:rsidRDefault="002A037C" w:rsidP="002A037C">
      <w:pPr>
        <w:pStyle w:val="ListParagraph"/>
        <w:spacing w:after="0" w:line="360" w:lineRule="auto"/>
        <w:rPr>
          <w:rFonts w:ascii="Times New Roman" w:hAnsi="Times New Roman" w:cs="Times New Roman"/>
          <w:b/>
          <w:color w:val="000000" w:themeColor="text1"/>
          <w:sz w:val="24"/>
          <w:szCs w:val="24"/>
        </w:rPr>
      </w:pPr>
    </w:p>
    <w:p w14:paraId="6A934C56" w14:textId="52AA9F5A" w:rsidR="009A2446" w:rsidRPr="00B25281" w:rsidRDefault="009A2446" w:rsidP="005E3737">
      <w:pPr>
        <w:rPr>
          <w:rFonts w:ascii="Times New Roman" w:hAnsi="Times New Roman" w:cs="Times New Roman"/>
          <w:color w:val="000000" w:themeColor="text1"/>
          <w:sz w:val="24"/>
          <w:szCs w:val="24"/>
          <w:lang w:val="en-US"/>
        </w:rPr>
      </w:pPr>
    </w:p>
    <w:p w14:paraId="76B015EF" w14:textId="5C4674A6" w:rsidR="002A037C" w:rsidRPr="00B25281" w:rsidRDefault="002A037C" w:rsidP="005E3737">
      <w:pPr>
        <w:rPr>
          <w:rFonts w:ascii="Times New Roman" w:hAnsi="Times New Roman" w:cs="Times New Roman"/>
          <w:color w:val="000000" w:themeColor="text1"/>
          <w:sz w:val="24"/>
          <w:szCs w:val="24"/>
          <w:lang w:val="en-US"/>
        </w:rPr>
      </w:pPr>
    </w:p>
    <w:p w14:paraId="15F5E3D7" w14:textId="2F5FEB39" w:rsidR="002A037C" w:rsidRPr="00B25281" w:rsidRDefault="002A037C" w:rsidP="005E3737">
      <w:pPr>
        <w:rPr>
          <w:rFonts w:ascii="Times New Roman" w:hAnsi="Times New Roman" w:cs="Times New Roman"/>
          <w:color w:val="000000" w:themeColor="text1"/>
          <w:sz w:val="24"/>
          <w:szCs w:val="24"/>
          <w:lang w:val="en-US"/>
        </w:rPr>
      </w:pPr>
    </w:p>
    <w:p w14:paraId="0DCFAD25" w14:textId="77777777" w:rsidR="005C717A" w:rsidRPr="00B25281" w:rsidRDefault="005C717A" w:rsidP="005E3737">
      <w:pPr>
        <w:rPr>
          <w:rFonts w:ascii="Times New Roman" w:hAnsi="Times New Roman" w:cs="Times New Roman"/>
          <w:color w:val="000000" w:themeColor="text1"/>
          <w:sz w:val="24"/>
          <w:szCs w:val="24"/>
          <w:lang w:val="en-US"/>
        </w:rPr>
      </w:pPr>
    </w:p>
    <w:p w14:paraId="2FE47EEC" w14:textId="715A109E" w:rsidR="005E3737" w:rsidRPr="00B25281" w:rsidRDefault="005E3737" w:rsidP="005C717A">
      <w:pPr>
        <w:ind w:left="360"/>
        <w:rPr>
          <w:rFonts w:ascii="Times New Roman" w:hAnsi="Times New Roman" w:cs="Times New Roman"/>
          <w:b/>
          <w:color w:val="000000" w:themeColor="text1"/>
          <w:sz w:val="24"/>
          <w:szCs w:val="24"/>
          <w:lang w:val="en-US"/>
        </w:rPr>
      </w:pPr>
    </w:p>
    <w:p w14:paraId="0ECBA0FA" w14:textId="65998047" w:rsidR="005E3737" w:rsidRPr="00B25281" w:rsidRDefault="005C717A" w:rsidP="005C717A">
      <w:pPr>
        <w:pStyle w:val="ListParagraph"/>
        <w:numPr>
          <w:ilvl w:val="0"/>
          <w:numId w:val="1"/>
        </w:numPr>
        <w:rPr>
          <w:rFonts w:ascii="Times New Roman" w:hAnsi="Times New Roman" w:cs="Times New Roman"/>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color w:val="000000" w:themeColor="text1"/>
          <w:sz w:val="24"/>
          <w:szCs w:val="24"/>
          <w:lang w:val="en-US"/>
        </w:rPr>
        <w:t>Class Diagram</w:t>
      </w:r>
    </w:p>
    <w:p w14:paraId="4CDB1A2E" w14:textId="77777777" w:rsidR="005C717A" w:rsidRPr="00B25281" w:rsidRDefault="005C717A" w:rsidP="005C717A">
      <w:pPr>
        <w:pStyle w:val="ListParagraph"/>
        <w:rPr>
          <w:rFonts w:ascii="Times New Roman" w:hAnsi="Times New Roman" w:cs="Times New Roman"/>
          <w:color w:val="000000" w:themeColor="text1"/>
          <w:sz w:val="24"/>
          <w:szCs w:val="24"/>
          <w:lang w:val="en-US"/>
        </w:rPr>
      </w:pPr>
    </w:p>
    <w:tbl>
      <w:tblPr>
        <w:tblpPr w:leftFromText="180" w:rightFromText="180" w:vertAnchor="page" w:horzAnchor="margin" w:tblpXSpec="right" w:tblpY="3105"/>
        <w:tblW w:w="6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543"/>
        <w:gridCol w:w="1487"/>
        <w:gridCol w:w="13"/>
        <w:gridCol w:w="2435"/>
      </w:tblGrid>
      <w:tr w:rsidR="00B25281" w:rsidRPr="00B25281" w14:paraId="709C1ADA" w14:textId="77777777" w:rsidTr="00B06C37">
        <w:trPr>
          <w:trHeight w:val="350"/>
        </w:trPr>
        <w:tc>
          <w:tcPr>
            <w:tcW w:w="533" w:type="dxa"/>
            <w:shd w:val="clear" w:color="auto" w:fill="auto"/>
            <w:vAlign w:val="center"/>
          </w:tcPr>
          <w:p w14:paraId="3DA86513" w14:textId="77777777" w:rsidR="005C717A" w:rsidRPr="00B25281" w:rsidRDefault="005C717A" w:rsidP="005C717A">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No.</w:t>
            </w:r>
          </w:p>
        </w:tc>
        <w:tc>
          <w:tcPr>
            <w:tcW w:w="1557" w:type="dxa"/>
            <w:shd w:val="clear" w:color="auto" w:fill="auto"/>
            <w:vAlign w:val="center"/>
          </w:tcPr>
          <w:p w14:paraId="003A5D27" w14:textId="77777777" w:rsidR="005C717A" w:rsidRPr="00B25281" w:rsidRDefault="005C717A" w:rsidP="005C717A">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Simbol</w:t>
            </w:r>
          </w:p>
        </w:tc>
        <w:tc>
          <w:tcPr>
            <w:tcW w:w="1502" w:type="dxa"/>
            <w:gridSpan w:val="2"/>
            <w:shd w:val="clear" w:color="auto" w:fill="auto"/>
            <w:vAlign w:val="center"/>
          </w:tcPr>
          <w:p w14:paraId="5A144D13" w14:textId="77777777" w:rsidR="005C717A" w:rsidRPr="00B25281" w:rsidRDefault="005C717A" w:rsidP="005C717A">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Nama</w:t>
            </w:r>
          </w:p>
        </w:tc>
        <w:tc>
          <w:tcPr>
            <w:tcW w:w="2456" w:type="dxa"/>
            <w:shd w:val="clear" w:color="auto" w:fill="auto"/>
            <w:vAlign w:val="center"/>
          </w:tcPr>
          <w:p w14:paraId="57DDBCAD" w14:textId="77777777" w:rsidR="005C717A" w:rsidRPr="00B25281" w:rsidRDefault="005C717A" w:rsidP="005C717A">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Keterangan</w:t>
            </w:r>
          </w:p>
        </w:tc>
      </w:tr>
      <w:tr w:rsidR="00B25281" w:rsidRPr="00B25281" w14:paraId="76094EF2" w14:textId="77777777" w:rsidTr="005C717A">
        <w:trPr>
          <w:trHeight w:val="1808"/>
        </w:trPr>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14:paraId="2FBF0D84"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w:t>
            </w:r>
          </w:p>
        </w:tc>
        <w:tc>
          <w:tcPr>
            <w:tcW w:w="1557" w:type="dxa"/>
            <w:tcBorders>
              <w:top w:val="single" w:sz="4" w:space="0" w:color="auto"/>
              <w:left w:val="single" w:sz="4" w:space="0" w:color="auto"/>
              <w:bottom w:val="single" w:sz="4" w:space="0" w:color="auto"/>
              <w:right w:val="single" w:sz="4" w:space="0" w:color="auto"/>
            </w:tcBorders>
            <w:shd w:val="clear" w:color="auto" w:fill="auto"/>
            <w:vAlign w:val="center"/>
          </w:tcPr>
          <w:p w14:paraId="4F763F38"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anchor distT="0" distB="0" distL="114300" distR="114300" simplePos="0" relativeHeight="251673600" behindDoc="0" locked="0" layoutInCell="1" allowOverlap="1" wp14:anchorId="6D751A36" wp14:editId="407B89BF">
                  <wp:simplePos x="0" y="0"/>
                  <wp:positionH relativeFrom="column">
                    <wp:posOffset>55880</wp:posOffset>
                  </wp:positionH>
                  <wp:positionV relativeFrom="paragraph">
                    <wp:posOffset>136525</wp:posOffset>
                  </wp:positionV>
                  <wp:extent cx="651510" cy="358140"/>
                  <wp:effectExtent l="0" t="0" r="0" b="381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pic:spPr>
                      </pic:pic>
                    </a:graphicData>
                  </a:graphic>
                  <wp14:sizeRelH relativeFrom="margin">
                    <wp14:pctWidth>0</wp14:pctWidth>
                  </wp14:sizeRelH>
                  <wp14:sizeRelV relativeFrom="margin">
                    <wp14:pctHeight>0</wp14:pctHeight>
                  </wp14:sizeRelV>
                </wp:anchor>
              </w:drawing>
            </w:r>
          </w:p>
        </w:tc>
        <w:tc>
          <w:tcPr>
            <w:tcW w:w="1489" w:type="dxa"/>
            <w:tcBorders>
              <w:top w:val="single" w:sz="4" w:space="0" w:color="auto"/>
              <w:left w:val="single" w:sz="4" w:space="0" w:color="auto"/>
              <w:bottom w:val="single" w:sz="4" w:space="0" w:color="auto"/>
              <w:right w:val="single" w:sz="4" w:space="0" w:color="auto"/>
            </w:tcBorders>
            <w:shd w:val="clear" w:color="auto" w:fill="auto"/>
          </w:tcPr>
          <w:p w14:paraId="06641F04"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i/>
                <w:color w:val="000000" w:themeColor="text1"/>
                <w:sz w:val="24"/>
                <w:szCs w:val="24"/>
              </w:rPr>
              <w:t>Class</w:t>
            </w:r>
          </w:p>
        </w:tc>
        <w:tc>
          <w:tcPr>
            <w:tcW w:w="2469" w:type="dxa"/>
            <w:gridSpan w:val="2"/>
            <w:tcBorders>
              <w:top w:val="single" w:sz="4" w:space="0" w:color="auto"/>
              <w:left w:val="single" w:sz="4" w:space="0" w:color="auto"/>
              <w:bottom w:val="single" w:sz="4" w:space="0" w:color="auto"/>
              <w:right w:val="single" w:sz="4" w:space="0" w:color="auto"/>
            </w:tcBorders>
            <w:shd w:val="clear" w:color="auto" w:fill="auto"/>
          </w:tcPr>
          <w:p w14:paraId="4A067D7F" w14:textId="77777777" w:rsidR="005C717A" w:rsidRPr="00B25281" w:rsidRDefault="005C717A" w:rsidP="005C717A">
            <w:pPr>
              <w:tabs>
                <w:tab w:val="left" w:pos="780"/>
              </w:tabs>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Himpunan dari objek - objek yang berbagi atribut serta operasi yang sama.</w:t>
            </w:r>
          </w:p>
        </w:tc>
      </w:tr>
      <w:tr w:rsidR="00B25281" w:rsidRPr="00B25281" w14:paraId="676A20B1" w14:textId="77777777" w:rsidTr="005C717A">
        <w:trPr>
          <w:trHeight w:val="1582"/>
        </w:trPr>
        <w:tc>
          <w:tcPr>
            <w:tcW w:w="533" w:type="dxa"/>
            <w:shd w:val="clear" w:color="auto" w:fill="auto"/>
            <w:vAlign w:val="center"/>
          </w:tcPr>
          <w:p w14:paraId="5E2683A3"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2</w:t>
            </w:r>
          </w:p>
        </w:tc>
        <w:tc>
          <w:tcPr>
            <w:tcW w:w="1557" w:type="dxa"/>
            <w:shd w:val="clear" w:color="auto" w:fill="auto"/>
            <w:vAlign w:val="center"/>
          </w:tcPr>
          <w:p w14:paraId="0694E972"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anchor distT="0" distB="0" distL="114300" distR="114300" simplePos="0" relativeHeight="251672576" behindDoc="0" locked="0" layoutInCell="1" allowOverlap="1" wp14:anchorId="5E602F3D" wp14:editId="2B01229C">
                  <wp:simplePos x="0" y="0"/>
                  <wp:positionH relativeFrom="column">
                    <wp:posOffset>146050</wp:posOffset>
                  </wp:positionH>
                  <wp:positionV relativeFrom="paragraph">
                    <wp:posOffset>-5080</wp:posOffset>
                  </wp:positionV>
                  <wp:extent cx="615315" cy="208280"/>
                  <wp:effectExtent l="0" t="0" r="0" b="127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pic:spPr>
                      </pic:pic>
                    </a:graphicData>
                  </a:graphic>
                  <wp14:sizeRelH relativeFrom="margin">
                    <wp14:pctWidth>0</wp14:pctWidth>
                  </wp14:sizeRelH>
                  <wp14:sizeRelV relativeFrom="margin">
                    <wp14:pctHeight>0</wp14:pctHeight>
                  </wp14:sizeRelV>
                </wp:anchor>
              </w:drawing>
            </w:r>
          </w:p>
        </w:tc>
        <w:tc>
          <w:tcPr>
            <w:tcW w:w="1489" w:type="dxa"/>
            <w:shd w:val="clear" w:color="auto" w:fill="auto"/>
          </w:tcPr>
          <w:p w14:paraId="19CC7D1A"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i/>
                <w:color w:val="000000" w:themeColor="text1"/>
                <w:sz w:val="24"/>
                <w:szCs w:val="24"/>
              </w:rPr>
              <w:t>Dependency</w:t>
            </w:r>
          </w:p>
        </w:tc>
        <w:tc>
          <w:tcPr>
            <w:tcW w:w="2469" w:type="dxa"/>
            <w:gridSpan w:val="2"/>
            <w:shd w:val="clear" w:color="auto" w:fill="auto"/>
          </w:tcPr>
          <w:p w14:paraId="54E81B3F" w14:textId="77777777" w:rsidR="005C717A" w:rsidRPr="00B25281" w:rsidRDefault="005C717A" w:rsidP="005C717A">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 xml:space="preserve">Hubungan dimana perubahan yang terjadi pada suatu elemen mandiri </w:t>
            </w:r>
            <w:r w:rsidRPr="00B25281">
              <w:rPr>
                <w:rFonts w:ascii="Times New Roman" w:hAnsi="Times New Roman" w:cs="Times New Roman"/>
                <w:i/>
                <w:color w:val="000000" w:themeColor="text1"/>
                <w:sz w:val="24"/>
                <w:szCs w:val="24"/>
              </w:rPr>
              <w:t>(independent)</w:t>
            </w:r>
            <w:r w:rsidRPr="00B25281">
              <w:rPr>
                <w:rFonts w:ascii="Times New Roman" w:hAnsi="Times New Roman" w:cs="Times New Roman"/>
                <w:color w:val="000000" w:themeColor="text1"/>
                <w:sz w:val="24"/>
                <w:szCs w:val="24"/>
              </w:rPr>
              <w:t xml:space="preserve"> akan mempegaruhi elemen yang bergantung padanya elemen yang tidak mandiri.</w:t>
            </w:r>
          </w:p>
        </w:tc>
      </w:tr>
    </w:tbl>
    <w:p w14:paraId="166E7E1D" w14:textId="44C60A7E" w:rsidR="005C717A" w:rsidRPr="00B25281" w:rsidRDefault="005C717A" w:rsidP="005C717A">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Sequence</w:t>
      </w:r>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Diagram</w:t>
      </w:r>
    </w:p>
    <w:tbl>
      <w:tblPr>
        <w:tblW w:w="6104"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613"/>
        <w:gridCol w:w="1433"/>
        <w:gridCol w:w="2488"/>
      </w:tblGrid>
      <w:tr w:rsidR="00B25281" w:rsidRPr="00B25281" w14:paraId="31EE92E8" w14:textId="77777777" w:rsidTr="0025133D">
        <w:trPr>
          <w:trHeight w:val="417"/>
        </w:trPr>
        <w:tc>
          <w:tcPr>
            <w:tcW w:w="540" w:type="dxa"/>
            <w:shd w:val="clear" w:color="auto" w:fill="auto"/>
            <w:vAlign w:val="center"/>
          </w:tcPr>
          <w:p w14:paraId="7E02A8E0" w14:textId="77777777" w:rsidR="0025133D" w:rsidRPr="00B25281" w:rsidRDefault="0025133D" w:rsidP="0025133D">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No.</w:t>
            </w:r>
          </w:p>
        </w:tc>
        <w:tc>
          <w:tcPr>
            <w:tcW w:w="1620" w:type="dxa"/>
            <w:shd w:val="clear" w:color="auto" w:fill="auto"/>
            <w:vAlign w:val="center"/>
          </w:tcPr>
          <w:p w14:paraId="47159502" w14:textId="07756F07" w:rsidR="0025133D" w:rsidRPr="00B25281" w:rsidRDefault="0025133D" w:rsidP="0025133D">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Simbol</w:t>
            </w:r>
          </w:p>
        </w:tc>
        <w:tc>
          <w:tcPr>
            <w:tcW w:w="1440" w:type="dxa"/>
            <w:shd w:val="clear" w:color="auto" w:fill="auto"/>
            <w:vAlign w:val="center"/>
          </w:tcPr>
          <w:p w14:paraId="22023C7A" w14:textId="23B48E0A" w:rsidR="0025133D" w:rsidRPr="00B25281" w:rsidRDefault="0025133D" w:rsidP="0025133D">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Nama</w:t>
            </w:r>
          </w:p>
        </w:tc>
        <w:tc>
          <w:tcPr>
            <w:tcW w:w="2504" w:type="dxa"/>
            <w:shd w:val="clear" w:color="auto" w:fill="auto"/>
            <w:vAlign w:val="center"/>
          </w:tcPr>
          <w:p w14:paraId="4AD6EA7D" w14:textId="77777777" w:rsidR="0025133D" w:rsidRPr="00B25281" w:rsidRDefault="0025133D" w:rsidP="0025133D">
            <w:pPr>
              <w:spacing w:line="240" w:lineRule="auto"/>
              <w:jc w:val="center"/>
              <w:rPr>
                <w:rFonts w:ascii="Times New Roman" w:hAnsi="Times New Roman" w:cs="Times New Roman"/>
                <w:b/>
                <w:color w:val="000000" w:themeColor="text1"/>
                <w:sz w:val="24"/>
                <w:szCs w:val="24"/>
              </w:rPr>
            </w:pPr>
            <w:r w:rsidRPr="00B25281">
              <w:rPr>
                <w:rFonts w:ascii="Times New Roman" w:hAnsi="Times New Roman" w:cs="Times New Roman"/>
                <w:b/>
                <w:color w:val="000000" w:themeColor="text1"/>
                <w:sz w:val="24"/>
                <w:szCs w:val="24"/>
              </w:rPr>
              <w:t>Keterangan</w:t>
            </w:r>
          </w:p>
        </w:tc>
      </w:tr>
      <w:tr w:rsidR="00B25281" w:rsidRPr="00B25281" w14:paraId="74A5D2AE" w14:textId="77777777" w:rsidTr="0025133D">
        <w:trPr>
          <w:trHeight w:val="949"/>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8868B6D" w14:textId="77777777" w:rsidR="0025133D" w:rsidRPr="00B25281" w:rsidRDefault="0025133D" w:rsidP="0025133D">
            <w:pPr>
              <w:spacing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4C9F9077" w14:textId="3A21B20B" w:rsidR="0025133D" w:rsidRPr="00B25281" w:rsidRDefault="0025133D" w:rsidP="0025133D">
            <w:pPr>
              <w:spacing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anchor distT="0" distB="0" distL="114300" distR="114300" simplePos="0" relativeHeight="251684864" behindDoc="0" locked="0" layoutInCell="1" allowOverlap="1" wp14:anchorId="4F903DB9" wp14:editId="6A1E1D6B">
                  <wp:simplePos x="0" y="0"/>
                  <wp:positionH relativeFrom="column">
                    <wp:posOffset>159385</wp:posOffset>
                  </wp:positionH>
                  <wp:positionV relativeFrom="paragraph">
                    <wp:posOffset>53340</wp:posOffset>
                  </wp:positionV>
                  <wp:extent cx="352425" cy="399415"/>
                  <wp:effectExtent l="0" t="0" r="9525"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 cy="399415"/>
                          </a:xfrm>
                          <a:prstGeom prst="rect">
                            <a:avLst/>
                          </a:prstGeom>
                          <a:noFill/>
                        </pic:spPr>
                      </pic:pic>
                    </a:graphicData>
                  </a:graphic>
                  <wp14:sizeRelH relativeFrom="margin">
                    <wp14:pctWidth>0</wp14:pctWidth>
                  </wp14:sizeRelH>
                  <wp14:sizeRelV relativeFrom="margin">
                    <wp14:pctHeight>0</wp14:pctHeight>
                  </wp14:sizeRelV>
                </wp:anchor>
              </w:drawing>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760418" w14:textId="379ACDC3"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Actor</w:t>
            </w:r>
          </w:p>
        </w:tc>
        <w:tc>
          <w:tcPr>
            <w:tcW w:w="2504" w:type="dxa"/>
            <w:tcBorders>
              <w:top w:val="single" w:sz="4" w:space="0" w:color="auto"/>
              <w:left w:val="single" w:sz="4" w:space="0" w:color="auto"/>
              <w:bottom w:val="single" w:sz="4" w:space="0" w:color="auto"/>
              <w:right w:val="single" w:sz="4" w:space="0" w:color="auto"/>
            </w:tcBorders>
            <w:shd w:val="clear" w:color="auto" w:fill="auto"/>
          </w:tcPr>
          <w:p w14:paraId="6A87BE8B" w14:textId="61D86237" w:rsidR="0025133D" w:rsidRPr="00B25281" w:rsidRDefault="0025133D" w:rsidP="0025133D">
            <w:pPr>
              <w:tabs>
                <w:tab w:val="left" w:pos="780"/>
              </w:tabs>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Menggambarkan orang yang berinteraksi dengan sistem.</w:t>
            </w:r>
          </w:p>
        </w:tc>
      </w:tr>
      <w:tr w:rsidR="00B25281" w:rsidRPr="00B25281" w14:paraId="00C0F9C1" w14:textId="77777777" w:rsidTr="0025133D">
        <w:trPr>
          <w:trHeight w:val="830"/>
        </w:trPr>
        <w:tc>
          <w:tcPr>
            <w:tcW w:w="540" w:type="dxa"/>
            <w:shd w:val="clear" w:color="auto" w:fill="auto"/>
            <w:vAlign w:val="center"/>
          </w:tcPr>
          <w:p w14:paraId="1890448A" w14:textId="77777777" w:rsidR="0025133D" w:rsidRPr="00B25281" w:rsidRDefault="0025133D" w:rsidP="0025133D">
            <w:pPr>
              <w:spacing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2</w:t>
            </w:r>
          </w:p>
        </w:tc>
        <w:tc>
          <w:tcPr>
            <w:tcW w:w="1620" w:type="dxa"/>
            <w:shd w:val="clear" w:color="auto" w:fill="auto"/>
            <w:vAlign w:val="center"/>
          </w:tcPr>
          <w:p w14:paraId="32D18533" w14:textId="77777777" w:rsidR="0025133D" w:rsidRPr="00B25281" w:rsidRDefault="0025133D" w:rsidP="0025133D">
            <w:pPr>
              <w:spacing w:line="240" w:lineRule="auto"/>
              <w:rPr>
                <w:rFonts w:ascii="Times New Roman" w:hAnsi="Times New Roman" w:cs="Times New Roman"/>
                <w:color w:val="000000" w:themeColor="text1"/>
                <w:sz w:val="24"/>
                <w:szCs w:val="24"/>
              </w:rPr>
            </w:pPr>
          </w:p>
          <w:p w14:paraId="71A22830" w14:textId="59B93FCD" w:rsidR="0025133D" w:rsidRPr="00B25281" w:rsidRDefault="0025133D" w:rsidP="0025133D">
            <w:pPr>
              <w:spacing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0993BD6F" wp14:editId="7417433C">
                  <wp:extent cx="553673" cy="4034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39" cy="407794"/>
                          </a:xfrm>
                          <a:prstGeom prst="rect">
                            <a:avLst/>
                          </a:prstGeom>
                          <a:noFill/>
                          <a:ln>
                            <a:noFill/>
                          </a:ln>
                        </pic:spPr>
                      </pic:pic>
                    </a:graphicData>
                  </a:graphic>
                </wp:inline>
              </w:drawing>
            </w:r>
          </w:p>
        </w:tc>
        <w:tc>
          <w:tcPr>
            <w:tcW w:w="1440" w:type="dxa"/>
            <w:shd w:val="clear" w:color="auto" w:fill="auto"/>
          </w:tcPr>
          <w:p w14:paraId="74ECB345" w14:textId="5E95B64D"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Entity Class</w:t>
            </w:r>
          </w:p>
        </w:tc>
        <w:tc>
          <w:tcPr>
            <w:tcW w:w="2504" w:type="dxa"/>
            <w:shd w:val="clear" w:color="auto" w:fill="auto"/>
          </w:tcPr>
          <w:p w14:paraId="37A64565" w14:textId="74BCB978" w:rsidR="0025133D" w:rsidRPr="00B25281" w:rsidRDefault="0025133D" w:rsidP="0025133D">
            <w:pPr>
              <w:spacing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Menggambarkan hubungan kegiatan yang akan dilakukan.</w:t>
            </w:r>
          </w:p>
        </w:tc>
      </w:tr>
      <w:tr w:rsidR="00B25281" w:rsidRPr="00B25281" w14:paraId="72159575" w14:textId="77777777" w:rsidTr="0025133D">
        <w:trPr>
          <w:trHeight w:val="830"/>
        </w:trPr>
        <w:tc>
          <w:tcPr>
            <w:tcW w:w="540" w:type="dxa"/>
            <w:shd w:val="clear" w:color="auto" w:fill="auto"/>
            <w:vAlign w:val="center"/>
          </w:tcPr>
          <w:p w14:paraId="75A4271A" w14:textId="29640FAD" w:rsidR="0025133D" w:rsidRPr="00B25281" w:rsidRDefault="0025133D" w:rsidP="0025133D">
            <w:pPr>
              <w:spacing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3</w:t>
            </w:r>
          </w:p>
        </w:tc>
        <w:tc>
          <w:tcPr>
            <w:tcW w:w="1620" w:type="dxa"/>
            <w:shd w:val="clear" w:color="auto" w:fill="auto"/>
            <w:vAlign w:val="center"/>
          </w:tcPr>
          <w:p w14:paraId="48E56982" w14:textId="77777777" w:rsidR="0025133D" w:rsidRPr="00B25281" w:rsidRDefault="0025133D" w:rsidP="0025133D">
            <w:pPr>
              <w:spacing w:line="240" w:lineRule="auto"/>
              <w:jc w:val="center"/>
              <w:rPr>
                <w:rFonts w:ascii="Times New Roman" w:hAnsi="Times New Roman" w:cs="Times New Roman"/>
                <w:noProof/>
                <w:color w:val="000000" w:themeColor="text1"/>
                <w:sz w:val="24"/>
                <w:szCs w:val="24"/>
              </w:rPr>
            </w:pPr>
          </w:p>
          <w:p w14:paraId="357CFB72" w14:textId="2AEFB452" w:rsidR="0025133D" w:rsidRPr="00B25281" w:rsidRDefault="0025133D" w:rsidP="0025133D">
            <w:pPr>
              <w:spacing w:line="240" w:lineRule="auto"/>
              <w:jc w:val="center"/>
              <w:rPr>
                <w:rFonts w:ascii="Times New Roman" w:hAnsi="Times New Roman" w:cs="Times New Roman"/>
                <w:noProof/>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1ED31942" wp14:editId="3CBF39A0">
                  <wp:extent cx="620197" cy="451921"/>
                  <wp:effectExtent l="0" t="0" r="889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47" cy="460264"/>
                          </a:xfrm>
                          <a:prstGeom prst="rect">
                            <a:avLst/>
                          </a:prstGeom>
                          <a:noFill/>
                          <a:ln>
                            <a:noFill/>
                          </a:ln>
                        </pic:spPr>
                      </pic:pic>
                    </a:graphicData>
                  </a:graphic>
                </wp:inline>
              </w:drawing>
            </w:r>
          </w:p>
        </w:tc>
        <w:tc>
          <w:tcPr>
            <w:tcW w:w="1440" w:type="dxa"/>
            <w:shd w:val="clear" w:color="auto" w:fill="auto"/>
          </w:tcPr>
          <w:p w14:paraId="16C70694" w14:textId="7B0237F3"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Boundary Class</w:t>
            </w:r>
          </w:p>
        </w:tc>
        <w:tc>
          <w:tcPr>
            <w:tcW w:w="2504" w:type="dxa"/>
            <w:shd w:val="clear" w:color="auto" w:fill="auto"/>
          </w:tcPr>
          <w:p w14:paraId="6C541E26" w14:textId="6B7C1E8B" w:rsidR="0025133D" w:rsidRPr="00B25281" w:rsidRDefault="0025133D" w:rsidP="0025133D">
            <w:pPr>
              <w:spacing w:line="240" w:lineRule="auto"/>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color w:val="000000" w:themeColor="text1"/>
                <w:sz w:val="24"/>
                <w:szCs w:val="24"/>
                <w:shd w:val="clear" w:color="auto" w:fill="FFFFFF"/>
              </w:rPr>
              <w:t>Menggambarkan sebuah penggambaran dari form.</w:t>
            </w:r>
          </w:p>
        </w:tc>
      </w:tr>
      <w:tr w:rsidR="00B25281" w:rsidRPr="00B25281" w14:paraId="16AF6B9D" w14:textId="77777777" w:rsidTr="0025133D">
        <w:trPr>
          <w:trHeight w:val="830"/>
        </w:trPr>
        <w:tc>
          <w:tcPr>
            <w:tcW w:w="540" w:type="dxa"/>
            <w:shd w:val="clear" w:color="auto" w:fill="auto"/>
            <w:vAlign w:val="center"/>
          </w:tcPr>
          <w:p w14:paraId="41139ADF" w14:textId="7EBA21A2" w:rsidR="0025133D" w:rsidRPr="00B25281" w:rsidRDefault="0025133D" w:rsidP="0025133D">
            <w:pPr>
              <w:spacing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4</w:t>
            </w:r>
          </w:p>
        </w:tc>
        <w:tc>
          <w:tcPr>
            <w:tcW w:w="1620" w:type="dxa"/>
            <w:shd w:val="clear" w:color="auto" w:fill="auto"/>
            <w:vAlign w:val="center"/>
          </w:tcPr>
          <w:p w14:paraId="2829301C" w14:textId="03682312" w:rsidR="0025133D" w:rsidRPr="00B25281" w:rsidRDefault="0025133D" w:rsidP="0025133D">
            <w:pPr>
              <w:spacing w:line="240" w:lineRule="auto"/>
              <w:jc w:val="center"/>
              <w:rPr>
                <w:rFonts w:ascii="Times New Roman" w:hAnsi="Times New Roman" w:cs="Times New Roman"/>
                <w:noProof/>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7B4A9E30" wp14:editId="4450CDF4">
                  <wp:extent cx="467760" cy="42783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814" cy="431546"/>
                          </a:xfrm>
                          <a:prstGeom prst="rect">
                            <a:avLst/>
                          </a:prstGeom>
                          <a:noFill/>
                          <a:ln>
                            <a:noFill/>
                          </a:ln>
                        </pic:spPr>
                      </pic:pic>
                    </a:graphicData>
                  </a:graphic>
                </wp:inline>
              </w:drawing>
            </w:r>
          </w:p>
        </w:tc>
        <w:tc>
          <w:tcPr>
            <w:tcW w:w="1440" w:type="dxa"/>
            <w:shd w:val="clear" w:color="auto" w:fill="auto"/>
          </w:tcPr>
          <w:p w14:paraId="4F276682" w14:textId="47CB6634"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Control Class</w:t>
            </w:r>
          </w:p>
        </w:tc>
        <w:tc>
          <w:tcPr>
            <w:tcW w:w="2504" w:type="dxa"/>
            <w:shd w:val="clear" w:color="auto" w:fill="auto"/>
          </w:tcPr>
          <w:p w14:paraId="359455E1" w14:textId="468A61C3" w:rsidR="0025133D" w:rsidRPr="00B25281" w:rsidRDefault="0025133D" w:rsidP="0025133D">
            <w:pPr>
              <w:spacing w:line="240" w:lineRule="auto"/>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color w:val="000000" w:themeColor="text1"/>
                <w:sz w:val="24"/>
                <w:szCs w:val="24"/>
                <w:shd w:val="clear" w:color="auto" w:fill="FFFFFF"/>
              </w:rPr>
              <w:t>Menggambarkan penghubung antara boundary dengan tabel.</w:t>
            </w:r>
          </w:p>
        </w:tc>
      </w:tr>
      <w:tr w:rsidR="00B25281" w:rsidRPr="00B25281" w14:paraId="5D624997" w14:textId="77777777" w:rsidTr="0025133D">
        <w:trPr>
          <w:trHeight w:val="830"/>
        </w:trPr>
        <w:tc>
          <w:tcPr>
            <w:tcW w:w="540" w:type="dxa"/>
            <w:shd w:val="clear" w:color="auto" w:fill="auto"/>
            <w:vAlign w:val="center"/>
          </w:tcPr>
          <w:p w14:paraId="62C01577" w14:textId="7AF06526" w:rsidR="0025133D" w:rsidRPr="00B25281" w:rsidRDefault="0025133D" w:rsidP="0025133D">
            <w:pPr>
              <w:spacing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5</w:t>
            </w:r>
          </w:p>
        </w:tc>
        <w:tc>
          <w:tcPr>
            <w:tcW w:w="1620" w:type="dxa"/>
            <w:shd w:val="clear" w:color="auto" w:fill="auto"/>
            <w:vAlign w:val="center"/>
          </w:tcPr>
          <w:p w14:paraId="7E044F3E" w14:textId="48844834" w:rsidR="0025133D" w:rsidRPr="00B25281" w:rsidRDefault="0025133D" w:rsidP="0025133D">
            <w:pPr>
              <w:spacing w:line="240" w:lineRule="auto"/>
              <w:jc w:val="center"/>
              <w:rPr>
                <w:rFonts w:ascii="Times New Roman" w:hAnsi="Times New Roman" w:cs="Times New Roman"/>
                <w:noProof/>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719FA0E2" wp14:editId="25FC688B">
                  <wp:extent cx="330843" cy="536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44" cy="547120"/>
                          </a:xfrm>
                          <a:prstGeom prst="rect">
                            <a:avLst/>
                          </a:prstGeom>
                          <a:noFill/>
                          <a:ln>
                            <a:noFill/>
                          </a:ln>
                        </pic:spPr>
                      </pic:pic>
                    </a:graphicData>
                  </a:graphic>
                </wp:inline>
              </w:drawing>
            </w:r>
          </w:p>
        </w:tc>
        <w:tc>
          <w:tcPr>
            <w:tcW w:w="1440" w:type="dxa"/>
            <w:shd w:val="clear" w:color="auto" w:fill="auto"/>
          </w:tcPr>
          <w:p w14:paraId="0660F5A3" w14:textId="1529AD77"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Lifeline</w:t>
            </w:r>
          </w:p>
        </w:tc>
        <w:tc>
          <w:tcPr>
            <w:tcW w:w="2504" w:type="dxa"/>
            <w:shd w:val="clear" w:color="auto" w:fill="auto"/>
          </w:tcPr>
          <w:p w14:paraId="5CE485AB" w14:textId="77777777" w:rsidR="0025133D" w:rsidRPr="00B25281" w:rsidRDefault="0025133D" w:rsidP="0025133D">
            <w:pPr>
              <w:shd w:val="clear" w:color="auto" w:fill="FFFFFF"/>
              <w:spacing w:after="0" w:line="240" w:lineRule="auto"/>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Menggambarkan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tempat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mulai</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berakhirnya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pesan</w:t>
            </w:r>
            <w:proofErr w:type="spellEnd"/>
            <w:r w:rsidRPr="00B25281">
              <w:rPr>
                <w:rFonts w:ascii="Times New Roman" w:eastAsia="Times New Roman" w:hAnsi="Times New Roman" w:cs="Times New Roman"/>
                <w:color w:val="000000" w:themeColor="text1"/>
                <w:sz w:val="24"/>
                <w:szCs w:val="24"/>
                <w:lang w:val="en-US"/>
              </w:rPr>
              <w:t>.</w:t>
            </w:r>
          </w:p>
          <w:p w14:paraId="50BC2849" w14:textId="77777777" w:rsidR="0025133D" w:rsidRPr="00B25281" w:rsidRDefault="0025133D" w:rsidP="0025133D">
            <w:pPr>
              <w:spacing w:line="240" w:lineRule="auto"/>
              <w:jc w:val="both"/>
              <w:rPr>
                <w:rFonts w:ascii="Times New Roman" w:hAnsi="Times New Roman" w:cs="Times New Roman"/>
                <w:color w:val="000000" w:themeColor="text1"/>
                <w:sz w:val="24"/>
                <w:szCs w:val="24"/>
                <w:shd w:val="clear" w:color="auto" w:fill="FFFFFF"/>
              </w:rPr>
            </w:pPr>
          </w:p>
        </w:tc>
      </w:tr>
      <w:tr w:rsidR="00B25281" w:rsidRPr="00B25281" w14:paraId="26E8505C" w14:textId="77777777" w:rsidTr="0025133D">
        <w:trPr>
          <w:trHeight w:val="830"/>
        </w:trPr>
        <w:tc>
          <w:tcPr>
            <w:tcW w:w="540" w:type="dxa"/>
            <w:shd w:val="clear" w:color="auto" w:fill="auto"/>
            <w:vAlign w:val="center"/>
          </w:tcPr>
          <w:p w14:paraId="0453C529" w14:textId="1C8D6080" w:rsidR="0025133D" w:rsidRPr="00B25281" w:rsidRDefault="0025133D" w:rsidP="0025133D">
            <w:pPr>
              <w:spacing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6</w:t>
            </w:r>
          </w:p>
        </w:tc>
        <w:tc>
          <w:tcPr>
            <w:tcW w:w="1620" w:type="dxa"/>
            <w:shd w:val="clear" w:color="auto" w:fill="auto"/>
            <w:vAlign w:val="center"/>
          </w:tcPr>
          <w:p w14:paraId="1CBF7A4E" w14:textId="1EA20934" w:rsidR="0025133D" w:rsidRPr="00B25281" w:rsidRDefault="0025133D" w:rsidP="0025133D">
            <w:pPr>
              <w:spacing w:line="240" w:lineRule="auto"/>
              <w:jc w:val="center"/>
              <w:rPr>
                <w:rFonts w:ascii="Times New Roman" w:hAnsi="Times New Roman" w:cs="Times New Roman"/>
                <w:noProof/>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1E515036" wp14:editId="4F93F279">
                  <wp:extent cx="712876" cy="293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2515" cy="301704"/>
                          </a:xfrm>
                          <a:prstGeom prst="rect">
                            <a:avLst/>
                          </a:prstGeom>
                          <a:noFill/>
                          <a:ln>
                            <a:noFill/>
                          </a:ln>
                        </pic:spPr>
                      </pic:pic>
                    </a:graphicData>
                  </a:graphic>
                </wp:inline>
              </w:drawing>
            </w:r>
          </w:p>
        </w:tc>
        <w:tc>
          <w:tcPr>
            <w:tcW w:w="1440" w:type="dxa"/>
            <w:shd w:val="clear" w:color="auto" w:fill="auto"/>
          </w:tcPr>
          <w:p w14:paraId="78C3D5F4" w14:textId="5E7EF04C" w:rsidR="0025133D" w:rsidRPr="00B25281" w:rsidRDefault="0025133D" w:rsidP="00DA4C7A">
            <w:pPr>
              <w:spacing w:line="240" w:lineRule="auto"/>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Line Message</w:t>
            </w:r>
          </w:p>
        </w:tc>
        <w:tc>
          <w:tcPr>
            <w:tcW w:w="2504" w:type="dxa"/>
            <w:shd w:val="clear" w:color="auto" w:fill="auto"/>
          </w:tcPr>
          <w:p w14:paraId="0BF3E6C2" w14:textId="53709E38" w:rsidR="0025133D" w:rsidRPr="00B25281" w:rsidRDefault="0025133D" w:rsidP="0025133D">
            <w:pPr>
              <w:spacing w:line="240" w:lineRule="auto"/>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color w:val="000000" w:themeColor="text1"/>
                <w:sz w:val="24"/>
                <w:szCs w:val="24"/>
                <w:shd w:val="clear" w:color="auto" w:fill="FFFFFF"/>
              </w:rPr>
              <w:t>Menggambarkan pengiriman pesan.</w:t>
            </w:r>
          </w:p>
        </w:tc>
      </w:tr>
    </w:tbl>
    <w:p w14:paraId="572728F9" w14:textId="77777777" w:rsidR="005C717A" w:rsidRPr="00B25281" w:rsidRDefault="005C717A" w:rsidP="005C717A">
      <w:pPr>
        <w:pStyle w:val="ListParagraph"/>
        <w:rPr>
          <w:rFonts w:ascii="Times New Roman" w:hAnsi="Times New Roman" w:cs="Times New Roman"/>
          <w:b/>
          <w:color w:val="000000" w:themeColor="text1"/>
          <w:sz w:val="24"/>
          <w:szCs w:val="24"/>
          <w:lang w:val="en-US"/>
        </w:rPr>
      </w:pPr>
    </w:p>
    <w:p w14:paraId="00E095D3" w14:textId="17DE5864" w:rsidR="005C717A" w:rsidRPr="00B25281" w:rsidRDefault="005C717A" w:rsidP="005C717A">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Activity</w:t>
      </w:r>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Diagram</w:t>
      </w:r>
    </w:p>
    <w:tbl>
      <w:tblPr>
        <w:tblStyle w:val="TableGrid0"/>
        <w:tblW w:w="6158" w:type="dxa"/>
        <w:tblInd w:w="535" w:type="dxa"/>
        <w:tblLook w:val="01E0" w:firstRow="1" w:lastRow="1" w:firstColumn="1" w:lastColumn="1" w:noHBand="0" w:noVBand="0"/>
      </w:tblPr>
      <w:tblGrid>
        <w:gridCol w:w="570"/>
        <w:gridCol w:w="1609"/>
        <w:gridCol w:w="1509"/>
        <w:gridCol w:w="2470"/>
      </w:tblGrid>
      <w:tr w:rsidR="00B25281" w:rsidRPr="00B25281" w14:paraId="7D255324" w14:textId="77777777" w:rsidTr="00E66064">
        <w:trPr>
          <w:trHeight w:val="530"/>
        </w:trPr>
        <w:tc>
          <w:tcPr>
            <w:tcW w:w="540" w:type="dxa"/>
            <w:vAlign w:val="center"/>
          </w:tcPr>
          <w:p w14:paraId="200A281B" w14:textId="77419862" w:rsidR="005C717A" w:rsidRPr="00B25281" w:rsidRDefault="005C717A" w:rsidP="00DA4C7A">
            <w:pPr>
              <w:jc w:val="center"/>
              <w:rPr>
                <w:b/>
                <w:color w:val="000000" w:themeColor="text1"/>
                <w:sz w:val="24"/>
                <w:szCs w:val="24"/>
                <w:lang w:val="en-US"/>
              </w:rPr>
            </w:pPr>
            <w:r w:rsidRPr="00B25281">
              <w:rPr>
                <w:b/>
                <w:color w:val="000000" w:themeColor="text1"/>
                <w:sz w:val="24"/>
                <w:szCs w:val="24"/>
              </w:rPr>
              <w:lastRenderedPageBreak/>
              <w:t>N</w:t>
            </w:r>
            <w:r w:rsidR="0025133D" w:rsidRPr="00B25281">
              <w:rPr>
                <w:b/>
                <w:color w:val="000000" w:themeColor="text1"/>
                <w:sz w:val="24"/>
                <w:szCs w:val="24"/>
                <w:lang w:val="en-US"/>
              </w:rPr>
              <w:t>o.</w:t>
            </w:r>
          </w:p>
        </w:tc>
        <w:tc>
          <w:tcPr>
            <w:tcW w:w="1620" w:type="dxa"/>
            <w:vAlign w:val="center"/>
          </w:tcPr>
          <w:p w14:paraId="40B15140" w14:textId="29E0A3CD" w:rsidR="005C717A" w:rsidRPr="00B25281" w:rsidRDefault="0025133D" w:rsidP="00DA4C7A">
            <w:pPr>
              <w:jc w:val="center"/>
              <w:rPr>
                <w:b/>
                <w:color w:val="000000" w:themeColor="text1"/>
                <w:sz w:val="24"/>
                <w:szCs w:val="24"/>
                <w:lang w:val="en-US"/>
              </w:rPr>
            </w:pPr>
            <w:proofErr w:type="spellStart"/>
            <w:r w:rsidRPr="00B25281">
              <w:rPr>
                <w:b/>
                <w:color w:val="000000" w:themeColor="text1"/>
                <w:sz w:val="24"/>
                <w:szCs w:val="24"/>
                <w:lang w:val="en-US"/>
              </w:rPr>
              <w:t>Simbol</w:t>
            </w:r>
            <w:proofErr w:type="spellEnd"/>
          </w:p>
        </w:tc>
        <w:tc>
          <w:tcPr>
            <w:tcW w:w="1518" w:type="dxa"/>
            <w:vAlign w:val="center"/>
          </w:tcPr>
          <w:p w14:paraId="6D86DBFD" w14:textId="571A8F29" w:rsidR="005C717A" w:rsidRPr="00B25281" w:rsidRDefault="005C717A" w:rsidP="00DA4C7A">
            <w:pPr>
              <w:jc w:val="center"/>
              <w:rPr>
                <w:b/>
                <w:color w:val="000000" w:themeColor="text1"/>
                <w:sz w:val="24"/>
                <w:szCs w:val="24"/>
                <w:lang w:val="en-US"/>
              </w:rPr>
            </w:pPr>
            <w:r w:rsidRPr="00B25281">
              <w:rPr>
                <w:b/>
                <w:color w:val="000000" w:themeColor="text1"/>
                <w:sz w:val="24"/>
                <w:szCs w:val="24"/>
              </w:rPr>
              <w:t>N</w:t>
            </w:r>
            <w:proofErr w:type="spellStart"/>
            <w:r w:rsidR="0025133D" w:rsidRPr="00B25281">
              <w:rPr>
                <w:b/>
                <w:color w:val="000000" w:themeColor="text1"/>
                <w:sz w:val="24"/>
                <w:szCs w:val="24"/>
                <w:lang w:val="en-US"/>
              </w:rPr>
              <w:t>ama</w:t>
            </w:r>
            <w:proofErr w:type="spellEnd"/>
          </w:p>
        </w:tc>
        <w:tc>
          <w:tcPr>
            <w:tcW w:w="2480" w:type="dxa"/>
            <w:vAlign w:val="center"/>
          </w:tcPr>
          <w:p w14:paraId="69B26DA5" w14:textId="61A76743" w:rsidR="005C717A" w:rsidRPr="00B25281" w:rsidRDefault="005C717A" w:rsidP="00DA4C7A">
            <w:pPr>
              <w:jc w:val="center"/>
              <w:rPr>
                <w:b/>
                <w:color w:val="000000" w:themeColor="text1"/>
                <w:sz w:val="24"/>
                <w:szCs w:val="24"/>
                <w:lang w:val="en-US"/>
              </w:rPr>
            </w:pPr>
            <w:r w:rsidRPr="00B25281">
              <w:rPr>
                <w:b/>
                <w:color w:val="000000" w:themeColor="text1"/>
                <w:sz w:val="24"/>
                <w:szCs w:val="24"/>
              </w:rPr>
              <w:t>K</w:t>
            </w:r>
            <w:proofErr w:type="spellStart"/>
            <w:r w:rsidR="0025133D" w:rsidRPr="00B25281">
              <w:rPr>
                <w:b/>
                <w:color w:val="000000" w:themeColor="text1"/>
                <w:sz w:val="24"/>
                <w:szCs w:val="24"/>
                <w:lang w:val="en-US"/>
              </w:rPr>
              <w:t>eterangan</w:t>
            </w:r>
            <w:proofErr w:type="spellEnd"/>
          </w:p>
        </w:tc>
      </w:tr>
      <w:tr w:rsidR="00B25281" w:rsidRPr="00B25281" w14:paraId="10B7BAAB" w14:textId="77777777" w:rsidTr="00B06C37">
        <w:trPr>
          <w:trHeight w:val="1073"/>
        </w:trPr>
        <w:tc>
          <w:tcPr>
            <w:tcW w:w="540" w:type="dxa"/>
            <w:vAlign w:val="center"/>
          </w:tcPr>
          <w:p w14:paraId="1BF3841E" w14:textId="77777777" w:rsidR="005C717A" w:rsidRPr="00B25281" w:rsidRDefault="005C717A" w:rsidP="00DA4C7A">
            <w:pPr>
              <w:jc w:val="center"/>
              <w:rPr>
                <w:bCs/>
                <w:color w:val="000000" w:themeColor="text1"/>
                <w:sz w:val="24"/>
                <w:szCs w:val="24"/>
              </w:rPr>
            </w:pPr>
            <w:r w:rsidRPr="00B25281">
              <w:rPr>
                <w:bCs/>
                <w:color w:val="000000" w:themeColor="text1"/>
                <w:sz w:val="24"/>
                <w:szCs w:val="24"/>
              </w:rPr>
              <w:t>1</w:t>
            </w:r>
          </w:p>
        </w:tc>
        <w:tc>
          <w:tcPr>
            <w:tcW w:w="1620" w:type="dxa"/>
            <w:vAlign w:val="center"/>
          </w:tcPr>
          <w:p w14:paraId="68202613" w14:textId="14D6C9CD" w:rsidR="005C717A" w:rsidRPr="00B25281" w:rsidRDefault="005C717A" w:rsidP="00DA4C7A">
            <w:pPr>
              <w:jc w:val="center"/>
              <w:rPr>
                <w:b/>
                <w:color w:val="000000" w:themeColor="text1"/>
                <w:sz w:val="24"/>
                <w:szCs w:val="24"/>
              </w:rPr>
            </w:pPr>
            <w:r w:rsidRPr="00B25281">
              <w:rPr>
                <w:b/>
                <w:noProof/>
                <w:color w:val="000000" w:themeColor="text1"/>
                <w:sz w:val="24"/>
                <w:szCs w:val="24"/>
                <w:lang w:val="en-US"/>
              </w:rPr>
              <w:drawing>
                <wp:anchor distT="0" distB="0" distL="114300" distR="114300" simplePos="0" relativeHeight="251676672" behindDoc="0" locked="0" layoutInCell="1" allowOverlap="1" wp14:anchorId="1D661402" wp14:editId="0A7D4AAF">
                  <wp:simplePos x="0" y="0"/>
                  <wp:positionH relativeFrom="column">
                    <wp:posOffset>-19050</wp:posOffset>
                  </wp:positionH>
                  <wp:positionV relativeFrom="paragraph">
                    <wp:posOffset>85725</wp:posOffset>
                  </wp:positionV>
                  <wp:extent cx="800100" cy="482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pic:spPr>
                      </pic:pic>
                    </a:graphicData>
                  </a:graphic>
                  <wp14:sizeRelH relativeFrom="page">
                    <wp14:pctWidth>0</wp14:pctWidth>
                  </wp14:sizeRelH>
                  <wp14:sizeRelV relativeFrom="page">
                    <wp14:pctHeight>0</wp14:pctHeight>
                  </wp14:sizeRelV>
                </wp:anchor>
              </w:drawing>
            </w:r>
          </w:p>
        </w:tc>
        <w:tc>
          <w:tcPr>
            <w:tcW w:w="1518" w:type="dxa"/>
            <w:vAlign w:val="center"/>
          </w:tcPr>
          <w:p w14:paraId="34618311" w14:textId="77777777" w:rsidR="005C717A" w:rsidRPr="00B25281" w:rsidRDefault="005C717A" w:rsidP="0025133D">
            <w:pPr>
              <w:jc w:val="center"/>
              <w:rPr>
                <w:b/>
                <w:color w:val="000000" w:themeColor="text1"/>
                <w:sz w:val="24"/>
                <w:szCs w:val="24"/>
              </w:rPr>
            </w:pPr>
            <w:r w:rsidRPr="00B25281">
              <w:rPr>
                <w:i/>
                <w:color w:val="000000" w:themeColor="text1"/>
                <w:sz w:val="24"/>
                <w:szCs w:val="24"/>
              </w:rPr>
              <w:t>Actifity</w:t>
            </w:r>
          </w:p>
        </w:tc>
        <w:tc>
          <w:tcPr>
            <w:tcW w:w="2480" w:type="dxa"/>
            <w:vAlign w:val="center"/>
          </w:tcPr>
          <w:p w14:paraId="1BEDE6B0" w14:textId="77777777" w:rsidR="005C717A" w:rsidRPr="00B25281" w:rsidRDefault="005C717A" w:rsidP="00DA4C7A">
            <w:pPr>
              <w:jc w:val="both"/>
              <w:rPr>
                <w:b/>
                <w:color w:val="000000" w:themeColor="text1"/>
                <w:sz w:val="24"/>
                <w:szCs w:val="24"/>
              </w:rPr>
            </w:pPr>
            <w:r w:rsidRPr="00B25281">
              <w:rPr>
                <w:color w:val="000000" w:themeColor="text1"/>
                <w:sz w:val="24"/>
                <w:szCs w:val="24"/>
                <w:lang w:val="fi-FI"/>
              </w:rPr>
              <w:t>Memperlihatkan bagaimana masing-masing kelas antarmuka saling berinteraksi satu sama lain</w:t>
            </w:r>
          </w:p>
        </w:tc>
      </w:tr>
      <w:tr w:rsidR="00B25281" w:rsidRPr="00B25281" w14:paraId="7D1D2389" w14:textId="77777777" w:rsidTr="00B06C37">
        <w:trPr>
          <w:trHeight w:val="894"/>
        </w:trPr>
        <w:tc>
          <w:tcPr>
            <w:tcW w:w="540" w:type="dxa"/>
            <w:vAlign w:val="center"/>
          </w:tcPr>
          <w:p w14:paraId="7380E598" w14:textId="77777777" w:rsidR="005C717A" w:rsidRPr="00B25281" w:rsidRDefault="005C717A" w:rsidP="00DA4C7A">
            <w:pPr>
              <w:jc w:val="center"/>
              <w:rPr>
                <w:bCs/>
                <w:color w:val="000000" w:themeColor="text1"/>
                <w:sz w:val="24"/>
                <w:szCs w:val="24"/>
              </w:rPr>
            </w:pPr>
            <w:r w:rsidRPr="00B25281">
              <w:rPr>
                <w:bCs/>
                <w:color w:val="000000" w:themeColor="text1"/>
                <w:sz w:val="24"/>
                <w:szCs w:val="24"/>
              </w:rPr>
              <w:t>2</w:t>
            </w:r>
          </w:p>
        </w:tc>
        <w:tc>
          <w:tcPr>
            <w:tcW w:w="1620" w:type="dxa"/>
            <w:vAlign w:val="center"/>
          </w:tcPr>
          <w:p w14:paraId="32F4F041" w14:textId="1963EC0B" w:rsidR="005C717A" w:rsidRPr="00B25281" w:rsidRDefault="005C717A" w:rsidP="00DA4C7A">
            <w:pPr>
              <w:jc w:val="center"/>
              <w:rPr>
                <w:b/>
                <w:color w:val="000000" w:themeColor="text1"/>
                <w:sz w:val="24"/>
                <w:szCs w:val="24"/>
              </w:rPr>
            </w:pPr>
            <w:r w:rsidRPr="00B25281">
              <w:rPr>
                <w:b/>
                <w:noProof/>
                <w:color w:val="000000" w:themeColor="text1"/>
                <w:sz w:val="24"/>
                <w:szCs w:val="24"/>
                <w:lang w:val="en-US"/>
              </w:rPr>
              <w:drawing>
                <wp:anchor distT="0" distB="0" distL="114300" distR="114300" simplePos="0" relativeHeight="251677696" behindDoc="0" locked="0" layoutInCell="1" allowOverlap="1" wp14:anchorId="701A6146" wp14:editId="6D0610C1">
                  <wp:simplePos x="0" y="0"/>
                  <wp:positionH relativeFrom="column">
                    <wp:posOffset>19050</wp:posOffset>
                  </wp:positionH>
                  <wp:positionV relativeFrom="paragraph">
                    <wp:posOffset>96520</wp:posOffset>
                  </wp:positionV>
                  <wp:extent cx="800100" cy="3835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pic:spPr>
                      </pic:pic>
                    </a:graphicData>
                  </a:graphic>
                  <wp14:sizeRelH relativeFrom="page">
                    <wp14:pctWidth>0</wp14:pctWidth>
                  </wp14:sizeRelH>
                  <wp14:sizeRelV relativeFrom="page">
                    <wp14:pctHeight>0</wp14:pctHeight>
                  </wp14:sizeRelV>
                </wp:anchor>
              </w:drawing>
            </w:r>
          </w:p>
        </w:tc>
        <w:tc>
          <w:tcPr>
            <w:tcW w:w="1518" w:type="dxa"/>
            <w:vAlign w:val="center"/>
          </w:tcPr>
          <w:p w14:paraId="79B1C726" w14:textId="77777777" w:rsidR="005C717A" w:rsidRPr="00B25281" w:rsidRDefault="005C717A" w:rsidP="0025133D">
            <w:pPr>
              <w:jc w:val="center"/>
              <w:rPr>
                <w:b/>
                <w:color w:val="000000" w:themeColor="text1"/>
                <w:sz w:val="24"/>
                <w:szCs w:val="24"/>
              </w:rPr>
            </w:pPr>
            <w:r w:rsidRPr="00B25281">
              <w:rPr>
                <w:i/>
                <w:color w:val="000000" w:themeColor="text1"/>
                <w:sz w:val="24"/>
                <w:szCs w:val="24"/>
              </w:rPr>
              <w:t>Action</w:t>
            </w:r>
          </w:p>
        </w:tc>
        <w:tc>
          <w:tcPr>
            <w:tcW w:w="2480" w:type="dxa"/>
            <w:vAlign w:val="center"/>
          </w:tcPr>
          <w:p w14:paraId="3431FF55" w14:textId="77777777" w:rsidR="005C717A" w:rsidRPr="00B25281" w:rsidRDefault="005C717A" w:rsidP="00DA4C7A">
            <w:pPr>
              <w:jc w:val="both"/>
              <w:rPr>
                <w:color w:val="000000" w:themeColor="text1"/>
                <w:sz w:val="24"/>
                <w:szCs w:val="24"/>
              </w:rPr>
            </w:pPr>
            <w:r w:rsidRPr="00B25281">
              <w:rPr>
                <w:color w:val="000000" w:themeColor="text1"/>
                <w:sz w:val="24"/>
                <w:szCs w:val="24"/>
              </w:rPr>
              <w:t>State dari sistem yang mencerminkan eksekusi dari suatu aksi</w:t>
            </w:r>
          </w:p>
        </w:tc>
      </w:tr>
      <w:tr w:rsidR="00B25281" w:rsidRPr="00B25281" w14:paraId="6B38C885" w14:textId="77777777" w:rsidTr="00B06C37">
        <w:trPr>
          <w:trHeight w:val="705"/>
        </w:trPr>
        <w:tc>
          <w:tcPr>
            <w:tcW w:w="540" w:type="dxa"/>
            <w:vAlign w:val="center"/>
          </w:tcPr>
          <w:p w14:paraId="61E93FCB" w14:textId="77777777" w:rsidR="005C717A" w:rsidRPr="00B25281" w:rsidRDefault="005C717A" w:rsidP="00DA4C7A">
            <w:pPr>
              <w:jc w:val="center"/>
              <w:rPr>
                <w:bCs/>
                <w:color w:val="000000" w:themeColor="text1"/>
                <w:sz w:val="24"/>
                <w:szCs w:val="24"/>
              </w:rPr>
            </w:pPr>
            <w:r w:rsidRPr="00B25281">
              <w:rPr>
                <w:bCs/>
                <w:color w:val="000000" w:themeColor="text1"/>
                <w:sz w:val="24"/>
                <w:szCs w:val="24"/>
              </w:rPr>
              <w:t>3</w:t>
            </w:r>
          </w:p>
        </w:tc>
        <w:tc>
          <w:tcPr>
            <w:tcW w:w="1620" w:type="dxa"/>
            <w:vAlign w:val="center"/>
          </w:tcPr>
          <w:p w14:paraId="4C4146DB" w14:textId="21E4CA04" w:rsidR="005C717A" w:rsidRPr="00B25281" w:rsidRDefault="005C717A" w:rsidP="00DA4C7A">
            <w:pPr>
              <w:jc w:val="center"/>
              <w:rPr>
                <w:b/>
                <w:color w:val="000000" w:themeColor="text1"/>
                <w:sz w:val="24"/>
                <w:szCs w:val="24"/>
              </w:rPr>
            </w:pPr>
          </w:p>
        </w:tc>
        <w:tc>
          <w:tcPr>
            <w:tcW w:w="1518" w:type="dxa"/>
            <w:vAlign w:val="center"/>
          </w:tcPr>
          <w:p w14:paraId="7F481FEA" w14:textId="77777777" w:rsidR="005C717A" w:rsidRPr="00B25281" w:rsidRDefault="005C717A" w:rsidP="0025133D">
            <w:pPr>
              <w:jc w:val="center"/>
              <w:rPr>
                <w:b/>
                <w:color w:val="000000" w:themeColor="text1"/>
                <w:sz w:val="24"/>
                <w:szCs w:val="24"/>
              </w:rPr>
            </w:pPr>
            <w:r w:rsidRPr="00B25281">
              <w:rPr>
                <w:i/>
                <w:color w:val="000000" w:themeColor="text1"/>
                <w:sz w:val="24"/>
                <w:szCs w:val="24"/>
              </w:rPr>
              <w:t>Initial Node</w:t>
            </w:r>
          </w:p>
        </w:tc>
        <w:tc>
          <w:tcPr>
            <w:tcW w:w="2480" w:type="dxa"/>
            <w:vAlign w:val="center"/>
          </w:tcPr>
          <w:p w14:paraId="0CFD447B" w14:textId="77777777" w:rsidR="005C717A" w:rsidRPr="00B25281" w:rsidRDefault="005C717A" w:rsidP="00DA4C7A">
            <w:pPr>
              <w:jc w:val="both"/>
              <w:rPr>
                <w:color w:val="000000" w:themeColor="text1"/>
                <w:sz w:val="24"/>
                <w:szCs w:val="24"/>
              </w:rPr>
            </w:pPr>
            <w:r w:rsidRPr="00B25281">
              <w:rPr>
                <w:color w:val="000000" w:themeColor="text1"/>
                <w:sz w:val="24"/>
                <w:szCs w:val="24"/>
              </w:rPr>
              <w:t>Bagaimana objek dibentuk atau diawali.</w:t>
            </w:r>
          </w:p>
        </w:tc>
      </w:tr>
      <w:tr w:rsidR="00B25281" w:rsidRPr="00B25281" w14:paraId="4CB12E08" w14:textId="77777777" w:rsidTr="00B06C37">
        <w:trPr>
          <w:trHeight w:val="710"/>
        </w:trPr>
        <w:tc>
          <w:tcPr>
            <w:tcW w:w="540" w:type="dxa"/>
            <w:vAlign w:val="center"/>
          </w:tcPr>
          <w:p w14:paraId="7C718C1A" w14:textId="77777777" w:rsidR="005C717A" w:rsidRPr="00B25281" w:rsidRDefault="005C717A" w:rsidP="00DA4C7A">
            <w:pPr>
              <w:jc w:val="center"/>
              <w:rPr>
                <w:bCs/>
                <w:color w:val="000000" w:themeColor="text1"/>
                <w:sz w:val="24"/>
                <w:szCs w:val="24"/>
              </w:rPr>
            </w:pPr>
            <w:r w:rsidRPr="00B25281">
              <w:rPr>
                <w:bCs/>
                <w:color w:val="000000" w:themeColor="text1"/>
                <w:sz w:val="24"/>
                <w:szCs w:val="24"/>
              </w:rPr>
              <w:t>4</w:t>
            </w:r>
          </w:p>
        </w:tc>
        <w:tc>
          <w:tcPr>
            <w:tcW w:w="1620" w:type="dxa"/>
            <w:vAlign w:val="center"/>
          </w:tcPr>
          <w:p w14:paraId="2B18AFF7" w14:textId="4CE3B264" w:rsidR="005C717A" w:rsidRPr="00B25281" w:rsidRDefault="00B06C37" w:rsidP="00DA4C7A">
            <w:pPr>
              <w:jc w:val="center"/>
              <w:rPr>
                <w:b/>
                <w:color w:val="000000" w:themeColor="text1"/>
                <w:sz w:val="24"/>
                <w:szCs w:val="24"/>
              </w:rPr>
            </w:pPr>
            <w:r w:rsidRPr="00B25281">
              <w:rPr>
                <w:b/>
                <w:noProof/>
                <w:color w:val="000000" w:themeColor="text1"/>
                <w:sz w:val="24"/>
                <w:szCs w:val="24"/>
                <w:lang w:val="en-US"/>
              </w:rPr>
              <w:drawing>
                <wp:anchor distT="0" distB="0" distL="114300" distR="114300" simplePos="0" relativeHeight="251679744" behindDoc="0" locked="0" layoutInCell="1" allowOverlap="1" wp14:anchorId="4852FB6E" wp14:editId="06433E89">
                  <wp:simplePos x="0" y="0"/>
                  <wp:positionH relativeFrom="column">
                    <wp:posOffset>262890</wp:posOffset>
                  </wp:positionH>
                  <wp:positionV relativeFrom="paragraph">
                    <wp:posOffset>83820</wp:posOffset>
                  </wp:positionV>
                  <wp:extent cx="247650" cy="2762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r w:rsidRPr="00B25281">
              <w:rPr>
                <w:b/>
                <w:noProof/>
                <w:color w:val="000000" w:themeColor="text1"/>
                <w:sz w:val="24"/>
                <w:szCs w:val="24"/>
                <w:lang w:val="en-US"/>
              </w:rPr>
              <w:drawing>
                <wp:anchor distT="0" distB="0" distL="114300" distR="114300" simplePos="0" relativeHeight="251678720" behindDoc="0" locked="0" layoutInCell="1" allowOverlap="1" wp14:anchorId="3F129E62" wp14:editId="3F0C6324">
                  <wp:simplePos x="0" y="0"/>
                  <wp:positionH relativeFrom="column">
                    <wp:posOffset>260350</wp:posOffset>
                  </wp:positionH>
                  <wp:positionV relativeFrom="paragraph">
                    <wp:posOffset>-373380</wp:posOffset>
                  </wp:positionV>
                  <wp:extent cx="238125" cy="2571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518" w:type="dxa"/>
            <w:vAlign w:val="center"/>
          </w:tcPr>
          <w:p w14:paraId="6D236D92" w14:textId="77777777" w:rsidR="005C717A" w:rsidRPr="00B25281" w:rsidRDefault="005C717A" w:rsidP="0025133D">
            <w:pPr>
              <w:jc w:val="center"/>
              <w:rPr>
                <w:b/>
                <w:color w:val="000000" w:themeColor="text1"/>
                <w:sz w:val="24"/>
                <w:szCs w:val="24"/>
              </w:rPr>
            </w:pPr>
            <w:r w:rsidRPr="00B25281">
              <w:rPr>
                <w:i/>
                <w:color w:val="000000" w:themeColor="text1"/>
                <w:sz w:val="24"/>
                <w:szCs w:val="24"/>
              </w:rPr>
              <w:t>Actifity Final Node</w:t>
            </w:r>
          </w:p>
        </w:tc>
        <w:tc>
          <w:tcPr>
            <w:tcW w:w="2480" w:type="dxa"/>
            <w:vAlign w:val="center"/>
          </w:tcPr>
          <w:p w14:paraId="032F67E3" w14:textId="77777777" w:rsidR="005C717A" w:rsidRPr="00B25281" w:rsidRDefault="005C717A" w:rsidP="00DA4C7A">
            <w:pPr>
              <w:jc w:val="both"/>
              <w:rPr>
                <w:color w:val="000000" w:themeColor="text1"/>
                <w:sz w:val="24"/>
                <w:szCs w:val="24"/>
                <w:lang w:val="nl-NL"/>
              </w:rPr>
            </w:pPr>
            <w:r w:rsidRPr="00B25281">
              <w:rPr>
                <w:color w:val="000000" w:themeColor="text1"/>
                <w:sz w:val="24"/>
                <w:szCs w:val="24"/>
                <w:lang w:val="nl-NL"/>
              </w:rPr>
              <w:t>Bagaimana objek dibentuk dan dihancurkan</w:t>
            </w:r>
          </w:p>
        </w:tc>
      </w:tr>
      <w:tr w:rsidR="00B25281" w:rsidRPr="00B25281" w14:paraId="33732686" w14:textId="77777777" w:rsidTr="00B06C37">
        <w:trPr>
          <w:trHeight w:val="825"/>
        </w:trPr>
        <w:tc>
          <w:tcPr>
            <w:tcW w:w="540" w:type="dxa"/>
            <w:vAlign w:val="center"/>
          </w:tcPr>
          <w:p w14:paraId="443FB616" w14:textId="77777777" w:rsidR="005C717A" w:rsidRPr="00B25281" w:rsidRDefault="005C717A" w:rsidP="00DA4C7A">
            <w:pPr>
              <w:jc w:val="center"/>
              <w:rPr>
                <w:bCs/>
                <w:color w:val="000000" w:themeColor="text1"/>
                <w:sz w:val="24"/>
                <w:szCs w:val="24"/>
              </w:rPr>
            </w:pPr>
            <w:r w:rsidRPr="00B25281">
              <w:rPr>
                <w:bCs/>
                <w:color w:val="000000" w:themeColor="text1"/>
                <w:sz w:val="24"/>
                <w:szCs w:val="24"/>
              </w:rPr>
              <w:t>5</w:t>
            </w:r>
          </w:p>
        </w:tc>
        <w:tc>
          <w:tcPr>
            <w:tcW w:w="1620" w:type="dxa"/>
            <w:vAlign w:val="center"/>
          </w:tcPr>
          <w:p w14:paraId="5B3937EB" w14:textId="5CA46B86" w:rsidR="005C717A" w:rsidRPr="00B25281" w:rsidRDefault="005C717A" w:rsidP="00DA4C7A">
            <w:pPr>
              <w:jc w:val="center"/>
              <w:rPr>
                <w:b/>
                <w:color w:val="000000" w:themeColor="text1"/>
                <w:sz w:val="24"/>
                <w:szCs w:val="24"/>
              </w:rPr>
            </w:pPr>
            <w:r w:rsidRPr="00B25281">
              <w:rPr>
                <w:b/>
                <w:noProof/>
                <w:color w:val="000000" w:themeColor="text1"/>
                <w:sz w:val="24"/>
                <w:szCs w:val="24"/>
                <w:lang w:val="en-US"/>
              </w:rPr>
              <w:drawing>
                <wp:anchor distT="0" distB="0" distL="114300" distR="114300" simplePos="0" relativeHeight="251675648" behindDoc="0" locked="0" layoutInCell="1" allowOverlap="1" wp14:anchorId="32847F08" wp14:editId="2186CA41">
                  <wp:simplePos x="0" y="0"/>
                  <wp:positionH relativeFrom="column">
                    <wp:posOffset>81280</wp:posOffset>
                  </wp:positionH>
                  <wp:positionV relativeFrom="paragraph">
                    <wp:posOffset>170180</wp:posOffset>
                  </wp:positionV>
                  <wp:extent cx="704850" cy="2190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pic:spPr>
                      </pic:pic>
                    </a:graphicData>
                  </a:graphic>
                  <wp14:sizeRelH relativeFrom="page">
                    <wp14:pctWidth>0</wp14:pctWidth>
                  </wp14:sizeRelH>
                  <wp14:sizeRelV relativeFrom="page">
                    <wp14:pctHeight>0</wp14:pctHeight>
                  </wp14:sizeRelV>
                </wp:anchor>
              </w:drawing>
            </w:r>
          </w:p>
        </w:tc>
        <w:tc>
          <w:tcPr>
            <w:tcW w:w="1518" w:type="dxa"/>
            <w:vAlign w:val="center"/>
          </w:tcPr>
          <w:p w14:paraId="3D23089D" w14:textId="77777777" w:rsidR="005C717A" w:rsidRPr="00B25281" w:rsidRDefault="005C717A" w:rsidP="0025133D">
            <w:pPr>
              <w:jc w:val="center"/>
              <w:rPr>
                <w:b/>
                <w:color w:val="000000" w:themeColor="text1"/>
                <w:sz w:val="24"/>
                <w:szCs w:val="24"/>
              </w:rPr>
            </w:pPr>
            <w:r w:rsidRPr="00B25281">
              <w:rPr>
                <w:i/>
                <w:color w:val="000000" w:themeColor="text1"/>
                <w:sz w:val="24"/>
                <w:szCs w:val="24"/>
              </w:rPr>
              <w:t>Fork Node</w:t>
            </w:r>
          </w:p>
        </w:tc>
        <w:tc>
          <w:tcPr>
            <w:tcW w:w="2480" w:type="dxa"/>
            <w:vAlign w:val="center"/>
          </w:tcPr>
          <w:p w14:paraId="040E4B80" w14:textId="77777777" w:rsidR="005C717A" w:rsidRPr="00B25281" w:rsidRDefault="005C717A" w:rsidP="00DA4C7A">
            <w:pPr>
              <w:jc w:val="both"/>
              <w:rPr>
                <w:b/>
                <w:color w:val="000000" w:themeColor="text1"/>
                <w:sz w:val="24"/>
                <w:szCs w:val="24"/>
              </w:rPr>
            </w:pPr>
            <w:r w:rsidRPr="00B25281">
              <w:rPr>
                <w:color w:val="000000" w:themeColor="text1"/>
                <w:sz w:val="24"/>
                <w:szCs w:val="24"/>
              </w:rPr>
              <w:t>Satu aliran yang pada tahap tertentu berubah menjadi beberapa aliran</w:t>
            </w:r>
          </w:p>
        </w:tc>
      </w:tr>
    </w:tbl>
    <w:p w14:paraId="47F1AC26" w14:textId="77777777" w:rsidR="005C717A" w:rsidRPr="00B25281" w:rsidRDefault="005C717A" w:rsidP="005C717A">
      <w:pPr>
        <w:pStyle w:val="ListParagraph"/>
        <w:rPr>
          <w:rFonts w:ascii="Times New Roman" w:hAnsi="Times New Roman" w:cs="Times New Roman"/>
          <w:b/>
          <w:color w:val="000000" w:themeColor="text1"/>
          <w:sz w:val="24"/>
          <w:szCs w:val="24"/>
          <w:lang w:val="en-US"/>
        </w:rPr>
      </w:pPr>
    </w:p>
    <w:p w14:paraId="5FD043EA" w14:textId="55831A75" w:rsidR="00B06C37" w:rsidRPr="00B25281" w:rsidRDefault="005C717A" w:rsidP="00D871E7">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r w:rsidR="00B06C37" w:rsidRPr="00B25281">
        <w:rPr>
          <w:rFonts w:ascii="Times New Roman" w:hAnsi="Times New Roman" w:cs="Times New Roman"/>
          <w:b/>
          <w:i/>
          <w:iCs/>
          <w:color w:val="000000" w:themeColor="text1"/>
          <w:sz w:val="24"/>
          <w:szCs w:val="24"/>
          <w:lang w:val="en-US"/>
        </w:rPr>
        <w:t>Collaboration</w:t>
      </w:r>
      <w:r w:rsidR="00B06C37"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Diagram</w:t>
      </w:r>
    </w:p>
    <w:tbl>
      <w:tblPr>
        <w:tblStyle w:val="TableGrid0"/>
        <w:tblW w:w="6158" w:type="dxa"/>
        <w:tblInd w:w="535" w:type="dxa"/>
        <w:tblLook w:val="01E0" w:firstRow="1" w:lastRow="1" w:firstColumn="1" w:lastColumn="1" w:noHBand="0" w:noVBand="0"/>
      </w:tblPr>
      <w:tblGrid>
        <w:gridCol w:w="570"/>
        <w:gridCol w:w="1617"/>
        <w:gridCol w:w="1510"/>
        <w:gridCol w:w="2461"/>
      </w:tblGrid>
      <w:tr w:rsidR="00B25281" w:rsidRPr="00B25281" w14:paraId="48EE7E10" w14:textId="77777777" w:rsidTr="00E66064">
        <w:trPr>
          <w:trHeight w:val="494"/>
        </w:trPr>
        <w:tc>
          <w:tcPr>
            <w:tcW w:w="540" w:type="dxa"/>
            <w:vAlign w:val="center"/>
          </w:tcPr>
          <w:p w14:paraId="4E468951" w14:textId="77777777" w:rsidR="00E66064" w:rsidRPr="00B25281" w:rsidRDefault="00E66064" w:rsidP="00DA4C7A">
            <w:pPr>
              <w:jc w:val="center"/>
              <w:rPr>
                <w:b/>
                <w:color w:val="000000" w:themeColor="text1"/>
                <w:sz w:val="24"/>
                <w:szCs w:val="24"/>
                <w:lang w:val="en-US"/>
              </w:rPr>
            </w:pPr>
            <w:r w:rsidRPr="00B25281">
              <w:rPr>
                <w:b/>
                <w:color w:val="000000" w:themeColor="text1"/>
                <w:sz w:val="24"/>
                <w:szCs w:val="24"/>
              </w:rPr>
              <w:t>N</w:t>
            </w:r>
            <w:r w:rsidRPr="00B25281">
              <w:rPr>
                <w:b/>
                <w:color w:val="000000" w:themeColor="text1"/>
                <w:sz w:val="24"/>
                <w:szCs w:val="24"/>
                <w:lang w:val="en-US"/>
              </w:rPr>
              <w:t>o.</w:t>
            </w:r>
          </w:p>
        </w:tc>
        <w:tc>
          <w:tcPr>
            <w:tcW w:w="1620" w:type="dxa"/>
            <w:vAlign w:val="center"/>
          </w:tcPr>
          <w:p w14:paraId="030ED407" w14:textId="77777777" w:rsidR="00E66064" w:rsidRPr="00B25281" w:rsidRDefault="00E66064" w:rsidP="00DA4C7A">
            <w:pPr>
              <w:jc w:val="center"/>
              <w:rPr>
                <w:b/>
                <w:color w:val="000000" w:themeColor="text1"/>
                <w:sz w:val="24"/>
                <w:szCs w:val="24"/>
                <w:lang w:val="en-US"/>
              </w:rPr>
            </w:pPr>
            <w:proofErr w:type="spellStart"/>
            <w:r w:rsidRPr="00B25281">
              <w:rPr>
                <w:b/>
                <w:color w:val="000000" w:themeColor="text1"/>
                <w:sz w:val="24"/>
                <w:szCs w:val="24"/>
                <w:lang w:val="en-US"/>
              </w:rPr>
              <w:t>Simbol</w:t>
            </w:r>
            <w:proofErr w:type="spellEnd"/>
          </w:p>
        </w:tc>
        <w:tc>
          <w:tcPr>
            <w:tcW w:w="1518" w:type="dxa"/>
            <w:vAlign w:val="center"/>
          </w:tcPr>
          <w:p w14:paraId="6AE8BDB9" w14:textId="77777777" w:rsidR="00E66064" w:rsidRPr="00B25281" w:rsidRDefault="00E66064" w:rsidP="00DA4C7A">
            <w:pPr>
              <w:jc w:val="center"/>
              <w:rPr>
                <w:b/>
                <w:color w:val="000000" w:themeColor="text1"/>
                <w:sz w:val="24"/>
                <w:szCs w:val="24"/>
                <w:lang w:val="en-US"/>
              </w:rPr>
            </w:pPr>
            <w:r w:rsidRPr="00B25281">
              <w:rPr>
                <w:b/>
                <w:color w:val="000000" w:themeColor="text1"/>
                <w:sz w:val="24"/>
                <w:szCs w:val="24"/>
              </w:rPr>
              <w:t>N</w:t>
            </w:r>
            <w:proofErr w:type="spellStart"/>
            <w:r w:rsidRPr="00B25281">
              <w:rPr>
                <w:b/>
                <w:color w:val="000000" w:themeColor="text1"/>
                <w:sz w:val="24"/>
                <w:szCs w:val="24"/>
                <w:lang w:val="en-US"/>
              </w:rPr>
              <w:t>ama</w:t>
            </w:r>
            <w:proofErr w:type="spellEnd"/>
          </w:p>
        </w:tc>
        <w:tc>
          <w:tcPr>
            <w:tcW w:w="2480" w:type="dxa"/>
            <w:vAlign w:val="center"/>
          </w:tcPr>
          <w:p w14:paraId="7DC3505A" w14:textId="77777777" w:rsidR="00E66064" w:rsidRPr="00B25281" w:rsidRDefault="00E66064" w:rsidP="00DA4C7A">
            <w:pPr>
              <w:jc w:val="center"/>
              <w:rPr>
                <w:b/>
                <w:color w:val="000000" w:themeColor="text1"/>
                <w:sz w:val="24"/>
                <w:szCs w:val="24"/>
                <w:lang w:val="en-US"/>
              </w:rPr>
            </w:pPr>
            <w:r w:rsidRPr="00B25281">
              <w:rPr>
                <w:b/>
                <w:color w:val="000000" w:themeColor="text1"/>
                <w:sz w:val="24"/>
                <w:szCs w:val="24"/>
              </w:rPr>
              <w:t>K</w:t>
            </w:r>
            <w:proofErr w:type="spellStart"/>
            <w:r w:rsidRPr="00B25281">
              <w:rPr>
                <w:b/>
                <w:color w:val="000000" w:themeColor="text1"/>
                <w:sz w:val="24"/>
                <w:szCs w:val="24"/>
                <w:lang w:val="en-US"/>
              </w:rPr>
              <w:t>eterangan</w:t>
            </w:r>
            <w:proofErr w:type="spellEnd"/>
          </w:p>
        </w:tc>
      </w:tr>
      <w:tr w:rsidR="00B25281" w:rsidRPr="00B25281" w14:paraId="45B1F123" w14:textId="77777777" w:rsidTr="00DA4C7A">
        <w:trPr>
          <w:trHeight w:val="1073"/>
        </w:trPr>
        <w:tc>
          <w:tcPr>
            <w:tcW w:w="540" w:type="dxa"/>
            <w:vAlign w:val="center"/>
          </w:tcPr>
          <w:p w14:paraId="0066FEEA" w14:textId="77777777" w:rsidR="00E66064" w:rsidRPr="00B25281" w:rsidRDefault="00E66064" w:rsidP="00DA4C7A">
            <w:pPr>
              <w:jc w:val="center"/>
              <w:rPr>
                <w:bCs/>
                <w:color w:val="000000" w:themeColor="text1"/>
                <w:sz w:val="24"/>
                <w:szCs w:val="24"/>
              </w:rPr>
            </w:pPr>
            <w:r w:rsidRPr="00B25281">
              <w:rPr>
                <w:bCs/>
                <w:color w:val="000000" w:themeColor="text1"/>
                <w:sz w:val="24"/>
                <w:szCs w:val="24"/>
              </w:rPr>
              <w:t>1</w:t>
            </w:r>
          </w:p>
        </w:tc>
        <w:tc>
          <w:tcPr>
            <w:tcW w:w="1620" w:type="dxa"/>
            <w:vAlign w:val="center"/>
          </w:tcPr>
          <w:p w14:paraId="0A4DF4FC" w14:textId="0F0867BC" w:rsidR="00E66064" w:rsidRPr="00B25281" w:rsidRDefault="00954DF7" w:rsidP="00DA4C7A">
            <w:pPr>
              <w:jc w:val="center"/>
              <w:rPr>
                <w:b/>
                <w:color w:val="000000" w:themeColor="text1"/>
                <w:sz w:val="24"/>
                <w:szCs w:val="24"/>
              </w:rPr>
            </w:pPr>
            <w:r>
              <w:rPr>
                <w:b/>
                <w:noProof/>
                <w:color w:val="000000" w:themeColor="text1"/>
                <w:sz w:val="24"/>
                <w:szCs w:val="24"/>
              </w:rPr>
              <w:object w:dxaOrig="0" w:dyaOrig="0" w14:anchorId="23886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2.5pt;margin-top:10.45pt;width:55.8pt;height:26.4pt;z-index:251687936;mso-position-horizontal-relative:margin;mso-position-vertical-relative:margin">
                  <v:imagedata r:id="rId23" o:title=""/>
                  <w10:wrap type="square" anchorx="margin" anchory="margin"/>
                </v:shape>
                <o:OLEObject Type="Embed" ProgID="PBrush" ShapeID="_x0000_s1041" DrawAspect="Content" ObjectID="_1642220173" r:id="rId24"/>
              </w:object>
            </w:r>
          </w:p>
        </w:tc>
        <w:tc>
          <w:tcPr>
            <w:tcW w:w="1518" w:type="dxa"/>
            <w:vAlign w:val="center"/>
          </w:tcPr>
          <w:p w14:paraId="6BBC0DD6" w14:textId="3A0E5260" w:rsidR="00E66064" w:rsidRPr="00B25281" w:rsidRDefault="00E66064" w:rsidP="00DA4C7A">
            <w:pPr>
              <w:jc w:val="center"/>
              <w:rPr>
                <w:b/>
                <w:color w:val="000000" w:themeColor="text1"/>
                <w:sz w:val="24"/>
                <w:szCs w:val="24"/>
              </w:rPr>
            </w:pPr>
            <w:r w:rsidRPr="00B25281">
              <w:rPr>
                <w:i/>
                <w:color w:val="000000" w:themeColor="text1"/>
                <w:sz w:val="24"/>
                <w:szCs w:val="24"/>
                <w:lang w:val="en-US"/>
              </w:rPr>
              <w:t>Object</w:t>
            </w:r>
          </w:p>
        </w:tc>
        <w:tc>
          <w:tcPr>
            <w:tcW w:w="2480" w:type="dxa"/>
            <w:vAlign w:val="center"/>
          </w:tcPr>
          <w:p w14:paraId="286BABFE" w14:textId="77777777" w:rsidR="00E66064" w:rsidRPr="00B25281" w:rsidRDefault="00E66064" w:rsidP="00DA4C7A">
            <w:pPr>
              <w:jc w:val="both"/>
              <w:rPr>
                <w:b/>
                <w:color w:val="000000" w:themeColor="text1"/>
                <w:sz w:val="24"/>
                <w:szCs w:val="24"/>
              </w:rPr>
            </w:pPr>
            <w:r w:rsidRPr="00B25281">
              <w:rPr>
                <w:color w:val="000000" w:themeColor="text1"/>
                <w:sz w:val="24"/>
                <w:szCs w:val="24"/>
                <w:lang w:val="fi-FI"/>
              </w:rPr>
              <w:t>Memperlihatkan bagaimana masing-masing kelas antarmuka saling berinteraksi satu sama lain</w:t>
            </w:r>
          </w:p>
        </w:tc>
      </w:tr>
      <w:tr w:rsidR="00B25281" w:rsidRPr="00B25281" w14:paraId="30C20ECB" w14:textId="77777777" w:rsidTr="00DA4C7A">
        <w:trPr>
          <w:trHeight w:val="894"/>
        </w:trPr>
        <w:tc>
          <w:tcPr>
            <w:tcW w:w="540" w:type="dxa"/>
            <w:vAlign w:val="center"/>
          </w:tcPr>
          <w:p w14:paraId="567C9897" w14:textId="77777777" w:rsidR="00E66064" w:rsidRPr="00B25281" w:rsidRDefault="00E66064" w:rsidP="00DA4C7A">
            <w:pPr>
              <w:jc w:val="center"/>
              <w:rPr>
                <w:bCs/>
                <w:color w:val="000000" w:themeColor="text1"/>
                <w:sz w:val="24"/>
                <w:szCs w:val="24"/>
              </w:rPr>
            </w:pPr>
            <w:r w:rsidRPr="00B25281">
              <w:rPr>
                <w:bCs/>
                <w:color w:val="000000" w:themeColor="text1"/>
                <w:sz w:val="24"/>
                <w:szCs w:val="24"/>
              </w:rPr>
              <w:t>2</w:t>
            </w:r>
          </w:p>
        </w:tc>
        <w:tc>
          <w:tcPr>
            <w:tcW w:w="1620" w:type="dxa"/>
            <w:vAlign w:val="center"/>
          </w:tcPr>
          <w:p w14:paraId="04F6C0A3" w14:textId="34FF0055" w:rsidR="00E66064" w:rsidRPr="00B25281" w:rsidRDefault="00E66064" w:rsidP="00DA4C7A">
            <w:pPr>
              <w:jc w:val="center"/>
              <w:rPr>
                <w:b/>
                <w:color w:val="000000" w:themeColor="text1"/>
                <w:sz w:val="24"/>
                <w:szCs w:val="24"/>
              </w:rPr>
            </w:pPr>
            <w:r w:rsidRPr="00B25281">
              <w:rPr>
                <w:noProof/>
                <w:color w:val="000000" w:themeColor="text1"/>
                <w:sz w:val="24"/>
                <w:szCs w:val="24"/>
                <w:lang w:val="en-US"/>
              </w:rPr>
              <w:drawing>
                <wp:anchor distT="0" distB="0" distL="114300" distR="114300" simplePos="0" relativeHeight="251689984" behindDoc="0" locked="0" layoutInCell="1" allowOverlap="1" wp14:anchorId="35BC900D" wp14:editId="4C23617A">
                  <wp:simplePos x="0" y="0"/>
                  <wp:positionH relativeFrom="column">
                    <wp:posOffset>157480</wp:posOffset>
                  </wp:positionH>
                  <wp:positionV relativeFrom="paragraph">
                    <wp:posOffset>144780</wp:posOffset>
                  </wp:positionV>
                  <wp:extent cx="352425" cy="399415"/>
                  <wp:effectExtent l="0" t="0" r="9525"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 cy="399415"/>
                          </a:xfrm>
                          <a:prstGeom prst="rect">
                            <a:avLst/>
                          </a:prstGeom>
                          <a:noFill/>
                        </pic:spPr>
                      </pic:pic>
                    </a:graphicData>
                  </a:graphic>
                  <wp14:sizeRelH relativeFrom="margin">
                    <wp14:pctWidth>0</wp14:pctWidth>
                  </wp14:sizeRelH>
                  <wp14:sizeRelV relativeFrom="margin">
                    <wp14:pctHeight>0</wp14:pctHeight>
                  </wp14:sizeRelV>
                </wp:anchor>
              </w:drawing>
            </w:r>
          </w:p>
        </w:tc>
        <w:tc>
          <w:tcPr>
            <w:tcW w:w="1518" w:type="dxa"/>
            <w:vAlign w:val="center"/>
          </w:tcPr>
          <w:p w14:paraId="0948D049" w14:textId="07EF2A0C" w:rsidR="00E66064" w:rsidRPr="00B25281" w:rsidRDefault="00E66064" w:rsidP="00DA4C7A">
            <w:pPr>
              <w:jc w:val="center"/>
              <w:rPr>
                <w:b/>
                <w:color w:val="000000" w:themeColor="text1"/>
                <w:sz w:val="24"/>
                <w:szCs w:val="24"/>
                <w:lang w:val="en-US"/>
              </w:rPr>
            </w:pPr>
            <w:r w:rsidRPr="00B25281">
              <w:rPr>
                <w:i/>
                <w:color w:val="000000" w:themeColor="text1"/>
                <w:sz w:val="24"/>
                <w:szCs w:val="24"/>
              </w:rPr>
              <w:t>Act</w:t>
            </w:r>
            <w:r w:rsidRPr="00B25281">
              <w:rPr>
                <w:i/>
                <w:color w:val="000000" w:themeColor="text1"/>
                <w:sz w:val="24"/>
                <w:szCs w:val="24"/>
                <w:lang w:val="en-US"/>
              </w:rPr>
              <w:t>or</w:t>
            </w:r>
          </w:p>
        </w:tc>
        <w:tc>
          <w:tcPr>
            <w:tcW w:w="2480" w:type="dxa"/>
            <w:vAlign w:val="center"/>
          </w:tcPr>
          <w:p w14:paraId="496B344B" w14:textId="05EDC56B" w:rsidR="00E66064" w:rsidRPr="00B25281" w:rsidRDefault="00E66064" w:rsidP="00DA4C7A">
            <w:pPr>
              <w:jc w:val="both"/>
              <w:rPr>
                <w:color w:val="000000" w:themeColor="text1"/>
                <w:sz w:val="24"/>
                <w:szCs w:val="24"/>
              </w:rPr>
            </w:pPr>
            <w:r w:rsidRPr="00B25281">
              <w:rPr>
                <w:color w:val="000000" w:themeColor="text1"/>
                <w:sz w:val="24"/>
                <w:szCs w:val="24"/>
              </w:rPr>
              <w:t>Actor juga dapat berkomunikasi dengan object, maka actor juga dapat diurutkan sebagai kolom. Simbol Actor sama dengan simbol pada Actor Use Case Diagram.</w:t>
            </w:r>
          </w:p>
        </w:tc>
      </w:tr>
      <w:tr w:rsidR="00B25281" w:rsidRPr="00B25281" w14:paraId="15584CC5" w14:textId="77777777" w:rsidTr="00DA4C7A">
        <w:trPr>
          <w:trHeight w:val="705"/>
        </w:trPr>
        <w:tc>
          <w:tcPr>
            <w:tcW w:w="540" w:type="dxa"/>
            <w:vAlign w:val="center"/>
          </w:tcPr>
          <w:p w14:paraId="1FBE4AA7" w14:textId="77777777" w:rsidR="00E66064" w:rsidRPr="00B25281" w:rsidRDefault="00E66064" w:rsidP="00E66064">
            <w:pPr>
              <w:jc w:val="center"/>
              <w:rPr>
                <w:bCs/>
                <w:color w:val="000000" w:themeColor="text1"/>
                <w:sz w:val="24"/>
                <w:szCs w:val="24"/>
              </w:rPr>
            </w:pPr>
            <w:r w:rsidRPr="00B25281">
              <w:rPr>
                <w:bCs/>
                <w:color w:val="000000" w:themeColor="text1"/>
                <w:sz w:val="24"/>
                <w:szCs w:val="24"/>
              </w:rPr>
              <w:lastRenderedPageBreak/>
              <w:t>3</w:t>
            </w:r>
          </w:p>
        </w:tc>
        <w:tc>
          <w:tcPr>
            <w:tcW w:w="1620" w:type="dxa"/>
            <w:vAlign w:val="center"/>
          </w:tcPr>
          <w:p w14:paraId="6242B864" w14:textId="6628BEE1" w:rsidR="00E66064" w:rsidRPr="00B25281" w:rsidRDefault="00E66064" w:rsidP="00E66064">
            <w:pPr>
              <w:jc w:val="center"/>
              <w:rPr>
                <w:b/>
                <w:color w:val="000000" w:themeColor="text1"/>
                <w:sz w:val="24"/>
                <w:szCs w:val="24"/>
              </w:rPr>
            </w:pPr>
            <w:r w:rsidRPr="00B25281">
              <w:rPr>
                <w:rFonts w:asciiTheme="minorHAnsi" w:eastAsiaTheme="minorHAnsi" w:hAnsiTheme="minorHAnsi" w:cstheme="minorBidi"/>
                <w:color w:val="000000" w:themeColor="text1"/>
                <w:sz w:val="24"/>
                <w:szCs w:val="24"/>
              </w:rPr>
              <w:object w:dxaOrig="630" w:dyaOrig="975" w14:anchorId="6CF74BED">
                <v:shape id="_x0000_i1026" type="#_x0000_t75" style="width:31.8pt;height:48pt" o:ole="">
                  <v:imagedata r:id="rId25" o:title=""/>
                </v:shape>
                <o:OLEObject Type="Embed" ProgID="PBrush" ShapeID="_x0000_i1026" DrawAspect="Content" ObjectID="_1642220168" r:id="rId26"/>
              </w:object>
            </w:r>
          </w:p>
        </w:tc>
        <w:tc>
          <w:tcPr>
            <w:tcW w:w="1518" w:type="dxa"/>
            <w:vAlign w:val="center"/>
          </w:tcPr>
          <w:p w14:paraId="34A8B85C" w14:textId="7B5E5C71" w:rsidR="00E66064" w:rsidRPr="00B25281" w:rsidRDefault="00E66064" w:rsidP="00E66064">
            <w:pPr>
              <w:jc w:val="center"/>
              <w:rPr>
                <w:b/>
                <w:color w:val="000000" w:themeColor="text1"/>
                <w:sz w:val="24"/>
                <w:szCs w:val="24"/>
                <w:lang w:val="en-US"/>
              </w:rPr>
            </w:pPr>
            <w:r w:rsidRPr="00B25281">
              <w:rPr>
                <w:i/>
                <w:color w:val="000000" w:themeColor="text1"/>
                <w:sz w:val="24"/>
                <w:szCs w:val="24"/>
                <w:lang w:val="en-US"/>
              </w:rPr>
              <w:t>Lifeline</w:t>
            </w:r>
          </w:p>
        </w:tc>
        <w:tc>
          <w:tcPr>
            <w:tcW w:w="2480" w:type="dxa"/>
          </w:tcPr>
          <w:p w14:paraId="47B567B4" w14:textId="03C27AAB" w:rsidR="00E66064" w:rsidRPr="00B25281" w:rsidRDefault="00E66064" w:rsidP="00E66064">
            <w:pPr>
              <w:jc w:val="both"/>
              <w:rPr>
                <w:color w:val="000000" w:themeColor="text1"/>
                <w:sz w:val="24"/>
                <w:szCs w:val="24"/>
              </w:rPr>
            </w:pPr>
            <w:r w:rsidRPr="00B25281">
              <w:rPr>
                <w:color w:val="000000" w:themeColor="text1"/>
                <w:sz w:val="24"/>
                <w:szCs w:val="24"/>
              </w:rPr>
              <w:t>Lifeline mengindikasikan keberadaan sebuah object dalam basis waktu. Notasi untuk Lifeline adalah garis putus-putus vertikal yang ditarik dari sebuah obyek.</w:t>
            </w:r>
          </w:p>
        </w:tc>
      </w:tr>
      <w:tr w:rsidR="00B25281" w:rsidRPr="00B25281" w14:paraId="00A0035F" w14:textId="77777777" w:rsidTr="00DA4C7A">
        <w:trPr>
          <w:trHeight w:val="710"/>
        </w:trPr>
        <w:tc>
          <w:tcPr>
            <w:tcW w:w="540" w:type="dxa"/>
            <w:vAlign w:val="center"/>
          </w:tcPr>
          <w:p w14:paraId="7785D603" w14:textId="77777777" w:rsidR="00E66064" w:rsidRPr="00B25281" w:rsidRDefault="00E66064" w:rsidP="00E66064">
            <w:pPr>
              <w:jc w:val="center"/>
              <w:rPr>
                <w:bCs/>
                <w:color w:val="000000" w:themeColor="text1"/>
                <w:sz w:val="24"/>
                <w:szCs w:val="24"/>
              </w:rPr>
            </w:pPr>
            <w:r w:rsidRPr="00B25281">
              <w:rPr>
                <w:bCs/>
                <w:color w:val="000000" w:themeColor="text1"/>
                <w:sz w:val="24"/>
                <w:szCs w:val="24"/>
              </w:rPr>
              <w:t>4</w:t>
            </w:r>
          </w:p>
        </w:tc>
        <w:tc>
          <w:tcPr>
            <w:tcW w:w="1620" w:type="dxa"/>
            <w:vAlign w:val="center"/>
          </w:tcPr>
          <w:p w14:paraId="647036FC" w14:textId="37BFC15A" w:rsidR="00E66064" w:rsidRPr="00B25281" w:rsidRDefault="00E66064" w:rsidP="00E66064">
            <w:pPr>
              <w:jc w:val="center"/>
              <w:rPr>
                <w:b/>
                <w:color w:val="000000" w:themeColor="text1"/>
                <w:sz w:val="24"/>
                <w:szCs w:val="24"/>
              </w:rPr>
            </w:pPr>
            <w:r w:rsidRPr="00B25281">
              <w:rPr>
                <w:rFonts w:asciiTheme="minorHAnsi" w:eastAsiaTheme="minorHAnsi" w:hAnsiTheme="minorHAnsi" w:cstheme="minorBidi"/>
                <w:color w:val="000000" w:themeColor="text1"/>
                <w:sz w:val="24"/>
                <w:szCs w:val="24"/>
              </w:rPr>
              <w:object w:dxaOrig="690" w:dyaOrig="1305" w14:anchorId="7002D55A">
                <v:shape id="_x0000_i1027" type="#_x0000_t75" style="width:25.2pt;height:47.4pt" o:ole="">
                  <v:imagedata r:id="rId27" o:title=""/>
                </v:shape>
                <o:OLEObject Type="Embed" ProgID="PBrush" ShapeID="_x0000_i1027" DrawAspect="Content" ObjectID="_1642220169" r:id="rId28"/>
              </w:object>
            </w:r>
          </w:p>
        </w:tc>
        <w:tc>
          <w:tcPr>
            <w:tcW w:w="1518" w:type="dxa"/>
            <w:vAlign w:val="center"/>
          </w:tcPr>
          <w:p w14:paraId="3FFA522A" w14:textId="5AAAD73D" w:rsidR="00E66064" w:rsidRPr="00B25281" w:rsidRDefault="00E66064" w:rsidP="00E66064">
            <w:pPr>
              <w:jc w:val="center"/>
              <w:rPr>
                <w:b/>
                <w:color w:val="000000" w:themeColor="text1"/>
                <w:sz w:val="24"/>
                <w:szCs w:val="24"/>
              </w:rPr>
            </w:pPr>
            <w:r w:rsidRPr="00B25281">
              <w:rPr>
                <w:i/>
                <w:color w:val="000000" w:themeColor="text1"/>
                <w:sz w:val="24"/>
                <w:szCs w:val="24"/>
              </w:rPr>
              <w:t>Act</w:t>
            </w:r>
            <w:proofErr w:type="spellStart"/>
            <w:r w:rsidRPr="00B25281">
              <w:rPr>
                <w:i/>
                <w:color w:val="000000" w:themeColor="text1"/>
                <w:sz w:val="24"/>
                <w:szCs w:val="24"/>
                <w:lang w:val="en-US"/>
              </w:rPr>
              <w:t>tivation</w:t>
            </w:r>
            <w:proofErr w:type="spellEnd"/>
          </w:p>
        </w:tc>
        <w:tc>
          <w:tcPr>
            <w:tcW w:w="2480" w:type="dxa"/>
          </w:tcPr>
          <w:p w14:paraId="012EEF53" w14:textId="13068D67" w:rsidR="00E66064" w:rsidRPr="00B25281" w:rsidRDefault="00E66064" w:rsidP="00E66064">
            <w:pPr>
              <w:jc w:val="both"/>
              <w:rPr>
                <w:color w:val="000000" w:themeColor="text1"/>
                <w:sz w:val="24"/>
                <w:szCs w:val="24"/>
                <w:lang w:val="nl-NL"/>
              </w:rPr>
            </w:pPr>
            <w:r w:rsidRPr="00B25281">
              <w:rPr>
                <w:color w:val="000000" w:themeColor="text1"/>
                <w:sz w:val="24"/>
                <w:szCs w:val="24"/>
              </w:rPr>
              <w:t>Activation dinotasikan sebagai sebuah kotak segi empat yang digambar pada sebuah lifeline. Activation mengindikasikan sebuah obyek yang akan melakukan sebuah aksi.</w:t>
            </w:r>
          </w:p>
        </w:tc>
      </w:tr>
      <w:tr w:rsidR="00B25281" w:rsidRPr="00B25281" w14:paraId="7CBA7CC6" w14:textId="77777777" w:rsidTr="00DA4C7A">
        <w:trPr>
          <w:trHeight w:val="825"/>
        </w:trPr>
        <w:tc>
          <w:tcPr>
            <w:tcW w:w="540" w:type="dxa"/>
            <w:vAlign w:val="center"/>
          </w:tcPr>
          <w:p w14:paraId="15ADFA2E" w14:textId="77777777" w:rsidR="00E66064" w:rsidRPr="00B25281" w:rsidRDefault="00E66064" w:rsidP="00E66064">
            <w:pPr>
              <w:jc w:val="center"/>
              <w:rPr>
                <w:bCs/>
                <w:color w:val="000000" w:themeColor="text1"/>
                <w:sz w:val="24"/>
                <w:szCs w:val="24"/>
              </w:rPr>
            </w:pPr>
            <w:r w:rsidRPr="00B25281">
              <w:rPr>
                <w:bCs/>
                <w:color w:val="000000" w:themeColor="text1"/>
                <w:sz w:val="24"/>
                <w:szCs w:val="24"/>
              </w:rPr>
              <w:t>5</w:t>
            </w:r>
          </w:p>
        </w:tc>
        <w:tc>
          <w:tcPr>
            <w:tcW w:w="1620" w:type="dxa"/>
            <w:vAlign w:val="center"/>
          </w:tcPr>
          <w:p w14:paraId="4E636B32" w14:textId="7C137A06" w:rsidR="00E66064" w:rsidRPr="00B25281" w:rsidRDefault="00954DF7" w:rsidP="00E66064">
            <w:pPr>
              <w:jc w:val="center"/>
              <w:rPr>
                <w:b/>
                <w:color w:val="000000" w:themeColor="text1"/>
                <w:sz w:val="24"/>
                <w:szCs w:val="24"/>
              </w:rPr>
            </w:pPr>
            <w:r>
              <w:rPr>
                <w:b/>
                <w:noProof/>
                <w:color w:val="000000" w:themeColor="text1"/>
                <w:sz w:val="24"/>
                <w:szCs w:val="24"/>
              </w:rPr>
              <w:object w:dxaOrig="0" w:dyaOrig="0" w14:anchorId="4244B409">
                <v:shape id="_x0000_s1046" type="#_x0000_t75" style="position:absolute;left:0;text-align:left;margin-left:1.4pt;margin-top:14.5pt;width:64.3pt;height:16.9pt;z-index:251695104;mso-position-horizontal-relative:margin;mso-position-vertical-relative:margin">
                  <v:imagedata r:id="rId29" o:title=""/>
                  <w10:wrap type="square" anchorx="margin" anchory="margin"/>
                </v:shape>
                <o:OLEObject Type="Embed" ProgID="PBrush" ShapeID="_x0000_s1046" DrawAspect="Content" ObjectID="_1642220174" r:id="rId30"/>
              </w:object>
            </w:r>
          </w:p>
        </w:tc>
        <w:tc>
          <w:tcPr>
            <w:tcW w:w="1518" w:type="dxa"/>
            <w:vAlign w:val="center"/>
          </w:tcPr>
          <w:p w14:paraId="57143C5C" w14:textId="6A71DC37" w:rsidR="00E66064" w:rsidRPr="00B25281" w:rsidRDefault="00E66064" w:rsidP="00E66064">
            <w:pPr>
              <w:jc w:val="center"/>
              <w:rPr>
                <w:b/>
                <w:color w:val="000000" w:themeColor="text1"/>
                <w:sz w:val="24"/>
                <w:szCs w:val="24"/>
                <w:lang w:val="en-US"/>
              </w:rPr>
            </w:pPr>
            <w:r w:rsidRPr="00B25281">
              <w:rPr>
                <w:i/>
                <w:color w:val="000000" w:themeColor="text1"/>
                <w:sz w:val="24"/>
                <w:szCs w:val="24"/>
                <w:lang w:val="en-US"/>
              </w:rPr>
              <w:t>M</w:t>
            </w:r>
            <w:r w:rsidRPr="00B25281">
              <w:rPr>
                <w:i/>
                <w:color w:val="000000" w:themeColor="text1"/>
                <w:sz w:val="24"/>
                <w:szCs w:val="24"/>
              </w:rPr>
              <w:t>e</w:t>
            </w:r>
            <w:proofErr w:type="spellStart"/>
            <w:r w:rsidRPr="00B25281">
              <w:rPr>
                <w:i/>
                <w:color w:val="000000" w:themeColor="text1"/>
                <w:sz w:val="24"/>
                <w:szCs w:val="24"/>
                <w:lang w:val="en-US"/>
              </w:rPr>
              <w:t>ssage</w:t>
            </w:r>
            <w:proofErr w:type="spellEnd"/>
          </w:p>
        </w:tc>
        <w:tc>
          <w:tcPr>
            <w:tcW w:w="2480" w:type="dxa"/>
            <w:vAlign w:val="center"/>
          </w:tcPr>
          <w:p w14:paraId="3E5C79D4" w14:textId="12F8FA35" w:rsidR="00E66064" w:rsidRPr="00B25281" w:rsidRDefault="00E66064" w:rsidP="00E66064">
            <w:pPr>
              <w:jc w:val="both"/>
              <w:rPr>
                <w:b/>
                <w:color w:val="000000" w:themeColor="text1"/>
                <w:sz w:val="24"/>
                <w:szCs w:val="24"/>
              </w:rPr>
            </w:pPr>
            <w:r w:rsidRPr="00B25281">
              <w:rPr>
                <w:color w:val="000000" w:themeColor="text1"/>
                <w:sz w:val="24"/>
                <w:szCs w:val="24"/>
              </w:rPr>
              <w:t>Activation dinotasikan sebagai sebuah kotak segi empat yang digambar pada sebuah lifeline. Activation mengindikasikan sebuah obyek yang akan melakukan sebuah aksi.</w:t>
            </w:r>
          </w:p>
        </w:tc>
      </w:tr>
    </w:tbl>
    <w:p w14:paraId="219AE4C1" w14:textId="77777777" w:rsidR="00E66064" w:rsidRPr="00B25281" w:rsidRDefault="00E66064" w:rsidP="00E66064">
      <w:pPr>
        <w:pStyle w:val="ListParagraph"/>
        <w:rPr>
          <w:rFonts w:ascii="Times New Roman" w:hAnsi="Times New Roman" w:cs="Times New Roman"/>
          <w:b/>
          <w:color w:val="000000" w:themeColor="text1"/>
          <w:sz w:val="24"/>
          <w:szCs w:val="24"/>
          <w:lang w:val="en-US"/>
        </w:rPr>
      </w:pPr>
    </w:p>
    <w:p w14:paraId="635DE3E9" w14:textId="11207DE9" w:rsidR="00B06C37" w:rsidRPr="00B25281" w:rsidRDefault="00B06C37" w:rsidP="00B06C37">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proofErr w:type="spellStart"/>
      <w:r w:rsidR="00E66064" w:rsidRPr="00B25281">
        <w:rPr>
          <w:rFonts w:ascii="Times New Roman" w:hAnsi="Times New Roman" w:cs="Times New Roman"/>
          <w:b/>
          <w:i/>
          <w:iCs/>
          <w:color w:val="000000" w:themeColor="text1"/>
          <w:sz w:val="24"/>
          <w:szCs w:val="24"/>
          <w:lang w:val="en-US"/>
        </w:rPr>
        <w:t>Statechart</w:t>
      </w:r>
      <w:proofErr w:type="spellEnd"/>
      <w:r w:rsidR="00E66064" w:rsidRPr="00B25281">
        <w:rPr>
          <w:rFonts w:ascii="Times New Roman" w:hAnsi="Times New Roman" w:cs="Times New Roman"/>
          <w:b/>
          <w:i/>
          <w:iCs/>
          <w:color w:val="000000" w:themeColor="text1"/>
          <w:sz w:val="24"/>
          <w:szCs w:val="24"/>
          <w:lang w:val="en-US"/>
        </w:rPr>
        <w:t xml:space="preserve"> Diagram</w:t>
      </w:r>
    </w:p>
    <w:tbl>
      <w:tblPr>
        <w:tblStyle w:val="TableGrid0"/>
        <w:tblW w:w="6161" w:type="dxa"/>
        <w:tblInd w:w="535" w:type="dxa"/>
        <w:tblLayout w:type="fixed"/>
        <w:tblLook w:val="01E0" w:firstRow="1" w:lastRow="1" w:firstColumn="1" w:lastColumn="1" w:noHBand="0" w:noVBand="0"/>
      </w:tblPr>
      <w:tblGrid>
        <w:gridCol w:w="540"/>
        <w:gridCol w:w="1620"/>
        <w:gridCol w:w="1530"/>
        <w:gridCol w:w="2471"/>
      </w:tblGrid>
      <w:tr w:rsidR="00E66064" w:rsidRPr="00B25281" w14:paraId="6D3F4EA9" w14:textId="77777777" w:rsidTr="00A539F2">
        <w:trPr>
          <w:trHeight w:val="530"/>
        </w:trPr>
        <w:tc>
          <w:tcPr>
            <w:tcW w:w="540" w:type="dxa"/>
            <w:vAlign w:val="center"/>
          </w:tcPr>
          <w:p w14:paraId="338B400F" w14:textId="6FDE752E" w:rsidR="00E66064" w:rsidRPr="00B25281" w:rsidRDefault="00E66064" w:rsidP="00DA4C7A">
            <w:pPr>
              <w:jc w:val="center"/>
              <w:rPr>
                <w:b/>
                <w:color w:val="000000" w:themeColor="text1"/>
                <w:sz w:val="24"/>
                <w:szCs w:val="24"/>
                <w:lang w:val="en-US"/>
              </w:rPr>
            </w:pPr>
            <w:r w:rsidRPr="00B25281">
              <w:rPr>
                <w:b/>
                <w:color w:val="000000" w:themeColor="text1"/>
                <w:sz w:val="24"/>
                <w:szCs w:val="24"/>
              </w:rPr>
              <w:t>N</w:t>
            </w:r>
            <w:r w:rsidRPr="00B25281">
              <w:rPr>
                <w:b/>
                <w:color w:val="000000" w:themeColor="text1"/>
                <w:sz w:val="24"/>
                <w:szCs w:val="24"/>
                <w:lang w:val="en-US"/>
              </w:rPr>
              <w:t>o.</w:t>
            </w:r>
          </w:p>
        </w:tc>
        <w:tc>
          <w:tcPr>
            <w:tcW w:w="1620" w:type="dxa"/>
            <w:vAlign w:val="center"/>
          </w:tcPr>
          <w:p w14:paraId="002549DB" w14:textId="21232ED7" w:rsidR="00E66064" w:rsidRPr="00B25281" w:rsidRDefault="00E66064" w:rsidP="00DA4C7A">
            <w:pPr>
              <w:jc w:val="center"/>
              <w:rPr>
                <w:b/>
                <w:color w:val="000000" w:themeColor="text1"/>
                <w:sz w:val="24"/>
                <w:szCs w:val="24"/>
                <w:lang w:val="en-US"/>
              </w:rPr>
            </w:pPr>
            <w:proofErr w:type="spellStart"/>
            <w:r w:rsidRPr="00B25281">
              <w:rPr>
                <w:b/>
                <w:color w:val="000000" w:themeColor="text1"/>
                <w:sz w:val="24"/>
                <w:szCs w:val="24"/>
                <w:lang w:val="en-US"/>
              </w:rPr>
              <w:t>Simbol</w:t>
            </w:r>
            <w:proofErr w:type="spellEnd"/>
          </w:p>
        </w:tc>
        <w:tc>
          <w:tcPr>
            <w:tcW w:w="1530" w:type="dxa"/>
            <w:vAlign w:val="center"/>
          </w:tcPr>
          <w:p w14:paraId="318F1832" w14:textId="4AC889F2" w:rsidR="00E66064" w:rsidRPr="00B25281" w:rsidRDefault="00E66064" w:rsidP="00DA4C7A">
            <w:pPr>
              <w:jc w:val="center"/>
              <w:rPr>
                <w:b/>
                <w:color w:val="000000" w:themeColor="text1"/>
                <w:sz w:val="24"/>
                <w:szCs w:val="24"/>
                <w:lang w:val="en-US"/>
              </w:rPr>
            </w:pPr>
            <w:r w:rsidRPr="00B25281">
              <w:rPr>
                <w:b/>
                <w:color w:val="000000" w:themeColor="text1"/>
                <w:sz w:val="24"/>
                <w:szCs w:val="24"/>
              </w:rPr>
              <w:t>N</w:t>
            </w:r>
            <w:proofErr w:type="spellStart"/>
            <w:r w:rsidRPr="00B25281">
              <w:rPr>
                <w:b/>
                <w:color w:val="000000" w:themeColor="text1"/>
                <w:sz w:val="24"/>
                <w:szCs w:val="24"/>
                <w:lang w:val="en-US"/>
              </w:rPr>
              <w:t>ama</w:t>
            </w:r>
            <w:proofErr w:type="spellEnd"/>
          </w:p>
        </w:tc>
        <w:tc>
          <w:tcPr>
            <w:tcW w:w="2471" w:type="dxa"/>
            <w:vAlign w:val="center"/>
          </w:tcPr>
          <w:p w14:paraId="59A01480" w14:textId="0483EFA7" w:rsidR="00E66064" w:rsidRPr="00B25281" w:rsidRDefault="00E66064" w:rsidP="00DA4C7A">
            <w:pPr>
              <w:jc w:val="center"/>
              <w:rPr>
                <w:b/>
                <w:color w:val="000000" w:themeColor="text1"/>
                <w:sz w:val="24"/>
                <w:szCs w:val="24"/>
                <w:lang w:val="en-US"/>
              </w:rPr>
            </w:pPr>
            <w:r w:rsidRPr="00B25281">
              <w:rPr>
                <w:b/>
                <w:color w:val="000000" w:themeColor="text1"/>
                <w:sz w:val="24"/>
                <w:szCs w:val="24"/>
              </w:rPr>
              <w:t>K</w:t>
            </w:r>
            <w:proofErr w:type="spellStart"/>
            <w:r w:rsidRPr="00B25281">
              <w:rPr>
                <w:b/>
                <w:color w:val="000000" w:themeColor="text1"/>
                <w:sz w:val="24"/>
                <w:szCs w:val="24"/>
                <w:lang w:val="en-US"/>
              </w:rPr>
              <w:t>eterangan</w:t>
            </w:r>
            <w:proofErr w:type="spellEnd"/>
          </w:p>
        </w:tc>
      </w:tr>
      <w:tr w:rsidR="00E66064" w:rsidRPr="00B25281" w14:paraId="3ED5EFDA" w14:textId="77777777" w:rsidTr="00A539F2">
        <w:trPr>
          <w:trHeight w:val="391"/>
        </w:trPr>
        <w:tc>
          <w:tcPr>
            <w:tcW w:w="540" w:type="dxa"/>
            <w:vAlign w:val="center"/>
          </w:tcPr>
          <w:p w14:paraId="30B99345" w14:textId="77777777" w:rsidR="00E66064" w:rsidRPr="00B25281" w:rsidRDefault="00E66064" w:rsidP="00DA4C7A">
            <w:pPr>
              <w:jc w:val="center"/>
              <w:rPr>
                <w:color w:val="000000" w:themeColor="text1"/>
                <w:sz w:val="24"/>
                <w:szCs w:val="24"/>
              </w:rPr>
            </w:pPr>
            <w:r w:rsidRPr="00B25281">
              <w:rPr>
                <w:color w:val="000000" w:themeColor="text1"/>
                <w:sz w:val="24"/>
                <w:szCs w:val="24"/>
              </w:rPr>
              <w:t>1</w:t>
            </w:r>
          </w:p>
        </w:tc>
        <w:tc>
          <w:tcPr>
            <w:tcW w:w="1620" w:type="dxa"/>
            <w:vAlign w:val="center"/>
          </w:tcPr>
          <w:p w14:paraId="5A538ADE" w14:textId="01022184"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702272" behindDoc="0" locked="0" layoutInCell="1" allowOverlap="1" wp14:anchorId="73353AC3" wp14:editId="56F49B99">
                  <wp:simplePos x="0" y="0"/>
                  <wp:positionH relativeFrom="column">
                    <wp:posOffset>131445</wp:posOffset>
                  </wp:positionH>
                  <wp:positionV relativeFrom="paragraph">
                    <wp:posOffset>86360</wp:posOffset>
                  </wp:positionV>
                  <wp:extent cx="320040" cy="168910"/>
                  <wp:effectExtent l="0" t="0" r="3810" b="25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 cy="168910"/>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52034774" w14:textId="77777777" w:rsidR="00E66064" w:rsidRPr="00B25281" w:rsidRDefault="00E66064" w:rsidP="00DA4C7A">
            <w:pPr>
              <w:jc w:val="center"/>
              <w:rPr>
                <w:color w:val="000000" w:themeColor="text1"/>
                <w:sz w:val="24"/>
                <w:szCs w:val="24"/>
              </w:rPr>
            </w:pPr>
            <w:r w:rsidRPr="00B25281">
              <w:rPr>
                <w:i/>
                <w:color w:val="000000" w:themeColor="text1"/>
                <w:sz w:val="24"/>
                <w:szCs w:val="24"/>
              </w:rPr>
              <w:t>State</w:t>
            </w:r>
          </w:p>
        </w:tc>
        <w:tc>
          <w:tcPr>
            <w:tcW w:w="2471" w:type="dxa"/>
            <w:vAlign w:val="center"/>
          </w:tcPr>
          <w:p w14:paraId="62D9210E" w14:textId="77777777" w:rsidR="00E66064" w:rsidRPr="00B25281" w:rsidRDefault="00E66064" w:rsidP="00DA4C7A">
            <w:pPr>
              <w:jc w:val="both"/>
              <w:rPr>
                <w:color w:val="000000" w:themeColor="text1"/>
                <w:sz w:val="24"/>
                <w:szCs w:val="24"/>
              </w:rPr>
            </w:pPr>
            <w:r w:rsidRPr="00B25281">
              <w:rPr>
                <w:color w:val="000000" w:themeColor="text1"/>
                <w:sz w:val="24"/>
                <w:szCs w:val="24"/>
              </w:rPr>
              <w:t>Nilai atribut dan nilai link pada suatu waktu tertentu, yang dimiliki oleh suatu objek.</w:t>
            </w:r>
          </w:p>
        </w:tc>
      </w:tr>
      <w:tr w:rsidR="00E66064" w:rsidRPr="00B25281" w14:paraId="1D4CDC83" w14:textId="77777777" w:rsidTr="00A539F2">
        <w:trPr>
          <w:trHeight w:val="773"/>
        </w:trPr>
        <w:tc>
          <w:tcPr>
            <w:tcW w:w="540" w:type="dxa"/>
            <w:vAlign w:val="center"/>
          </w:tcPr>
          <w:p w14:paraId="305F48E6" w14:textId="77777777" w:rsidR="00E66064" w:rsidRPr="00B25281" w:rsidRDefault="00E66064" w:rsidP="00DA4C7A">
            <w:pPr>
              <w:jc w:val="center"/>
              <w:rPr>
                <w:color w:val="000000" w:themeColor="text1"/>
                <w:sz w:val="24"/>
                <w:szCs w:val="24"/>
              </w:rPr>
            </w:pPr>
            <w:r w:rsidRPr="00B25281">
              <w:rPr>
                <w:color w:val="000000" w:themeColor="text1"/>
                <w:sz w:val="24"/>
                <w:szCs w:val="24"/>
              </w:rPr>
              <w:t>2</w:t>
            </w:r>
          </w:p>
        </w:tc>
        <w:tc>
          <w:tcPr>
            <w:tcW w:w="1620" w:type="dxa"/>
            <w:vAlign w:val="center"/>
          </w:tcPr>
          <w:p w14:paraId="527C7D10" w14:textId="7EC2A924"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701248" behindDoc="0" locked="0" layoutInCell="1" allowOverlap="1" wp14:anchorId="5C1C341D" wp14:editId="6AF7EC3C">
                  <wp:simplePos x="0" y="0"/>
                  <wp:positionH relativeFrom="column">
                    <wp:posOffset>288290</wp:posOffset>
                  </wp:positionH>
                  <wp:positionV relativeFrom="paragraph">
                    <wp:posOffset>100330</wp:posOffset>
                  </wp:positionV>
                  <wp:extent cx="238125" cy="257175"/>
                  <wp:effectExtent l="0" t="0" r="952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0CD6C308" w14:textId="77777777" w:rsidR="00E66064" w:rsidRPr="00B25281" w:rsidRDefault="00E66064" w:rsidP="00DA4C7A">
            <w:pPr>
              <w:jc w:val="center"/>
              <w:rPr>
                <w:color w:val="000000" w:themeColor="text1"/>
                <w:sz w:val="24"/>
                <w:szCs w:val="24"/>
              </w:rPr>
            </w:pPr>
            <w:r w:rsidRPr="00B25281">
              <w:rPr>
                <w:i/>
                <w:color w:val="000000" w:themeColor="text1"/>
                <w:sz w:val="24"/>
                <w:szCs w:val="24"/>
              </w:rPr>
              <w:t>Initial Pseudo State</w:t>
            </w:r>
          </w:p>
        </w:tc>
        <w:tc>
          <w:tcPr>
            <w:tcW w:w="2471" w:type="dxa"/>
            <w:vAlign w:val="center"/>
          </w:tcPr>
          <w:p w14:paraId="2604B2D2" w14:textId="77777777" w:rsidR="00E66064" w:rsidRPr="00B25281" w:rsidRDefault="00E66064" w:rsidP="00DA4C7A">
            <w:pPr>
              <w:jc w:val="both"/>
              <w:rPr>
                <w:color w:val="000000" w:themeColor="text1"/>
                <w:sz w:val="24"/>
                <w:szCs w:val="24"/>
              </w:rPr>
            </w:pPr>
            <w:r w:rsidRPr="00B25281">
              <w:rPr>
                <w:color w:val="000000" w:themeColor="text1"/>
                <w:sz w:val="24"/>
                <w:szCs w:val="24"/>
              </w:rPr>
              <w:t>Bagaimana objek dibentuk atau diawali</w:t>
            </w:r>
          </w:p>
        </w:tc>
      </w:tr>
      <w:tr w:rsidR="00E66064" w:rsidRPr="00B25281" w14:paraId="6DA5511C" w14:textId="77777777" w:rsidTr="00A539F2">
        <w:trPr>
          <w:trHeight w:val="746"/>
        </w:trPr>
        <w:tc>
          <w:tcPr>
            <w:tcW w:w="540" w:type="dxa"/>
            <w:vAlign w:val="center"/>
          </w:tcPr>
          <w:p w14:paraId="28B4463D" w14:textId="77777777" w:rsidR="00E66064" w:rsidRPr="00B25281" w:rsidRDefault="00E66064" w:rsidP="00DA4C7A">
            <w:pPr>
              <w:jc w:val="center"/>
              <w:rPr>
                <w:color w:val="000000" w:themeColor="text1"/>
                <w:sz w:val="24"/>
                <w:szCs w:val="24"/>
              </w:rPr>
            </w:pPr>
            <w:r w:rsidRPr="00B25281">
              <w:rPr>
                <w:color w:val="000000" w:themeColor="text1"/>
                <w:sz w:val="24"/>
                <w:szCs w:val="24"/>
              </w:rPr>
              <w:lastRenderedPageBreak/>
              <w:t>3</w:t>
            </w:r>
          </w:p>
        </w:tc>
        <w:tc>
          <w:tcPr>
            <w:tcW w:w="1620" w:type="dxa"/>
            <w:vAlign w:val="center"/>
          </w:tcPr>
          <w:p w14:paraId="26F751ED" w14:textId="15B07021"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700224" behindDoc="0" locked="0" layoutInCell="1" allowOverlap="1" wp14:anchorId="41081E51" wp14:editId="4A2C045E">
                  <wp:simplePos x="0" y="0"/>
                  <wp:positionH relativeFrom="column">
                    <wp:posOffset>388620</wp:posOffset>
                  </wp:positionH>
                  <wp:positionV relativeFrom="paragraph">
                    <wp:posOffset>73660</wp:posOffset>
                  </wp:positionV>
                  <wp:extent cx="247650" cy="2762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790EBAAD" w14:textId="77777777" w:rsidR="00E66064" w:rsidRPr="00B25281" w:rsidRDefault="00E66064" w:rsidP="00DA4C7A">
            <w:pPr>
              <w:jc w:val="center"/>
              <w:rPr>
                <w:color w:val="000000" w:themeColor="text1"/>
                <w:sz w:val="24"/>
                <w:szCs w:val="24"/>
              </w:rPr>
            </w:pPr>
            <w:r w:rsidRPr="00B25281">
              <w:rPr>
                <w:i/>
                <w:color w:val="000000" w:themeColor="text1"/>
                <w:sz w:val="24"/>
                <w:szCs w:val="24"/>
              </w:rPr>
              <w:t>Final State</w:t>
            </w:r>
          </w:p>
        </w:tc>
        <w:tc>
          <w:tcPr>
            <w:tcW w:w="2471" w:type="dxa"/>
            <w:vAlign w:val="center"/>
          </w:tcPr>
          <w:p w14:paraId="451C66EC" w14:textId="77777777" w:rsidR="00E66064" w:rsidRPr="00B25281" w:rsidRDefault="00E66064" w:rsidP="00DA4C7A">
            <w:pPr>
              <w:jc w:val="both"/>
              <w:rPr>
                <w:color w:val="000000" w:themeColor="text1"/>
                <w:sz w:val="24"/>
                <w:szCs w:val="24"/>
              </w:rPr>
            </w:pPr>
            <w:r w:rsidRPr="00B25281">
              <w:rPr>
                <w:color w:val="000000" w:themeColor="text1"/>
                <w:sz w:val="24"/>
                <w:szCs w:val="24"/>
                <w:lang w:val="nl-NL"/>
              </w:rPr>
              <w:t>Bagaimana objek dibentuk dan dihancurkan</w:t>
            </w:r>
          </w:p>
        </w:tc>
      </w:tr>
      <w:tr w:rsidR="00E66064" w:rsidRPr="00B25281" w14:paraId="5729FB93" w14:textId="77777777" w:rsidTr="00A539F2">
        <w:trPr>
          <w:trHeight w:val="497"/>
        </w:trPr>
        <w:tc>
          <w:tcPr>
            <w:tcW w:w="540" w:type="dxa"/>
            <w:vAlign w:val="center"/>
          </w:tcPr>
          <w:p w14:paraId="7A259628" w14:textId="77777777" w:rsidR="00E66064" w:rsidRPr="00B25281" w:rsidRDefault="00E66064" w:rsidP="00DA4C7A">
            <w:pPr>
              <w:jc w:val="center"/>
              <w:rPr>
                <w:color w:val="000000" w:themeColor="text1"/>
                <w:sz w:val="24"/>
                <w:szCs w:val="24"/>
              </w:rPr>
            </w:pPr>
            <w:r w:rsidRPr="00B25281">
              <w:rPr>
                <w:color w:val="000000" w:themeColor="text1"/>
                <w:sz w:val="24"/>
                <w:szCs w:val="24"/>
              </w:rPr>
              <w:t>4</w:t>
            </w:r>
          </w:p>
        </w:tc>
        <w:tc>
          <w:tcPr>
            <w:tcW w:w="1620" w:type="dxa"/>
            <w:vAlign w:val="center"/>
          </w:tcPr>
          <w:p w14:paraId="0EFE6775" w14:textId="20F5A042"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699200" behindDoc="0" locked="0" layoutInCell="1" allowOverlap="1" wp14:anchorId="6F7FE4D6" wp14:editId="38B2084F">
                  <wp:simplePos x="0" y="0"/>
                  <wp:positionH relativeFrom="column">
                    <wp:posOffset>255270</wp:posOffset>
                  </wp:positionH>
                  <wp:positionV relativeFrom="paragraph">
                    <wp:posOffset>189230</wp:posOffset>
                  </wp:positionV>
                  <wp:extent cx="320040" cy="121285"/>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 cy="121285"/>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50D3AEC6" w14:textId="77777777" w:rsidR="00E66064" w:rsidRPr="00B25281" w:rsidRDefault="00E66064" w:rsidP="00DA4C7A">
            <w:pPr>
              <w:jc w:val="center"/>
              <w:rPr>
                <w:color w:val="000000" w:themeColor="text1"/>
                <w:sz w:val="24"/>
                <w:szCs w:val="24"/>
              </w:rPr>
            </w:pPr>
            <w:r w:rsidRPr="00B25281">
              <w:rPr>
                <w:i/>
                <w:color w:val="000000" w:themeColor="text1"/>
                <w:sz w:val="24"/>
                <w:szCs w:val="24"/>
              </w:rPr>
              <w:t>Transition</w:t>
            </w:r>
          </w:p>
        </w:tc>
        <w:tc>
          <w:tcPr>
            <w:tcW w:w="2471" w:type="dxa"/>
            <w:vAlign w:val="center"/>
          </w:tcPr>
          <w:p w14:paraId="63E4AF67" w14:textId="77777777" w:rsidR="00E66064" w:rsidRPr="00B25281" w:rsidRDefault="00E66064" w:rsidP="00DA4C7A">
            <w:pPr>
              <w:jc w:val="both"/>
              <w:rPr>
                <w:color w:val="000000" w:themeColor="text1"/>
                <w:sz w:val="24"/>
                <w:szCs w:val="24"/>
              </w:rPr>
            </w:pPr>
            <w:r w:rsidRPr="00B25281">
              <w:rPr>
                <w:color w:val="000000" w:themeColor="text1"/>
                <w:sz w:val="24"/>
                <w:szCs w:val="24"/>
              </w:rPr>
              <w:t>Sebuah kejadian yang memicu sebuah state objek dengan cara memperbaharui satu atau lebih nilai atributnya</w:t>
            </w:r>
          </w:p>
        </w:tc>
      </w:tr>
      <w:tr w:rsidR="00E66064" w:rsidRPr="00B25281" w14:paraId="7C6A6135" w14:textId="77777777" w:rsidTr="00A539F2">
        <w:trPr>
          <w:trHeight w:val="287"/>
        </w:trPr>
        <w:tc>
          <w:tcPr>
            <w:tcW w:w="540" w:type="dxa"/>
            <w:vAlign w:val="center"/>
          </w:tcPr>
          <w:p w14:paraId="00A52B98" w14:textId="77777777" w:rsidR="00E66064" w:rsidRPr="00B25281" w:rsidRDefault="00E66064" w:rsidP="00DA4C7A">
            <w:pPr>
              <w:jc w:val="center"/>
              <w:rPr>
                <w:color w:val="000000" w:themeColor="text1"/>
                <w:sz w:val="24"/>
                <w:szCs w:val="24"/>
              </w:rPr>
            </w:pPr>
            <w:r w:rsidRPr="00B25281">
              <w:rPr>
                <w:color w:val="000000" w:themeColor="text1"/>
                <w:sz w:val="24"/>
                <w:szCs w:val="24"/>
              </w:rPr>
              <w:t>5</w:t>
            </w:r>
          </w:p>
        </w:tc>
        <w:tc>
          <w:tcPr>
            <w:tcW w:w="1620" w:type="dxa"/>
            <w:vAlign w:val="center"/>
          </w:tcPr>
          <w:p w14:paraId="5B861CFD" w14:textId="2B10C088"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698176" behindDoc="0" locked="0" layoutInCell="1" allowOverlap="1" wp14:anchorId="187AD6A9" wp14:editId="11C0C34B">
                  <wp:simplePos x="0" y="0"/>
                  <wp:positionH relativeFrom="column">
                    <wp:posOffset>283845</wp:posOffset>
                  </wp:positionH>
                  <wp:positionV relativeFrom="paragraph">
                    <wp:posOffset>106045</wp:posOffset>
                  </wp:positionV>
                  <wp:extent cx="320040" cy="107950"/>
                  <wp:effectExtent l="0" t="0" r="381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 cy="107950"/>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43130DA6" w14:textId="77777777" w:rsidR="00E66064" w:rsidRPr="00B25281" w:rsidRDefault="00E66064" w:rsidP="00DA4C7A">
            <w:pPr>
              <w:jc w:val="center"/>
              <w:rPr>
                <w:color w:val="000000" w:themeColor="text1"/>
                <w:sz w:val="24"/>
                <w:szCs w:val="24"/>
              </w:rPr>
            </w:pPr>
            <w:r w:rsidRPr="00B25281">
              <w:rPr>
                <w:i/>
                <w:color w:val="000000" w:themeColor="text1"/>
                <w:sz w:val="24"/>
                <w:szCs w:val="24"/>
              </w:rPr>
              <w:t>Association</w:t>
            </w:r>
          </w:p>
        </w:tc>
        <w:tc>
          <w:tcPr>
            <w:tcW w:w="2471" w:type="dxa"/>
            <w:vAlign w:val="center"/>
          </w:tcPr>
          <w:p w14:paraId="4CFF6249" w14:textId="77777777" w:rsidR="00E66064" w:rsidRPr="00B25281" w:rsidRDefault="00E66064" w:rsidP="00DA4C7A">
            <w:pPr>
              <w:jc w:val="both"/>
              <w:rPr>
                <w:color w:val="000000" w:themeColor="text1"/>
                <w:sz w:val="24"/>
                <w:szCs w:val="24"/>
              </w:rPr>
            </w:pPr>
            <w:r w:rsidRPr="00B25281">
              <w:rPr>
                <w:color w:val="000000" w:themeColor="text1"/>
                <w:sz w:val="24"/>
                <w:szCs w:val="24"/>
              </w:rPr>
              <w:t>Apa yang menghubungkan antara objek satu dengan objek lainnya.</w:t>
            </w:r>
          </w:p>
        </w:tc>
      </w:tr>
      <w:tr w:rsidR="00E66064" w:rsidRPr="00B25281" w14:paraId="5F4F741B" w14:textId="77777777" w:rsidTr="00A539F2">
        <w:trPr>
          <w:trHeight w:val="435"/>
        </w:trPr>
        <w:tc>
          <w:tcPr>
            <w:tcW w:w="540" w:type="dxa"/>
            <w:vAlign w:val="center"/>
          </w:tcPr>
          <w:p w14:paraId="18203487" w14:textId="77777777" w:rsidR="00E66064" w:rsidRPr="00B25281" w:rsidRDefault="00E66064" w:rsidP="00DA4C7A">
            <w:pPr>
              <w:jc w:val="center"/>
              <w:rPr>
                <w:color w:val="000000" w:themeColor="text1"/>
                <w:sz w:val="24"/>
                <w:szCs w:val="24"/>
              </w:rPr>
            </w:pPr>
            <w:r w:rsidRPr="00B25281">
              <w:rPr>
                <w:color w:val="000000" w:themeColor="text1"/>
                <w:sz w:val="24"/>
                <w:szCs w:val="24"/>
              </w:rPr>
              <w:t>6</w:t>
            </w:r>
          </w:p>
        </w:tc>
        <w:tc>
          <w:tcPr>
            <w:tcW w:w="1620" w:type="dxa"/>
            <w:vAlign w:val="center"/>
          </w:tcPr>
          <w:p w14:paraId="268BE5B4" w14:textId="1BB49E0E" w:rsidR="00E66064" w:rsidRPr="00B25281" w:rsidRDefault="00E66064" w:rsidP="00DA4C7A">
            <w:pPr>
              <w:jc w:val="center"/>
              <w:rPr>
                <w:color w:val="000000" w:themeColor="text1"/>
                <w:sz w:val="24"/>
                <w:szCs w:val="24"/>
              </w:rPr>
            </w:pPr>
            <w:r w:rsidRPr="00B25281">
              <w:rPr>
                <w:noProof/>
                <w:color w:val="000000" w:themeColor="text1"/>
                <w:sz w:val="24"/>
                <w:szCs w:val="24"/>
                <w:lang w:val="en-US"/>
              </w:rPr>
              <w:drawing>
                <wp:anchor distT="0" distB="0" distL="114300" distR="114300" simplePos="0" relativeHeight="251697152" behindDoc="0" locked="0" layoutInCell="1" allowOverlap="1" wp14:anchorId="3B89E10B" wp14:editId="5BEFDB15">
                  <wp:simplePos x="0" y="0"/>
                  <wp:positionH relativeFrom="column">
                    <wp:posOffset>160020</wp:posOffset>
                  </wp:positionH>
                  <wp:positionV relativeFrom="paragraph">
                    <wp:posOffset>76835</wp:posOffset>
                  </wp:positionV>
                  <wp:extent cx="320040" cy="186690"/>
                  <wp:effectExtent l="0" t="0" r="381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 cy="186690"/>
                          </a:xfrm>
                          <a:prstGeom prst="rect">
                            <a:avLst/>
                          </a:prstGeom>
                          <a:noFill/>
                        </pic:spPr>
                      </pic:pic>
                    </a:graphicData>
                  </a:graphic>
                  <wp14:sizeRelH relativeFrom="page">
                    <wp14:pctWidth>0</wp14:pctWidth>
                  </wp14:sizeRelH>
                  <wp14:sizeRelV relativeFrom="page">
                    <wp14:pctHeight>0</wp14:pctHeight>
                  </wp14:sizeRelV>
                </wp:anchor>
              </w:drawing>
            </w:r>
          </w:p>
        </w:tc>
        <w:tc>
          <w:tcPr>
            <w:tcW w:w="1530" w:type="dxa"/>
            <w:vAlign w:val="center"/>
          </w:tcPr>
          <w:p w14:paraId="5FF7E8E1" w14:textId="77777777" w:rsidR="00E66064" w:rsidRPr="00B25281" w:rsidRDefault="00E66064" w:rsidP="00DA4C7A">
            <w:pPr>
              <w:jc w:val="center"/>
              <w:rPr>
                <w:color w:val="000000" w:themeColor="text1"/>
                <w:sz w:val="24"/>
                <w:szCs w:val="24"/>
              </w:rPr>
            </w:pPr>
            <w:r w:rsidRPr="00B25281">
              <w:rPr>
                <w:i/>
                <w:color w:val="000000" w:themeColor="text1"/>
                <w:sz w:val="24"/>
                <w:szCs w:val="24"/>
              </w:rPr>
              <w:t>Node</w:t>
            </w:r>
          </w:p>
        </w:tc>
        <w:tc>
          <w:tcPr>
            <w:tcW w:w="2471" w:type="dxa"/>
            <w:vAlign w:val="center"/>
          </w:tcPr>
          <w:p w14:paraId="44ADEC4F" w14:textId="77777777" w:rsidR="00E66064" w:rsidRPr="00B25281" w:rsidRDefault="00E66064" w:rsidP="00DA4C7A">
            <w:pPr>
              <w:jc w:val="both"/>
              <w:rPr>
                <w:color w:val="000000" w:themeColor="text1"/>
                <w:sz w:val="24"/>
                <w:szCs w:val="24"/>
              </w:rPr>
            </w:pPr>
            <w:r w:rsidRPr="00B25281">
              <w:rPr>
                <w:color w:val="000000" w:themeColor="text1"/>
                <w:sz w:val="24"/>
                <w:szCs w:val="24"/>
              </w:rPr>
              <w:t>Elemen fisik yang eksis saat aplikasi dijalankan dan mencerminkan suatu sumber daya komputasi.</w:t>
            </w:r>
          </w:p>
        </w:tc>
      </w:tr>
    </w:tbl>
    <w:p w14:paraId="3257F3EB" w14:textId="77777777" w:rsidR="00E66064" w:rsidRPr="00B25281" w:rsidRDefault="00E66064" w:rsidP="00E66064">
      <w:pPr>
        <w:pStyle w:val="ListParagraph"/>
        <w:rPr>
          <w:rFonts w:ascii="Times New Roman" w:hAnsi="Times New Roman" w:cs="Times New Roman"/>
          <w:b/>
          <w:color w:val="000000" w:themeColor="text1"/>
          <w:sz w:val="24"/>
          <w:szCs w:val="24"/>
          <w:lang w:val="en-US"/>
        </w:rPr>
      </w:pPr>
    </w:p>
    <w:p w14:paraId="62027E9B" w14:textId="2D535B0C" w:rsidR="00B06C37" w:rsidRPr="00B25281" w:rsidRDefault="00B06C37" w:rsidP="00B06C37">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00A539F2" w:rsidRPr="00B25281">
        <w:rPr>
          <w:rFonts w:ascii="Times New Roman" w:hAnsi="Times New Roman" w:cs="Times New Roman"/>
          <w:b/>
          <w:color w:val="000000" w:themeColor="text1"/>
          <w:sz w:val="24"/>
          <w:szCs w:val="24"/>
          <w:lang w:val="en-US"/>
        </w:rPr>
        <w:t xml:space="preserve"> </w:t>
      </w:r>
      <w:r w:rsidR="00A539F2" w:rsidRPr="00B25281">
        <w:rPr>
          <w:rFonts w:ascii="Times New Roman" w:hAnsi="Times New Roman" w:cs="Times New Roman"/>
          <w:b/>
          <w:i/>
          <w:iCs/>
          <w:color w:val="000000" w:themeColor="text1"/>
          <w:sz w:val="24"/>
          <w:szCs w:val="24"/>
          <w:lang w:val="en-US"/>
        </w:rPr>
        <w:t>Component Diagram</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610"/>
        <w:gridCol w:w="1530"/>
        <w:gridCol w:w="2390"/>
      </w:tblGrid>
      <w:tr w:rsidR="00B25281" w:rsidRPr="00B25281" w14:paraId="6F7FDF00" w14:textId="77777777" w:rsidTr="00FA4E57">
        <w:trPr>
          <w:trHeight w:val="485"/>
        </w:trPr>
        <w:tc>
          <w:tcPr>
            <w:tcW w:w="550" w:type="dxa"/>
          </w:tcPr>
          <w:p w14:paraId="54CFBB2F" w14:textId="77084656" w:rsidR="00A564A5" w:rsidRPr="00B25281" w:rsidRDefault="00A564A5"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No.</w:t>
            </w:r>
          </w:p>
        </w:tc>
        <w:tc>
          <w:tcPr>
            <w:tcW w:w="1610" w:type="dxa"/>
          </w:tcPr>
          <w:p w14:paraId="56343FB2" w14:textId="373A8A6D" w:rsidR="00A564A5" w:rsidRPr="00B25281" w:rsidRDefault="00A564A5"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rPr>
              <w:t>S</w:t>
            </w:r>
            <w:proofErr w:type="spellStart"/>
            <w:r w:rsidRPr="00B25281">
              <w:rPr>
                <w:rFonts w:ascii="Times New Roman" w:hAnsi="Times New Roman" w:cs="Times New Roman"/>
                <w:b/>
                <w:color w:val="000000" w:themeColor="text1"/>
                <w:sz w:val="24"/>
                <w:szCs w:val="24"/>
                <w:lang w:val="en-US"/>
              </w:rPr>
              <w:t>imbol</w:t>
            </w:r>
            <w:proofErr w:type="spellEnd"/>
          </w:p>
        </w:tc>
        <w:tc>
          <w:tcPr>
            <w:tcW w:w="1530" w:type="dxa"/>
          </w:tcPr>
          <w:p w14:paraId="2D7C678E" w14:textId="12309A87" w:rsidR="00A564A5" w:rsidRPr="00B25281" w:rsidRDefault="00A564A5"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rPr>
              <w:t>N</w:t>
            </w:r>
            <w:proofErr w:type="spellStart"/>
            <w:r w:rsidRPr="00B25281">
              <w:rPr>
                <w:rFonts w:ascii="Times New Roman" w:hAnsi="Times New Roman" w:cs="Times New Roman"/>
                <w:b/>
                <w:color w:val="000000" w:themeColor="text1"/>
                <w:sz w:val="24"/>
                <w:szCs w:val="24"/>
                <w:lang w:val="en-US"/>
              </w:rPr>
              <w:t>ama</w:t>
            </w:r>
            <w:proofErr w:type="spellEnd"/>
          </w:p>
        </w:tc>
        <w:tc>
          <w:tcPr>
            <w:tcW w:w="2390" w:type="dxa"/>
          </w:tcPr>
          <w:p w14:paraId="189D8EE6" w14:textId="42692E66" w:rsidR="00A564A5" w:rsidRPr="00B25281" w:rsidRDefault="00A564A5"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rPr>
              <w:t>K</w:t>
            </w:r>
            <w:proofErr w:type="spellStart"/>
            <w:r w:rsidRPr="00B25281">
              <w:rPr>
                <w:rFonts w:ascii="Times New Roman" w:hAnsi="Times New Roman" w:cs="Times New Roman"/>
                <w:b/>
                <w:color w:val="000000" w:themeColor="text1"/>
                <w:sz w:val="24"/>
                <w:szCs w:val="24"/>
                <w:lang w:val="en-US"/>
              </w:rPr>
              <w:t>eterangan</w:t>
            </w:r>
            <w:proofErr w:type="spellEnd"/>
          </w:p>
        </w:tc>
      </w:tr>
      <w:tr w:rsidR="00B25281" w:rsidRPr="00B25281" w14:paraId="4A34B478" w14:textId="77777777" w:rsidTr="00FA4E57">
        <w:tc>
          <w:tcPr>
            <w:tcW w:w="550" w:type="dxa"/>
          </w:tcPr>
          <w:p w14:paraId="5ED4E161" w14:textId="77777777" w:rsidR="00A564A5" w:rsidRPr="00B25281" w:rsidRDefault="00A564A5" w:rsidP="00DA4C7A">
            <w:pPr>
              <w:spacing w:after="0" w:line="240" w:lineRule="auto"/>
              <w:jc w:val="center"/>
              <w:rPr>
                <w:rFonts w:ascii="Times New Roman" w:hAnsi="Times New Roman" w:cs="Times New Roman"/>
                <w:color w:val="000000" w:themeColor="text1"/>
                <w:sz w:val="24"/>
                <w:szCs w:val="24"/>
              </w:rPr>
            </w:pPr>
          </w:p>
        </w:tc>
        <w:tc>
          <w:tcPr>
            <w:tcW w:w="1610" w:type="dxa"/>
          </w:tcPr>
          <w:p w14:paraId="179AEDDA" w14:textId="7D4D713B" w:rsidR="00A564A5" w:rsidRPr="00B25281" w:rsidRDefault="00FA4E57" w:rsidP="00DA4C7A">
            <w:pPr>
              <w:spacing w:after="0"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object w:dxaOrig="3000" w:dyaOrig="1185" w14:anchorId="179365D7">
                <v:shape id="_x0000_i1029" type="#_x0000_t75" style="width:61.8pt;height:24.6pt" o:ole="">
                  <v:imagedata r:id="rId35" o:title=""/>
                </v:shape>
                <o:OLEObject Type="Embed" ProgID="PBrush" ShapeID="_x0000_i1029" DrawAspect="Content" ObjectID="_1642220170" r:id="rId36"/>
              </w:object>
            </w:r>
          </w:p>
        </w:tc>
        <w:tc>
          <w:tcPr>
            <w:tcW w:w="1530" w:type="dxa"/>
          </w:tcPr>
          <w:p w14:paraId="2DA37892" w14:textId="7F1C144E" w:rsidR="00A564A5" w:rsidRPr="00B25281" w:rsidRDefault="00FA4E57" w:rsidP="00DA4C7A">
            <w:pPr>
              <w:spacing w:after="0" w:line="240" w:lineRule="auto"/>
              <w:jc w:val="center"/>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Co</w:t>
            </w:r>
            <w:r w:rsidR="00A564A5" w:rsidRPr="00B25281">
              <w:rPr>
                <w:rFonts w:ascii="Times New Roman" w:hAnsi="Times New Roman" w:cs="Times New Roman"/>
                <w:i/>
                <w:iCs/>
                <w:color w:val="000000" w:themeColor="text1"/>
                <w:sz w:val="24"/>
                <w:szCs w:val="24"/>
              </w:rPr>
              <w:t>mponen</w:t>
            </w:r>
            <w:r w:rsidRPr="00B25281">
              <w:rPr>
                <w:rFonts w:ascii="Times New Roman" w:hAnsi="Times New Roman" w:cs="Times New Roman"/>
                <w:i/>
                <w:iCs/>
                <w:color w:val="000000" w:themeColor="text1"/>
                <w:sz w:val="24"/>
                <w:szCs w:val="24"/>
                <w:lang w:val="en-US"/>
              </w:rPr>
              <w:t>t</w:t>
            </w:r>
          </w:p>
        </w:tc>
        <w:tc>
          <w:tcPr>
            <w:tcW w:w="2390" w:type="dxa"/>
          </w:tcPr>
          <w:p w14:paraId="7355519A" w14:textId="77777777" w:rsidR="00A564A5" w:rsidRPr="00B25281" w:rsidRDefault="00A564A5" w:rsidP="00DA4C7A">
            <w:pPr>
              <w:autoSpaceDE w:val="0"/>
              <w:autoSpaceDN w:val="0"/>
              <w:adjustRightInd w:val="0"/>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Sebuah komponen melambangkan sebuah entitas software dalam sebuah sistem. Sebuah komponen dinotasikan sebagai sebuah kotak segiempat dengan dua kotak kecil tambahan yang menempel disebelah</w:t>
            </w:r>
          </w:p>
          <w:p w14:paraId="2B28759C" w14:textId="77777777" w:rsidR="00A564A5" w:rsidRPr="00B25281" w:rsidRDefault="00A564A5" w:rsidP="00DA4C7A">
            <w:pPr>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kirinya.</w:t>
            </w:r>
          </w:p>
        </w:tc>
      </w:tr>
      <w:tr w:rsidR="00B25281" w:rsidRPr="00B25281" w14:paraId="6A64EFE4" w14:textId="77777777" w:rsidTr="00FA4E57">
        <w:tc>
          <w:tcPr>
            <w:tcW w:w="550" w:type="dxa"/>
          </w:tcPr>
          <w:p w14:paraId="5478D6D4" w14:textId="77777777" w:rsidR="00A564A5" w:rsidRPr="00B25281" w:rsidRDefault="00A564A5" w:rsidP="00DA4C7A">
            <w:pPr>
              <w:spacing w:after="0" w:line="240" w:lineRule="auto"/>
              <w:jc w:val="center"/>
              <w:rPr>
                <w:rFonts w:ascii="Times New Roman" w:hAnsi="Times New Roman" w:cs="Times New Roman"/>
                <w:color w:val="000000" w:themeColor="text1"/>
                <w:sz w:val="24"/>
                <w:szCs w:val="24"/>
              </w:rPr>
            </w:pPr>
          </w:p>
        </w:tc>
        <w:tc>
          <w:tcPr>
            <w:tcW w:w="1610" w:type="dxa"/>
          </w:tcPr>
          <w:p w14:paraId="62FC2E6B" w14:textId="2FCD77AD" w:rsidR="00A564A5" w:rsidRPr="00B25281" w:rsidRDefault="00A564A5" w:rsidP="00DA4C7A">
            <w:pPr>
              <w:spacing w:after="0"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object w:dxaOrig="2550" w:dyaOrig="1095" w14:anchorId="0CB6A713">
                <v:shape id="_x0000_i1030" type="#_x0000_t75" style="width:65.4pt;height:27.6pt" o:ole="">
                  <v:imagedata r:id="rId37" o:title=""/>
                </v:shape>
                <o:OLEObject Type="Embed" ProgID="PBrush" ShapeID="_x0000_i1030" DrawAspect="Content" ObjectID="_1642220171" r:id="rId38"/>
              </w:object>
            </w:r>
          </w:p>
        </w:tc>
        <w:tc>
          <w:tcPr>
            <w:tcW w:w="1530" w:type="dxa"/>
          </w:tcPr>
          <w:p w14:paraId="7F8D9C01" w14:textId="77777777" w:rsidR="00A564A5" w:rsidRPr="00B25281" w:rsidRDefault="00A564A5" w:rsidP="00DA4C7A">
            <w:pPr>
              <w:spacing w:after="0" w:line="240" w:lineRule="auto"/>
              <w:jc w:val="center"/>
              <w:rPr>
                <w:rFonts w:ascii="Times New Roman" w:hAnsi="Times New Roman" w:cs="Times New Roman"/>
                <w:i/>
                <w:iCs/>
                <w:color w:val="000000" w:themeColor="text1"/>
                <w:sz w:val="24"/>
                <w:szCs w:val="24"/>
              </w:rPr>
            </w:pPr>
            <w:r w:rsidRPr="00B25281">
              <w:rPr>
                <w:rFonts w:ascii="Times New Roman" w:hAnsi="Times New Roman" w:cs="Times New Roman"/>
                <w:i/>
                <w:iCs/>
                <w:color w:val="000000" w:themeColor="text1"/>
                <w:sz w:val="24"/>
                <w:szCs w:val="24"/>
              </w:rPr>
              <w:t>Depedency</w:t>
            </w:r>
          </w:p>
        </w:tc>
        <w:tc>
          <w:tcPr>
            <w:tcW w:w="2390" w:type="dxa"/>
          </w:tcPr>
          <w:p w14:paraId="76A6CA18" w14:textId="77777777" w:rsidR="00A564A5" w:rsidRPr="00B25281" w:rsidRDefault="00A564A5" w:rsidP="00DA4C7A">
            <w:pPr>
              <w:autoSpaceDE w:val="0"/>
              <w:autoSpaceDN w:val="0"/>
              <w:adjustRightInd w:val="0"/>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 xml:space="preserve">Sebuah Dependency digunakan untuk menotasikan relasi </w:t>
            </w:r>
            <w:r w:rsidRPr="00B25281">
              <w:rPr>
                <w:rFonts w:ascii="Times New Roman" w:hAnsi="Times New Roman" w:cs="Times New Roman"/>
                <w:color w:val="000000" w:themeColor="text1"/>
                <w:sz w:val="24"/>
                <w:szCs w:val="24"/>
              </w:rPr>
              <w:lastRenderedPageBreak/>
              <w:t>antara dua komponen. Notasinya adalah tanda panah putus-putus yang diarahkan kepada komponen tempat</w:t>
            </w:r>
          </w:p>
          <w:p w14:paraId="77A4051C" w14:textId="77777777" w:rsidR="00A564A5" w:rsidRPr="00B25281" w:rsidRDefault="00A564A5" w:rsidP="00DA4C7A">
            <w:pPr>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sebuah komponen itu bergantung.</w:t>
            </w:r>
          </w:p>
        </w:tc>
      </w:tr>
    </w:tbl>
    <w:p w14:paraId="71D8AE14" w14:textId="77777777" w:rsidR="00A539F2" w:rsidRPr="00B25281" w:rsidRDefault="00A539F2" w:rsidP="00A539F2">
      <w:pPr>
        <w:pStyle w:val="ListParagraph"/>
        <w:rPr>
          <w:rFonts w:ascii="Times New Roman" w:hAnsi="Times New Roman" w:cs="Times New Roman"/>
          <w:b/>
          <w:color w:val="000000" w:themeColor="text1"/>
          <w:sz w:val="24"/>
          <w:szCs w:val="24"/>
          <w:lang w:val="en-US"/>
        </w:rPr>
      </w:pPr>
    </w:p>
    <w:p w14:paraId="58BF8F19" w14:textId="5CDDDAA1" w:rsidR="00A539F2" w:rsidRPr="00B25281" w:rsidRDefault="00A539F2" w:rsidP="00FA4E57">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Simbol</w:t>
      </w:r>
      <w:proofErr w:type="spellEnd"/>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Deployment Diagram</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780"/>
        <w:gridCol w:w="1529"/>
        <w:gridCol w:w="2243"/>
      </w:tblGrid>
      <w:tr w:rsidR="00B25281" w:rsidRPr="00B25281" w14:paraId="0CC12FB6" w14:textId="77777777" w:rsidTr="00FA4E57">
        <w:trPr>
          <w:trHeight w:val="404"/>
        </w:trPr>
        <w:tc>
          <w:tcPr>
            <w:tcW w:w="528" w:type="dxa"/>
          </w:tcPr>
          <w:p w14:paraId="058BC2F0" w14:textId="749C3C42" w:rsidR="00A539F2" w:rsidRPr="00B25281" w:rsidRDefault="00A539F2"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No.</w:t>
            </w:r>
          </w:p>
        </w:tc>
        <w:tc>
          <w:tcPr>
            <w:tcW w:w="1780" w:type="dxa"/>
          </w:tcPr>
          <w:p w14:paraId="0D3FF201" w14:textId="60D1CA3D" w:rsidR="00A539F2" w:rsidRPr="00B25281" w:rsidRDefault="00A539F2"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rPr>
              <w:t>S</w:t>
            </w:r>
            <w:proofErr w:type="spellStart"/>
            <w:r w:rsidRPr="00B25281">
              <w:rPr>
                <w:rFonts w:ascii="Times New Roman" w:hAnsi="Times New Roman" w:cs="Times New Roman"/>
                <w:b/>
                <w:color w:val="000000" w:themeColor="text1"/>
                <w:sz w:val="24"/>
                <w:szCs w:val="24"/>
                <w:lang w:val="en-US"/>
              </w:rPr>
              <w:t>imbol</w:t>
            </w:r>
            <w:proofErr w:type="spellEnd"/>
          </w:p>
        </w:tc>
        <w:tc>
          <w:tcPr>
            <w:tcW w:w="1529" w:type="dxa"/>
          </w:tcPr>
          <w:p w14:paraId="6933D2E6" w14:textId="16886158" w:rsidR="00A539F2" w:rsidRPr="00B25281" w:rsidRDefault="00A539F2"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Nama</w:t>
            </w:r>
          </w:p>
        </w:tc>
        <w:tc>
          <w:tcPr>
            <w:tcW w:w="2243" w:type="dxa"/>
          </w:tcPr>
          <w:p w14:paraId="042EA6C9" w14:textId="45C9A732" w:rsidR="00A539F2" w:rsidRPr="00B25281" w:rsidRDefault="00A539F2" w:rsidP="00DA4C7A">
            <w:pPr>
              <w:spacing w:after="0" w:line="240" w:lineRule="auto"/>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rPr>
              <w:t>K</w:t>
            </w:r>
            <w:proofErr w:type="spellStart"/>
            <w:r w:rsidRPr="00B25281">
              <w:rPr>
                <w:rFonts w:ascii="Times New Roman" w:hAnsi="Times New Roman" w:cs="Times New Roman"/>
                <w:b/>
                <w:color w:val="000000" w:themeColor="text1"/>
                <w:sz w:val="24"/>
                <w:szCs w:val="24"/>
                <w:lang w:val="en-US"/>
              </w:rPr>
              <w:t>eterangnan</w:t>
            </w:r>
            <w:proofErr w:type="spellEnd"/>
          </w:p>
        </w:tc>
      </w:tr>
      <w:tr w:rsidR="00B25281" w:rsidRPr="00B25281" w14:paraId="36FDB74A" w14:textId="77777777" w:rsidTr="00A539F2">
        <w:tc>
          <w:tcPr>
            <w:tcW w:w="528" w:type="dxa"/>
          </w:tcPr>
          <w:p w14:paraId="1EA5BBD4" w14:textId="64200A7E" w:rsidR="00A539F2" w:rsidRPr="00B25281" w:rsidRDefault="00A539F2" w:rsidP="00DA4C7A">
            <w:pPr>
              <w:spacing w:after="0"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1</w:t>
            </w:r>
          </w:p>
        </w:tc>
        <w:tc>
          <w:tcPr>
            <w:tcW w:w="1780" w:type="dxa"/>
          </w:tcPr>
          <w:p w14:paraId="6A4FFF8E" w14:textId="267F7F4D" w:rsidR="00A539F2" w:rsidRPr="00B25281" w:rsidRDefault="00954DF7" w:rsidP="00DA4C7A">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object w:dxaOrig="0" w:dyaOrig="0" w14:anchorId="608F107E">
                <v:shape id="_x0000_s1054" type="#_x0000_t75" style="position:absolute;left:0;text-align:left;margin-left:0;margin-top:32.95pt;width:78.15pt;height:32.95pt;z-index:251706368;mso-position-horizontal-relative:margin;mso-position-vertical-relative:margin">
                  <v:imagedata r:id="rId39" o:title=""/>
                  <w10:wrap type="square" anchorx="margin" anchory="margin"/>
                </v:shape>
                <o:OLEObject Type="Embed" ProgID="PBrush" ShapeID="_x0000_s1054" DrawAspect="Content" ObjectID="_1642220175" r:id="rId40"/>
              </w:object>
            </w:r>
          </w:p>
        </w:tc>
        <w:tc>
          <w:tcPr>
            <w:tcW w:w="1529" w:type="dxa"/>
          </w:tcPr>
          <w:p w14:paraId="1A0BCB65" w14:textId="301B90A6" w:rsidR="00A539F2" w:rsidRPr="00B25281" w:rsidRDefault="00A539F2" w:rsidP="00DA4C7A">
            <w:pPr>
              <w:spacing w:after="0" w:line="240" w:lineRule="auto"/>
              <w:jc w:val="center"/>
              <w:rPr>
                <w:rFonts w:ascii="Times New Roman" w:hAnsi="Times New Roman" w:cs="Times New Roman"/>
                <w:bCs/>
                <w:i/>
                <w:iCs/>
                <w:color w:val="000000" w:themeColor="text1"/>
                <w:sz w:val="24"/>
                <w:szCs w:val="24"/>
                <w:lang w:val="en-US"/>
              </w:rPr>
            </w:pPr>
            <w:r w:rsidRPr="00B25281">
              <w:rPr>
                <w:rFonts w:ascii="Times New Roman" w:hAnsi="Times New Roman" w:cs="Times New Roman"/>
                <w:bCs/>
                <w:i/>
                <w:iCs/>
                <w:color w:val="000000" w:themeColor="text1"/>
                <w:sz w:val="24"/>
                <w:szCs w:val="24"/>
                <w:lang w:val="en-US"/>
              </w:rPr>
              <w:t>C</w:t>
            </w:r>
            <w:r w:rsidRPr="00B25281">
              <w:rPr>
                <w:rFonts w:ascii="Times New Roman" w:hAnsi="Times New Roman" w:cs="Times New Roman"/>
                <w:bCs/>
                <w:i/>
                <w:iCs/>
                <w:color w:val="000000" w:themeColor="text1"/>
                <w:sz w:val="24"/>
                <w:szCs w:val="24"/>
              </w:rPr>
              <w:t>omponen</w:t>
            </w:r>
            <w:r w:rsidRPr="00B25281">
              <w:rPr>
                <w:rFonts w:ascii="Times New Roman" w:hAnsi="Times New Roman" w:cs="Times New Roman"/>
                <w:bCs/>
                <w:i/>
                <w:iCs/>
                <w:color w:val="000000" w:themeColor="text1"/>
                <w:sz w:val="24"/>
                <w:szCs w:val="24"/>
                <w:lang w:val="en-US"/>
              </w:rPr>
              <w:t>t</w:t>
            </w:r>
          </w:p>
        </w:tc>
        <w:tc>
          <w:tcPr>
            <w:tcW w:w="2243" w:type="dxa"/>
          </w:tcPr>
          <w:p w14:paraId="5186AF3E" w14:textId="77777777" w:rsidR="00A539F2" w:rsidRPr="00B25281" w:rsidRDefault="00A539F2" w:rsidP="00A539F2">
            <w:pPr>
              <w:autoSpaceDE w:val="0"/>
              <w:autoSpaceDN w:val="0"/>
              <w:adjustRightInd w:val="0"/>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Pada deployment diagram, komponenkomponen yang ada diletakkan didalam node untuk memastikan keberadaan posisi mereka</w:t>
            </w:r>
          </w:p>
        </w:tc>
      </w:tr>
      <w:tr w:rsidR="00B25281" w:rsidRPr="00B25281" w14:paraId="65BC9541" w14:textId="77777777" w:rsidTr="00A539F2">
        <w:tc>
          <w:tcPr>
            <w:tcW w:w="528" w:type="dxa"/>
          </w:tcPr>
          <w:p w14:paraId="7FBE19A1" w14:textId="3C3F821A" w:rsidR="00A539F2" w:rsidRPr="00B25281" w:rsidRDefault="00A539F2" w:rsidP="00DA4C7A">
            <w:pPr>
              <w:spacing w:after="0"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2</w:t>
            </w:r>
          </w:p>
        </w:tc>
        <w:tc>
          <w:tcPr>
            <w:tcW w:w="1780" w:type="dxa"/>
          </w:tcPr>
          <w:p w14:paraId="3E6D5C96" w14:textId="5B0DE538" w:rsidR="00A539F2" w:rsidRPr="00B25281" w:rsidRDefault="00954DF7" w:rsidP="00DA4C7A">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object w:dxaOrig="0" w:dyaOrig="0" w14:anchorId="042293B8">
                <v:shape id="_x0000_s1053" type="#_x0000_t75" style="position:absolute;left:0;text-align:left;margin-left:8.45pt;margin-top:36.75pt;width:52.1pt;height:36.75pt;z-index:251704320;mso-position-horizontal-relative:margin;mso-position-vertical-relative:margin">
                  <v:imagedata r:id="rId41" o:title=""/>
                  <w10:wrap type="square" anchorx="margin" anchory="margin"/>
                </v:shape>
                <o:OLEObject Type="Embed" ProgID="PBrush" ShapeID="_x0000_s1053" DrawAspect="Content" ObjectID="_1642220176" r:id="rId42"/>
              </w:object>
            </w:r>
          </w:p>
        </w:tc>
        <w:tc>
          <w:tcPr>
            <w:tcW w:w="1529" w:type="dxa"/>
          </w:tcPr>
          <w:p w14:paraId="0485C402" w14:textId="77777777" w:rsidR="00A539F2" w:rsidRPr="00B25281" w:rsidRDefault="00A539F2" w:rsidP="00DA4C7A">
            <w:pPr>
              <w:spacing w:after="0" w:line="240" w:lineRule="auto"/>
              <w:jc w:val="center"/>
              <w:rPr>
                <w:rFonts w:ascii="Times New Roman" w:hAnsi="Times New Roman" w:cs="Times New Roman"/>
                <w:bCs/>
                <w:i/>
                <w:iCs/>
                <w:color w:val="000000" w:themeColor="text1"/>
                <w:sz w:val="24"/>
                <w:szCs w:val="24"/>
              </w:rPr>
            </w:pPr>
            <w:r w:rsidRPr="00B25281">
              <w:rPr>
                <w:rFonts w:ascii="Times New Roman" w:hAnsi="Times New Roman" w:cs="Times New Roman"/>
                <w:bCs/>
                <w:i/>
                <w:iCs/>
                <w:color w:val="000000" w:themeColor="text1"/>
                <w:sz w:val="24"/>
                <w:szCs w:val="24"/>
              </w:rPr>
              <w:t>Node</w:t>
            </w:r>
          </w:p>
        </w:tc>
        <w:tc>
          <w:tcPr>
            <w:tcW w:w="2243" w:type="dxa"/>
          </w:tcPr>
          <w:p w14:paraId="1ABD2837" w14:textId="77777777" w:rsidR="00A539F2" w:rsidRPr="00B25281" w:rsidRDefault="00A539F2" w:rsidP="00A539F2">
            <w:pPr>
              <w:autoSpaceDE w:val="0"/>
              <w:autoSpaceDN w:val="0"/>
              <w:adjustRightInd w:val="0"/>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Node menggambarkan bagian-bagian hardware dalam sebuah sistem. Notasi untuk node digambarkan sebagai sebuah kubus 3 dimensi.</w:t>
            </w:r>
          </w:p>
        </w:tc>
      </w:tr>
      <w:tr w:rsidR="00B25281" w:rsidRPr="00B25281" w14:paraId="0049A81E" w14:textId="77777777" w:rsidTr="00A539F2">
        <w:tc>
          <w:tcPr>
            <w:tcW w:w="528" w:type="dxa"/>
          </w:tcPr>
          <w:p w14:paraId="0469D613" w14:textId="6B6F02B9" w:rsidR="00A539F2" w:rsidRPr="00B25281" w:rsidRDefault="00A539F2" w:rsidP="00DA4C7A">
            <w:pPr>
              <w:spacing w:after="0" w:line="24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3</w:t>
            </w:r>
          </w:p>
        </w:tc>
        <w:tc>
          <w:tcPr>
            <w:tcW w:w="1780" w:type="dxa"/>
          </w:tcPr>
          <w:p w14:paraId="0EB6BF33" w14:textId="4277AE63" w:rsidR="00A539F2" w:rsidRPr="00B25281" w:rsidRDefault="00A539F2" w:rsidP="00DA4C7A">
            <w:pPr>
              <w:spacing w:after="0" w:line="240" w:lineRule="auto"/>
              <w:jc w:val="center"/>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object w:dxaOrig="1890" w:dyaOrig="390" w14:anchorId="5748570A">
                <v:shape id="_x0000_i1033" type="#_x0000_t75" style="width:1in;height:14.4pt" o:ole="">
                  <v:imagedata r:id="rId43" o:title=""/>
                </v:shape>
                <o:OLEObject Type="Embed" ProgID="PBrush" ShapeID="_x0000_i1033" DrawAspect="Content" ObjectID="_1642220172" r:id="rId44"/>
              </w:object>
            </w:r>
          </w:p>
        </w:tc>
        <w:tc>
          <w:tcPr>
            <w:tcW w:w="1529" w:type="dxa"/>
          </w:tcPr>
          <w:p w14:paraId="13D1C02D" w14:textId="77777777" w:rsidR="00A539F2" w:rsidRPr="00B25281" w:rsidRDefault="00A539F2" w:rsidP="00DA4C7A">
            <w:pPr>
              <w:spacing w:after="0" w:line="240" w:lineRule="auto"/>
              <w:jc w:val="center"/>
              <w:rPr>
                <w:rFonts w:ascii="Times New Roman" w:hAnsi="Times New Roman" w:cs="Times New Roman"/>
                <w:bCs/>
                <w:i/>
                <w:iCs/>
                <w:color w:val="000000" w:themeColor="text1"/>
                <w:sz w:val="24"/>
                <w:szCs w:val="24"/>
              </w:rPr>
            </w:pPr>
            <w:r w:rsidRPr="00B25281">
              <w:rPr>
                <w:rFonts w:ascii="Times New Roman" w:hAnsi="Times New Roman" w:cs="Times New Roman"/>
                <w:bCs/>
                <w:i/>
                <w:iCs/>
                <w:color w:val="000000" w:themeColor="text1"/>
                <w:sz w:val="24"/>
                <w:szCs w:val="24"/>
              </w:rPr>
              <w:t>Association</w:t>
            </w:r>
          </w:p>
        </w:tc>
        <w:tc>
          <w:tcPr>
            <w:tcW w:w="2243" w:type="dxa"/>
          </w:tcPr>
          <w:p w14:paraId="70C63E1C" w14:textId="77777777" w:rsidR="00A539F2" w:rsidRPr="00B25281" w:rsidRDefault="00A539F2" w:rsidP="00DA4C7A">
            <w:pPr>
              <w:autoSpaceDE w:val="0"/>
              <w:autoSpaceDN w:val="0"/>
              <w:adjustRightInd w:val="0"/>
              <w:spacing w:after="0" w:line="24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Sebuah association digambarkan sebagai sebuah garis yang menghubungkan dua node yang mengindikasikan jalur komunikasi antara element-elemen hardware.</w:t>
            </w:r>
          </w:p>
        </w:tc>
      </w:tr>
    </w:tbl>
    <w:p w14:paraId="16C9DA11" w14:textId="77777777" w:rsidR="00A539F2" w:rsidRPr="00B25281" w:rsidRDefault="00A539F2" w:rsidP="00A539F2">
      <w:pPr>
        <w:pStyle w:val="ListParagraph"/>
        <w:rPr>
          <w:rFonts w:ascii="Times New Roman" w:hAnsi="Times New Roman" w:cs="Times New Roman"/>
          <w:b/>
          <w:color w:val="000000" w:themeColor="text1"/>
          <w:sz w:val="24"/>
          <w:szCs w:val="24"/>
          <w:lang w:val="en-US"/>
        </w:rPr>
      </w:pPr>
    </w:p>
    <w:p w14:paraId="710245A6" w14:textId="05E495CC" w:rsidR="00A539F2" w:rsidRPr="00B25281" w:rsidRDefault="00A539F2" w:rsidP="00B06C37">
      <w:pPr>
        <w:pStyle w:val="ListParagraph"/>
        <w:numPr>
          <w:ilvl w:val="0"/>
          <w:numId w:val="1"/>
        </w:numPr>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lastRenderedPageBreak/>
        <w:t>Simbol</w:t>
      </w:r>
      <w:proofErr w:type="spellEnd"/>
      <w:r w:rsidRPr="00B25281">
        <w:rPr>
          <w:rFonts w:ascii="Times New Roman" w:hAnsi="Times New Roman" w:cs="Times New Roman"/>
          <w:b/>
          <w:color w:val="000000" w:themeColor="text1"/>
          <w:sz w:val="24"/>
          <w:szCs w:val="24"/>
          <w:lang w:val="en-US"/>
        </w:rPr>
        <w:t xml:space="preserve"> </w:t>
      </w:r>
      <w:r w:rsidRPr="00B25281">
        <w:rPr>
          <w:rFonts w:ascii="Times New Roman" w:hAnsi="Times New Roman" w:cs="Times New Roman"/>
          <w:b/>
          <w:i/>
          <w:iCs/>
          <w:color w:val="000000" w:themeColor="text1"/>
          <w:sz w:val="24"/>
          <w:szCs w:val="24"/>
          <w:lang w:val="en-US"/>
        </w:rPr>
        <w:t>Object Diagram</w:t>
      </w:r>
    </w:p>
    <w:p w14:paraId="5729DC65" w14:textId="1A95FF55" w:rsidR="005C717A" w:rsidRPr="00B25281" w:rsidRDefault="009844E2" w:rsidP="006E1006">
      <w:pPr>
        <w:rPr>
          <w:rFonts w:ascii="Times New Roman" w:hAnsi="Times New Roman" w:cs="Times New Roman"/>
          <w:color w:val="000000" w:themeColor="text1"/>
          <w:sz w:val="24"/>
          <w:szCs w:val="24"/>
          <w:lang w:val="en-US"/>
        </w:rPr>
        <w:sectPr w:rsidR="005C717A" w:rsidRPr="00B25281" w:rsidSect="00891A26">
          <w:headerReference w:type="default" r:id="rId45"/>
          <w:footerReference w:type="default" r:id="rId46"/>
          <w:pgSz w:w="10318" w:h="14570" w:code="13"/>
          <w:pgMar w:top="1701" w:right="1418" w:bottom="1699" w:left="2275" w:header="720" w:footer="720" w:gutter="0"/>
          <w:pgNumType w:fmt="lowerRoman" w:start="1"/>
          <w:cols w:space="720"/>
          <w:docGrid w:linePitch="360"/>
        </w:sectPr>
      </w:pPr>
      <w:r w:rsidRPr="00B25281">
        <w:rPr>
          <w:rFonts w:ascii="Times New Roman" w:hAnsi="Times New Roman" w:cs="Times New Roman"/>
          <w:color w:val="000000" w:themeColor="text1"/>
          <w:sz w:val="24"/>
          <w:szCs w:val="24"/>
          <w:lang w:val="en-US"/>
        </w:rPr>
        <w:br w:type="page"/>
      </w:r>
    </w:p>
    <w:p w14:paraId="05C1E3A2" w14:textId="77777777" w:rsidR="00F11EF4" w:rsidRPr="00B25281" w:rsidRDefault="00F11EF4" w:rsidP="000E47AF">
      <w:pPr>
        <w:pStyle w:val="Heading1"/>
        <w:spacing w:before="0"/>
        <w:ind w:firstLine="1170"/>
        <w:jc w:val="center"/>
        <w:rPr>
          <w:rFonts w:ascii="Times New Roman" w:hAnsi="Times New Roman" w:cs="Times New Roman"/>
          <w:b/>
          <w:color w:val="000000" w:themeColor="text1"/>
          <w:sz w:val="24"/>
          <w:szCs w:val="24"/>
          <w:lang w:val="en-US"/>
        </w:rPr>
      </w:pPr>
      <w:bookmarkStart w:id="7" w:name="_Toc24963151"/>
      <w:bookmarkEnd w:id="7"/>
    </w:p>
    <w:p w14:paraId="7A46626A" w14:textId="28B5E459" w:rsidR="006E1006" w:rsidRPr="00B25281" w:rsidRDefault="00E270DF" w:rsidP="00F11EF4">
      <w:pPr>
        <w:pStyle w:val="Heading1"/>
        <w:numPr>
          <w:ilvl w:val="0"/>
          <w:numId w:val="0"/>
        </w:numPr>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APLIKASI</w:t>
      </w:r>
    </w:p>
    <w:p w14:paraId="40463313" w14:textId="77777777" w:rsidR="00FB48F8" w:rsidRPr="00B25281" w:rsidRDefault="00FB48F8" w:rsidP="006D31C4">
      <w:pPr>
        <w:pStyle w:val="Heading2"/>
        <w:numPr>
          <w:ilvl w:val="2"/>
          <w:numId w:val="3"/>
        </w:numPr>
        <w:spacing w:before="100" w:beforeAutospacing="1" w:line="360" w:lineRule="auto"/>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 xml:space="preserve">Sejarah </w:t>
      </w:r>
      <w:proofErr w:type="spellStart"/>
      <w:r w:rsidRPr="00B25281">
        <w:rPr>
          <w:rFonts w:ascii="Times New Roman" w:hAnsi="Times New Roman" w:cs="Times New Roman"/>
          <w:b/>
          <w:color w:val="000000" w:themeColor="text1"/>
          <w:sz w:val="24"/>
          <w:szCs w:val="24"/>
          <w:lang w:val="en-US"/>
        </w:rPr>
        <w:t>Aplikasi</w:t>
      </w:r>
      <w:proofErr w:type="spellEnd"/>
    </w:p>
    <w:p w14:paraId="60222775" w14:textId="77777777" w:rsidR="00FB48F8" w:rsidRPr="00B25281" w:rsidRDefault="00FB48F8" w:rsidP="00FB48F8">
      <w:pPr>
        <w:pStyle w:val="NormalWeb"/>
        <w:shd w:val="clear" w:color="auto" w:fill="FFFFFF"/>
        <w:spacing w:before="0" w:beforeAutospacing="0" w:after="160" w:afterAutospacing="0" w:line="360" w:lineRule="auto"/>
        <w:ind w:left="360" w:firstLine="360"/>
        <w:jc w:val="both"/>
        <w:textAlignment w:val="baseline"/>
        <w:rPr>
          <w:color w:val="000000" w:themeColor="text1"/>
        </w:rPr>
      </w:pPr>
      <w:proofErr w:type="spellStart"/>
      <w:r w:rsidRPr="00B25281">
        <w:rPr>
          <w:color w:val="000000" w:themeColor="text1"/>
        </w:rPr>
        <w:t>Sebelum</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pertama</w:t>
      </w:r>
      <w:proofErr w:type="spellEnd"/>
      <w:r w:rsidRPr="00B25281">
        <w:rPr>
          <w:color w:val="000000" w:themeColor="text1"/>
        </w:rPr>
        <w:t xml:space="preserve"> di dunia </w:t>
      </w:r>
      <w:proofErr w:type="spellStart"/>
      <w:r w:rsidRPr="00B25281">
        <w:rPr>
          <w:color w:val="000000" w:themeColor="text1"/>
        </w:rPr>
        <w:t>ditemukan</w:t>
      </w:r>
      <w:proofErr w:type="spellEnd"/>
      <w:r w:rsidRPr="00B25281">
        <w:rPr>
          <w:color w:val="000000" w:themeColor="text1"/>
        </w:rPr>
        <w:t xml:space="preserve">, </w:t>
      </w:r>
      <w:proofErr w:type="spellStart"/>
      <w:r w:rsidRPr="00B25281">
        <w:rPr>
          <w:color w:val="000000" w:themeColor="text1"/>
        </w:rPr>
        <w:t>ada</w:t>
      </w:r>
      <w:proofErr w:type="spellEnd"/>
      <w:r w:rsidRPr="00B25281">
        <w:rPr>
          <w:color w:val="000000" w:themeColor="text1"/>
        </w:rPr>
        <w:t xml:space="preserve"> </w:t>
      </w:r>
      <w:proofErr w:type="spellStart"/>
      <w:r w:rsidRPr="00B25281">
        <w:rPr>
          <w:color w:val="000000" w:themeColor="text1"/>
        </w:rPr>
        <w:t>sejarah</w:t>
      </w:r>
      <w:proofErr w:type="spellEnd"/>
      <w:r w:rsidRPr="00B25281">
        <w:rPr>
          <w:color w:val="000000" w:themeColor="text1"/>
        </w:rPr>
        <w:t xml:space="preserve"> yang </w:t>
      </w:r>
      <w:proofErr w:type="spellStart"/>
      <w:r w:rsidRPr="00B25281">
        <w:rPr>
          <w:color w:val="000000" w:themeColor="text1"/>
        </w:rPr>
        <w:t>sangat</w:t>
      </w:r>
      <w:proofErr w:type="spellEnd"/>
      <w:r w:rsidRPr="00B25281">
        <w:rPr>
          <w:color w:val="000000" w:themeColor="text1"/>
        </w:rPr>
        <w:t xml:space="preserve"> </w:t>
      </w:r>
      <w:proofErr w:type="spellStart"/>
      <w:r w:rsidRPr="00B25281">
        <w:rPr>
          <w:color w:val="000000" w:themeColor="text1"/>
        </w:rPr>
        <w:t>panjang</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proses </w:t>
      </w:r>
      <w:proofErr w:type="spellStart"/>
      <w:r w:rsidRPr="00B25281">
        <w:rPr>
          <w:color w:val="000000" w:themeColor="text1"/>
        </w:rPr>
        <w:t>ditemukannya</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Jauh</w:t>
      </w:r>
      <w:proofErr w:type="spellEnd"/>
      <w:r w:rsidRPr="00B25281">
        <w:rPr>
          <w:color w:val="000000" w:themeColor="text1"/>
        </w:rPr>
        <w:t xml:space="preserve"> </w:t>
      </w:r>
      <w:proofErr w:type="spellStart"/>
      <w:r w:rsidRPr="00B25281">
        <w:rPr>
          <w:color w:val="000000" w:themeColor="text1"/>
        </w:rPr>
        <w:t>sebelum</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yang </w:t>
      </w:r>
      <w:proofErr w:type="spellStart"/>
      <w:r w:rsidRPr="00B25281">
        <w:rPr>
          <w:color w:val="000000" w:themeColor="text1"/>
        </w:rPr>
        <w:t>ada</w:t>
      </w:r>
      <w:proofErr w:type="spellEnd"/>
      <w:r w:rsidRPr="00B25281">
        <w:rPr>
          <w:color w:val="000000" w:themeColor="text1"/>
        </w:rPr>
        <w:t xml:space="preserve"> pada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berjalan</w:t>
      </w:r>
      <w:proofErr w:type="spellEnd"/>
      <w:r w:rsidRPr="00B25281">
        <w:rPr>
          <w:color w:val="000000" w:themeColor="text1"/>
        </w:rPr>
        <w:t xml:space="preserve"> </w:t>
      </w:r>
      <w:proofErr w:type="spellStart"/>
      <w:r w:rsidRPr="00B25281">
        <w:rPr>
          <w:color w:val="000000" w:themeColor="text1"/>
        </w:rPr>
        <w:t>secanggih</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semua</w:t>
      </w:r>
      <w:proofErr w:type="spellEnd"/>
      <w:r w:rsidRPr="00B25281">
        <w:rPr>
          <w:color w:val="000000" w:themeColor="text1"/>
        </w:rPr>
        <w:t xml:space="preserve"> </w:t>
      </w:r>
      <w:proofErr w:type="spellStart"/>
      <w:r w:rsidRPr="00B25281">
        <w:rPr>
          <w:color w:val="000000" w:themeColor="text1"/>
        </w:rPr>
        <w:t>perangkat</w:t>
      </w:r>
      <w:proofErr w:type="spellEnd"/>
      <w:r w:rsidRPr="00B25281">
        <w:rPr>
          <w:color w:val="000000" w:themeColor="text1"/>
        </w:rPr>
        <w:t xml:space="preserve"> </w:t>
      </w:r>
      <w:proofErr w:type="spellStart"/>
      <w:r w:rsidRPr="00B25281">
        <w:rPr>
          <w:color w:val="000000" w:themeColor="text1"/>
        </w:rPr>
        <w:t>lunak</w:t>
      </w:r>
      <w:proofErr w:type="spellEnd"/>
      <w:r w:rsidRPr="00B25281">
        <w:rPr>
          <w:color w:val="000000" w:themeColor="text1"/>
        </w:rPr>
        <w:t xml:space="preserve"> (</w:t>
      </w:r>
      <w:r w:rsidRPr="00B25281">
        <w:rPr>
          <w:rStyle w:val="Emphasis"/>
          <w:rFonts w:eastAsiaTheme="majorEastAsia"/>
          <w:color w:val="000000" w:themeColor="text1"/>
          <w:bdr w:val="none" w:sz="0" w:space="0" w:color="auto" w:frame="1"/>
        </w:rPr>
        <w:t>software</w:t>
      </w:r>
      <w:r w:rsidRPr="00B25281">
        <w:rPr>
          <w:color w:val="000000" w:themeColor="text1"/>
        </w:rPr>
        <w:t xml:space="preserve">) </w:t>
      </w:r>
      <w:proofErr w:type="spellStart"/>
      <w:r w:rsidRPr="00B25281">
        <w:rPr>
          <w:color w:val="000000" w:themeColor="text1"/>
        </w:rPr>
        <w:t>selalu</w:t>
      </w:r>
      <w:proofErr w:type="spellEnd"/>
      <w:r w:rsidRPr="00B25281">
        <w:rPr>
          <w:color w:val="000000" w:themeColor="text1"/>
        </w:rPr>
        <w:t xml:space="preserve"> </w:t>
      </w:r>
      <w:proofErr w:type="spellStart"/>
      <w:r w:rsidRPr="00B25281">
        <w:rPr>
          <w:color w:val="000000" w:themeColor="text1"/>
        </w:rPr>
        <w:t>mengandalkan</w:t>
      </w:r>
      <w:proofErr w:type="spellEnd"/>
      <w:r w:rsidRPr="00B25281">
        <w:rPr>
          <w:color w:val="000000" w:themeColor="text1"/>
        </w:rPr>
        <w:t xml:space="preserve"> </w:t>
      </w:r>
      <w:proofErr w:type="spellStart"/>
      <w:r w:rsidRPr="00B25281">
        <w:rPr>
          <w:color w:val="000000" w:themeColor="text1"/>
        </w:rPr>
        <w:t>aljabar</w:t>
      </w:r>
      <w:proofErr w:type="spellEnd"/>
      <w:r w:rsidRPr="00B25281">
        <w:rPr>
          <w:color w:val="000000" w:themeColor="text1"/>
        </w:rPr>
        <w:t xml:space="preserve"> Boolean. </w:t>
      </w:r>
      <w:proofErr w:type="spellStart"/>
      <w:r w:rsidRPr="00B25281">
        <w:rPr>
          <w:color w:val="000000" w:themeColor="text1"/>
        </w:rPr>
        <w:t>Aljabar</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binary digit (bit) yang </w:t>
      </w:r>
      <w:proofErr w:type="spellStart"/>
      <w:r w:rsidRPr="00B25281">
        <w:rPr>
          <w:color w:val="000000" w:themeColor="text1"/>
        </w:rPr>
        <w:t>terdiri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du </w:t>
      </w:r>
      <w:proofErr w:type="spellStart"/>
      <w:r w:rsidRPr="00B25281">
        <w:rPr>
          <w:color w:val="000000" w:themeColor="text1"/>
        </w:rPr>
        <w:t>angka</w:t>
      </w:r>
      <w:proofErr w:type="spellEnd"/>
      <w:r w:rsidRPr="00B25281">
        <w:rPr>
          <w:color w:val="000000" w:themeColor="text1"/>
        </w:rPr>
        <w:t xml:space="preserve"> </w:t>
      </w:r>
      <w:proofErr w:type="spellStart"/>
      <w:r w:rsidRPr="00B25281">
        <w:rPr>
          <w:color w:val="000000" w:themeColor="text1"/>
        </w:rPr>
        <w:t>yaitu</w:t>
      </w:r>
      <w:proofErr w:type="spellEnd"/>
      <w:r w:rsidRPr="00B25281">
        <w:rPr>
          <w:color w:val="000000" w:themeColor="text1"/>
        </w:rPr>
        <w:t xml:space="preserve"> 1 (</w:t>
      </w:r>
      <w:proofErr w:type="spellStart"/>
      <w:r w:rsidRPr="00B25281">
        <w:rPr>
          <w:color w:val="000000" w:themeColor="text1"/>
        </w:rPr>
        <w:t>benar</w:t>
      </w:r>
      <w:proofErr w:type="spellEnd"/>
      <w:r w:rsidRPr="00B25281">
        <w:rPr>
          <w:color w:val="000000" w:themeColor="text1"/>
        </w:rPr>
        <w:t>/</w:t>
      </w:r>
      <w:r w:rsidRPr="00B25281">
        <w:rPr>
          <w:rStyle w:val="Emphasis"/>
          <w:rFonts w:eastAsiaTheme="majorEastAsia"/>
          <w:color w:val="000000" w:themeColor="text1"/>
          <w:bdr w:val="none" w:sz="0" w:space="0" w:color="auto" w:frame="1"/>
        </w:rPr>
        <w:t>on</w:t>
      </w:r>
      <w:r w:rsidRPr="00B25281">
        <w:rPr>
          <w:color w:val="000000" w:themeColor="text1"/>
        </w:rPr>
        <w:t>) dan 0 (salah/</w:t>
      </w:r>
      <w:r w:rsidRPr="00B25281">
        <w:rPr>
          <w:rStyle w:val="Emphasis"/>
          <w:rFonts w:eastAsiaTheme="majorEastAsia"/>
          <w:color w:val="000000" w:themeColor="text1"/>
          <w:bdr w:val="none" w:sz="0" w:space="0" w:color="auto" w:frame="1"/>
        </w:rPr>
        <w:t>off</w:t>
      </w:r>
      <w:r w:rsidRPr="00B25281">
        <w:rPr>
          <w:color w:val="000000" w:themeColor="text1"/>
        </w:rPr>
        <w:t xml:space="preserve">). </w:t>
      </w:r>
      <w:proofErr w:type="spellStart"/>
      <w:r w:rsidRPr="00B25281">
        <w:rPr>
          <w:color w:val="000000" w:themeColor="text1"/>
        </w:rPr>
        <w:t>Rumitnya</w:t>
      </w:r>
      <w:proofErr w:type="spellEnd"/>
      <w:r w:rsidRPr="00B25281">
        <w:rPr>
          <w:color w:val="000000" w:themeColor="text1"/>
        </w:rPr>
        <w:t xml:space="preserve"> (</w:t>
      </w:r>
      <w:proofErr w:type="spellStart"/>
      <w:r w:rsidRPr="00B25281">
        <w:rPr>
          <w:color w:val="000000" w:themeColor="text1"/>
        </w:rPr>
        <w:t>terlalu</w:t>
      </w:r>
      <w:proofErr w:type="spellEnd"/>
      <w:r w:rsidRPr="00B25281">
        <w:rPr>
          <w:color w:val="000000" w:themeColor="text1"/>
        </w:rPr>
        <w:t xml:space="preserve"> </w:t>
      </w:r>
      <w:proofErr w:type="spellStart"/>
      <w:r w:rsidRPr="00B25281">
        <w:rPr>
          <w:color w:val="000000" w:themeColor="text1"/>
        </w:rPr>
        <w:t>panjang</w:t>
      </w:r>
      <w:proofErr w:type="spellEnd"/>
      <w:r w:rsidRPr="00B25281">
        <w:rPr>
          <w:color w:val="000000" w:themeColor="text1"/>
        </w:rPr>
        <w:t xml:space="preserve">)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binary digit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xml:space="preserve"> orang-orang pada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itu</w:t>
      </w:r>
      <w:proofErr w:type="spellEnd"/>
      <w:r w:rsidRPr="00B25281">
        <w:rPr>
          <w:color w:val="000000" w:themeColor="text1"/>
        </w:rPr>
        <w:t xml:space="preserve"> </w:t>
      </w:r>
      <w:proofErr w:type="spellStart"/>
      <w:r w:rsidRPr="00B25281">
        <w:rPr>
          <w:color w:val="000000" w:themeColor="text1"/>
        </w:rPr>
        <w:t>mulai</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xml:space="preserve"> </w:t>
      </w:r>
      <w:proofErr w:type="spellStart"/>
      <w:r w:rsidRPr="00B25281">
        <w:rPr>
          <w:color w:val="000000" w:themeColor="text1"/>
        </w:rPr>
        <w:t>kelompok-kelompok</w:t>
      </w:r>
      <w:proofErr w:type="spellEnd"/>
      <w:r w:rsidRPr="00B25281">
        <w:rPr>
          <w:color w:val="000000" w:themeColor="text1"/>
        </w:rPr>
        <w:t xml:space="preserve"> bit yang </w:t>
      </w:r>
      <w:proofErr w:type="spellStart"/>
      <w:r w:rsidRPr="00B25281">
        <w:rPr>
          <w:color w:val="000000" w:themeColor="text1"/>
        </w:rPr>
        <w:t>terdiri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w:t>
      </w:r>
      <w:proofErr w:type="spellStart"/>
      <w:r w:rsidRPr="00B25281">
        <w:rPr>
          <w:rStyle w:val="Emphasis"/>
          <w:rFonts w:eastAsiaTheme="majorEastAsia"/>
          <w:color w:val="000000" w:themeColor="text1"/>
          <w:bdr w:val="none" w:sz="0" w:space="0" w:color="auto" w:frame="1"/>
        </w:rPr>
        <w:t>nible</w:t>
      </w:r>
      <w:proofErr w:type="spellEnd"/>
      <w:r w:rsidRPr="00B25281">
        <w:rPr>
          <w:color w:val="000000" w:themeColor="text1"/>
        </w:rPr>
        <w:t> (4 bit), </w:t>
      </w:r>
      <w:r w:rsidRPr="00B25281">
        <w:rPr>
          <w:rStyle w:val="Emphasis"/>
          <w:rFonts w:eastAsiaTheme="majorEastAsia"/>
          <w:color w:val="000000" w:themeColor="text1"/>
          <w:bdr w:val="none" w:sz="0" w:space="0" w:color="auto" w:frame="1"/>
        </w:rPr>
        <w:t>byte</w:t>
      </w:r>
      <w:r w:rsidRPr="00B25281">
        <w:rPr>
          <w:color w:val="000000" w:themeColor="text1"/>
        </w:rPr>
        <w:t> (8 bit), </w:t>
      </w:r>
      <w:r w:rsidRPr="00B25281">
        <w:rPr>
          <w:rStyle w:val="Emphasis"/>
          <w:rFonts w:eastAsiaTheme="majorEastAsia"/>
          <w:color w:val="000000" w:themeColor="text1"/>
          <w:bdr w:val="none" w:sz="0" w:space="0" w:color="auto" w:frame="1"/>
        </w:rPr>
        <w:t>word</w:t>
      </w:r>
      <w:r w:rsidRPr="00B25281">
        <w:rPr>
          <w:color w:val="000000" w:themeColor="text1"/>
        </w:rPr>
        <w:t> </w:t>
      </w:r>
      <w:proofErr w:type="gramStart"/>
      <w:r w:rsidRPr="00B25281">
        <w:rPr>
          <w:color w:val="000000" w:themeColor="text1"/>
        </w:rPr>
        <w:t>( 2</w:t>
      </w:r>
      <w:proofErr w:type="gramEnd"/>
      <w:r w:rsidRPr="00B25281">
        <w:rPr>
          <w:color w:val="000000" w:themeColor="text1"/>
        </w:rPr>
        <w:t xml:space="preserve"> byte), dan </w:t>
      </w:r>
      <w:proofErr w:type="spellStart"/>
      <w:r w:rsidRPr="00B25281">
        <w:rPr>
          <w:rStyle w:val="Emphasis"/>
          <w:rFonts w:eastAsiaTheme="majorEastAsia"/>
          <w:color w:val="000000" w:themeColor="text1"/>
          <w:bdr w:val="none" w:sz="0" w:space="0" w:color="auto" w:frame="1"/>
        </w:rPr>
        <w:t>doubel</w:t>
      </w:r>
      <w:proofErr w:type="spellEnd"/>
      <w:r w:rsidRPr="00B25281">
        <w:rPr>
          <w:color w:val="000000" w:themeColor="text1"/>
        </w:rPr>
        <w:t> </w:t>
      </w:r>
      <w:r w:rsidRPr="00B25281">
        <w:rPr>
          <w:rStyle w:val="Emphasis"/>
          <w:rFonts w:eastAsiaTheme="majorEastAsia"/>
          <w:color w:val="000000" w:themeColor="text1"/>
          <w:bdr w:val="none" w:sz="0" w:space="0" w:color="auto" w:frame="1"/>
        </w:rPr>
        <w:t>word</w:t>
      </w:r>
      <w:r w:rsidRPr="00B25281">
        <w:rPr>
          <w:color w:val="000000" w:themeColor="text1"/>
        </w:rPr>
        <w:t> (32 bit).</w:t>
      </w:r>
    </w:p>
    <w:p w14:paraId="19509F41" w14:textId="77777777" w:rsidR="00FB48F8" w:rsidRPr="00B25281" w:rsidRDefault="00FB48F8" w:rsidP="00FB48F8">
      <w:pPr>
        <w:pStyle w:val="NormalWeb"/>
        <w:shd w:val="clear" w:color="auto" w:fill="FFFFFF"/>
        <w:spacing w:before="0" w:beforeAutospacing="0" w:after="0" w:afterAutospacing="0" w:line="360" w:lineRule="auto"/>
        <w:ind w:left="360" w:firstLine="360"/>
        <w:jc w:val="both"/>
        <w:textAlignment w:val="baseline"/>
        <w:rPr>
          <w:color w:val="000000" w:themeColor="text1"/>
        </w:rPr>
      </w:pPr>
      <w:proofErr w:type="spellStart"/>
      <w:r w:rsidRPr="00B25281">
        <w:rPr>
          <w:color w:val="000000" w:themeColor="text1"/>
        </w:rPr>
        <w:t>Hadirnya</w:t>
      </w:r>
      <w:proofErr w:type="spellEnd"/>
      <w:r w:rsidRPr="00B25281">
        <w:rPr>
          <w:color w:val="000000" w:themeColor="text1"/>
        </w:rPr>
        <w:t xml:space="preserve"> </w:t>
      </w:r>
      <w:proofErr w:type="spellStart"/>
      <w:r w:rsidRPr="00B25281">
        <w:rPr>
          <w:color w:val="000000" w:themeColor="text1"/>
        </w:rPr>
        <w:t>kelompok-kelompok</w:t>
      </w:r>
      <w:proofErr w:type="spellEnd"/>
      <w:r w:rsidRPr="00B25281">
        <w:rPr>
          <w:color w:val="000000" w:themeColor="text1"/>
        </w:rPr>
        <w:t xml:space="preserve"> bit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terbilang</w:t>
      </w:r>
      <w:proofErr w:type="spellEnd"/>
      <w:r w:rsidRPr="00B25281">
        <w:rPr>
          <w:color w:val="000000" w:themeColor="text1"/>
        </w:rPr>
        <w:t xml:space="preserve"> </w:t>
      </w:r>
      <w:proofErr w:type="spellStart"/>
      <w:r w:rsidRPr="00B25281">
        <w:rPr>
          <w:color w:val="000000" w:themeColor="text1"/>
        </w:rPr>
        <w:t>cukup</w:t>
      </w:r>
      <w:proofErr w:type="spellEnd"/>
      <w:r w:rsidRPr="00B25281">
        <w:rPr>
          <w:color w:val="000000" w:themeColor="text1"/>
        </w:rPr>
        <w:t xml:space="preserve"> </w:t>
      </w:r>
      <w:proofErr w:type="spellStart"/>
      <w:r w:rsidRPr="00B25281">
        <w:rPr>
          <w:color w:val="000000" w:themeColor="text1"/>
        </w:rPr>
        <w:t>membantu</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kegiatan</w:t>
      </w:r>
      <w:proofErr w:type="spellEnd"/>
      <w:r w:rsidRPr="00B25281">
        <w:rPr>
          <w:color w:val="000000" w:themeColor="text1"/>
        </w:rPr>
        <w:t xml:space="preserve"> yang </w:t>
      </w:r>
      <w:proofErr w:type="spellStart"/>
      <w:r w:rsidRPr="00B25281">
        <w:rPr>
          <w:color w:val="000000" w:themeColor="text1"/>
        </w:rPr>
        <w:t>dilakukan</w:t>
      </w:r>
      <w:proofErr w:type="spellEnd"/>
      <w:r w:rsidRPr="00B25281">
        <w:rPr>
          <w:color w:val="000000" w:themeColor="text1"/>
        </w:rPr>
        <w:t xml:space="preserve"> di </w:t>
      </w:r>
      <w:proofErr w:type="spellStart"/>
      <w:r w:rsidRPr="00B25281">
        <w:rPr>
          <w:color w:val="000000" w:themeColor="text1"/>
        </w:rPr>
        <w:t>perangkat</w:t>
      </w:r>
      <w:proofErr w:type="spellEnd"/>
      <w:r w:rsidRPr="00B25281">
        <w:rPr>
          <w:color w:val="000000" w:themeColor="text1"/>
        </w:rPr>
        <w:t xml:space="preserve"> </w:t>
      </w:r>
      <w:proofErr w:type="spellStart"/>
      <w:r w:rsidRPr="00B25281">
        <w:rPr>
          <w:color w:val="000000" w:themeColor="text1"/>
        </w:rPr>
        <w:t>lunak</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kelompok</w:t>
      </w:r>
      <w:proofErr w:type="spellEnd"/>
      <w:r w:rsidRPr="00B25281">
        <w:rPr>
          <w:color w:val="000000" w:themeColor="text1"/>
        </w:rPr>
        <w:t xml:space="preserve"> bit yang </w:t>
      </w:r>
      <w:proofErr w:type="spellStart"/>
      <w:r w:rsidRPr="00B25281">
        <w:rPr>
          <w:color w:val="000000" w:themeColor="text1"/>
        </w:rPr>
        <w:t>ada</w:t>
      </w:r>
      <w:proofErr w:type="spellEnd"/>
      <w:r w:rsidRPr="00B25281">
        <w:rPr>
          <w:color w:val="000000" w:themeColor="text1"/>
        </w:rPr>
        <w:t xml:space="preserve"> pada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itu</w:t>
      </w:r>
      <w:proofErr w:type="spellEnd"/>
      <w:r w:rsidRPr="00B25281">
        <w:rPr>
          <w:color w:val="000000" w:themeColor="text1"/>
        </w:rPr>
        <w:t xml:space="preserve">, orang-orang </w:t>
      </w:r>
      <w:proofErr w:type="spellStart"/>
      <w:r w:rsidRPr="00B25281">
        <w:rPr>
          <w:color w:val="000000" w:themeColor="text1"/>
        </w:rPr>
        <w:t>mulai</w:t>
      </w:r>
      <w:proofErr w:type="spellEnd"/>
      <w:r w:rsidRPr="00B25281">
        <w:rPr>
          <w:color w:val="000000" w:themeColor="text1"/>
        </w:rPr>
        <w:t xml:space="preserve"> </w:t>
      </w:r>
      <w:proofErr w:type="spellStart"/>
      <w:r w:rsidRPr="00B25281">
        <w:rPr>
          <w:color w:val="000000" w:themeColor="text1"/>
        </w:rPr>
        <w:t>merakit</w:t>
      </w:r>
      <w:proofErr w:type="spellEnd"/>
      <w:r w:rsidRPr="00B25281">
        <w:rPr>
          <w:color w:val="000000" w:themeColor="text1"/>
        </w:rPr>
        <w:t xml:space="preserve"> </w:t>
      </w:r>
      <w:proofErr w:type="spellStart"/>
      <w:r w:rsidRPr="00B25281">
        <w:rPr>
          <w:color w:val="000000" w:themeColor="text1"/>
        </w:rPr>
        <w:t>kode-kode</w:t>
      </w:r>
      <w:proofErr w:type="spellEnd"/>
      <w:r w:rsidRPr="00B25281">
        <w:rPr>
          <w:color w:val="000000" w:themeColor="text1"/>
        </w:rPr>
        <w:t xml:space="preserve"> </w:t>
      </w:r>
      <w:proofErr w:type="spellStart"/>
      <w:r w:rsidRPr="00B25281">
        <w:rPr>
          <w:color w:val="000000" w:themeColor="text1"/>
        </w:rPr>
        <w:t>tersebut</w:t>
      </w:r>
      <w:proofErr w:type="spellEnd"/>
      <w:r w:rsidRPr="00B25281">
        <w:rPr>
          <w:color w:val="000000" w:themeColor="text1"/>
        </w:rPr>
        <w:t xml:space="preserve"> </w:t>
      </w:r>
      <w:proofErr w:type="spellStart"/>
      <w:r w:rsidRPr="00B25281">
        <w:rPr>
          <w:color w:val="000000" w:themeColor="text1"/>
        </w:rPr>
        <w:t>menjadi</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struktur</w:t>
      </w:r>
      <w:proofErr w:type="spellEnd"/>
      <w:r w:rsidRPr="00B25281">
        <w:rPr>
          <w:color w:val="000000" w:themeColor="text1"/>
        </w:rPr>
        <w:t xml:space="preserve"> </w:t>
      </w:r>
      <w:proofErr w:type="spellStart"/>
      <w:r w:rsidRPr="00B25281">
        <w:rPr>
          <w:color w:val="000000" w:themeColor="text1"/>
        </w:rPr>
        <w:t>instruksi</w:t>
      </w:r>
      <w:proofErr w:type="spellEnd"/>
      <w:r w:rsidRPr="00B25281">
        <w:rPr>
          <w:color w:val="000000" w:themeColor="text1"/>
        </w:rPr>
        <w:t xml:space="preserve"> </w:t>
      </w:r>
      <w:proofErr w:type="spellStart"/>
      <w:r w:rsidRPr="00B25281">
        <w:rPr>
          <w:color w:val="000000" w:themeColor="text1"/>
        </w:rPr>
        <w:t>seperti</w:t>
      </w:r>
      <w:proofErr w:type="spellEnd"/>
      <w:r w:rsidRPr="00B25281">
        <w:rPr>
          <w:color w:val="000000" w:themeColor="text1"/>
        </w:rPr>
        <w:t xml:space="preserve"> transfer, </w:t>
      </w:r>
      <w:proofErr w:type="spellStart"/>
      <w:r w:rsidRPr="00B25281">
        <w:rPr>
          <w:color w:val="000000" w:themeColor="text1"/>
        </w:rPr>
        <w:t>operasi</w:t>
      </w:r>
      <w:proofErr w:type="spellEnd"/>
      <w:r w:rsidRPr="00B25281">
        <w:rPr>
          <w:color w:val="000000" w:themeColor="text1"/>
        </w:rPr>
        <w:t xml:space="preserve"> </w:t>
      </w:r>
      <w:proofErr w:type="spellStart"/>
      <w:r w:rsidRPr="00B25281">
        <w:rPr>
          <w:color w:val="000000" w:themeColor="text1"/>
        </w:rPr>
        <w:t>logika</w:t>
      </w:r>
      <w:proofErr w:type="spellEnd"/>
      <w:r w:rsidRPr="00B25281">
        <w:rPr>
          <w:color w:val="000000" w:themeColor="text1"/>
        </w:rPr>
        <w:t xml:space="preserve">, dan </w:t>
      </w:r>
      <w:proofErr w:type="spellStart"/>
      <w:r w:rsidRPr="00B25281">
        <w:rPr>
          <w:color w:val="000000" w:themeColor="text1"/>
        </w:rPr>
        <w:t>penyimpanan</w:t>
      </w:r>
      <w:proofErr w:type="spellEnd"/>
      <w:r w:rsidRPr="00B25281">
        <w:rPr>
          <w:color w:val="000000" w:themeColor="text1"/>
        </w:rPr>
        <w:t xml:space="preserve">, </w:t>
      </w:r>
      <w:proofErr w:type="spellStart"/>
      <w:r w:rsidRPr="00B25281">
        <w:rPr>
          <w:color w:val="000000" w:themeColor="text1"/>
        </w:rPr>
        <w:t>hingga</w:t>
      </w:r>
      <w:proofErr w:type="spellEnd"/>
      <w:r w:rsidRPr="00B25281">
        <w:rPr>
          <w:color w:val="000000" w:themeColor="text1"/>
        </w:rPr>
        <w:t xml:space="preserve"> pada </w:t>
      </w:r>
      <w:proofErr w:type="spellStart"/>
      <w:r w:rsidRPr="00B25281">
        <w:rPr>
          <w:color w:val="000000" w:themeColor="text1"/>
        </w:rPr>
        <w:t>akhirnya</w:t>
      </w:r>
      <w:proofErr w:type="spellEnd"/>
      <w:r w:rsidRPr="00B25281">
        <w:rPr>
          <w:color w:val="000000" w:themeColor="text1"/>
        </w:rPr>
        <w:t xml:space="preserve"> </w:t>
      </w:r>
      <w:proofErr w:type="spellStart"/>
      <w:r w:rsidRPr="00B25281">
        <w:rPr>
          <w:color w:val="000000" w:themeColor="text1"/>
        </w:rPr>
        <w:t>terbentuklah</w:t>
      </w:r>
      <w:proofErr w:type="spellEnd"/>
      <w:r w:rsidRPr="00B25281">
        <w:rPr>
          <w:color w:val="000000" w:themeColor="text1"/>
        </w:rPr>
        <w:t xml:space="preserve"> </w:t>
      </w:r>
      <w:proofErr w:type="spellStart"/>
      <w:r w:rsidRPr="00B25281">
        <w:rPr>
          <w:color w:val="000000" w:themeColor="text1"/>
        </w:rPr>
        <w:t>kode-kode</w:t>
      </w:r>
      <w:proofErr w:type="spellEnd"/>
      <w:r w:rsidRPr="00B25281">
        <w:rPr>
          <w:color w:val="000000" w:themeColor="text1"/>
        </w:rPr>
        <w:t xml:space="preserve"> </w:t>
      </w:r>
      <w:proofErr w:type="spellStart"/>
      <w:r w:rsidRPr="00B25281">
        <w:rPr>
          <w:color w:val="000000" w:themeColor="text1"/>
        </w:rPr>
        <w:t>baru</w:t>
      </w:r>
      <w:proofErr w:type="spellEnd"/>
      <w:r w:rsidRPr="00B25281">
        <w:rPr>
          <w:color w:val="000000" w:themeColor="text1"/>
        </w:rPr>
        <w:t xml:space="preserve"> yang </w:t>
      </w:r>
      <w:proofErr w:type="spellStart"/>
      <w:r w:rsidRPr="00B25281">
        <w:rPr>
          <w:color w:val="000000" w:themeColor="text1"/>
        </w:rPr>
        <w:t>kita</w:t>
      </w:r>
      <w:proofErr w:type="spellEnd"/>
      <w:r w:rsidRPr="00B25281">
        <w:rPr>
          <w:color w:val="000000" w:themeColor="text1"/>
        </w:rPr>
        <w:t xml:space="preserve"> </w:t>
      </w:r>
      <w:proofErr w:type="spellStart"/>
      <w:r w:rsidRPr="00B25281">
        <w:rPr>
          <w:color w:val="000000" w:themeColor="text1"/>
        </w:rPr>
        <w:t>kenal</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nama</w:t>
      </w:r>
      <w:proofErr w:type="spellEnd"/>
      <w:r w:rsidRPr="00B25281">
        <w:rPr>
          <w:color w:val="000000" w:themeColor="text1"/>
        </w:rPr>
        <w:t> </w:t>
      </w:r>
      <w:r w:rsidRPr="00B25281">
        <w:rPr>
          <w:rStyle w:val="Emphasis"/>
          <w:rFonts w:eastAsiaTheme="majorEastAsia"/>
          <w:color w:val="000000" w:themeColor="text1"/>
          <w:bdr w:val="none" w:sz="0" w:space="0" w:color="auto" w:frame="1"/>
        </w:rPr>
        <w:t>assembler</w:t>
      </w:r>
      <w:r w:rsidRPr="00B25281">
        <w:rPr>
          <w:color w:val="000000" w:themeColor="text1"/>
        </w:rPr>
        <w:t xml:space="preserve">. </w:t>
      </w:r>
      <w:proofErr w:type="spellStart"/>
      <w:r w:rsidRPr="00B25281">
        <w:rPr>
          <w:color w:val="000000" w:themeColor="text1"/>
        </w:rPr>
        <w:t>Kode-kode</w:t>
      </w:r>
      <w:proofErr w:type="spellEnd"/>
      <w:r w:rsidRPr="00B25281">
        <w:rPr>
          <w:color w:val="000000" w:themeColor="text1"/>
        </w:rPr>
        <w:t> </w:t>
      </w:r>
      <w:r w:rsidRPr="00B25281">
        <w:rPr>
          <w:rStyle w:val="Emphasis"/>
          <w:rFonts w:eastAsiaTheme="majorEastAsia"/>
          <w:color w:val="000000" w:themeColor="text1"/>
          <w:bdr w:val="none" w:sz="0" w:space="0" w:color="auto" w:frame="1"/>
        </w:rPr>
        <w:t>assembler</w:t>
      </w:r>
      <w:r w:rsidRPr="00B25281">
        <w:rPr>
          <w:color w:val="000000" w:themeColor="text1"/>
        </w:rPr>
        <w:t>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lah</w:t>
      </w:r>
      <w:proofErr w:type="spellEnd"/>
      <w:r w:rsidRPr="00B25281">
        <w:rPr>
          <w:color w:val="000000" w:themeColor="text1"/>
        </w:rPr>
        <w:t xml:space="preserve"> yang </w:t>
      </w:r>
      <w:proofErr w:type="spellStart"/>
      <w:r w:rsidRPr="00B25281">
        <w:rPr>
          <w:color w:val="000000" w:themeColor="text1"/>
        </w:rPr>
        <w:t>nantinya</w:t>
      </w:r>
      <w:proofErr w:type="spellEnd"/>
      <w:r w:rsidRPr="00B25281">
        <w:rPr>
          <w:color w:val="000000" w:themeColor="text1"/>
        </w:rPr>
        <w:t xml:space="preserve"> </w:t>
      </w:r>
      <w:proofErr w:type="spellStart"/>
      <w:r w:rsidRPr="00B25281">
        <w:rPr>
          <w:color w:val="000000" w:themeColor="text1"/>
        </w:rPr>
        <w:t>menjadi</w:t>
      </w:r>
      <w:proofErr w:type="spellEnd"/>
      <w:r w:rsidRPr="00B25281">
        <w:rPr>
          <w:color w:val="000000" w:themeColor="text1"/>
        </w:rPr>
        <w:t xml:space="preserve"> </w:t>
      </w:r>
      <w:proofErr w:type="spellStart"/>
      <w:r w:rsidRPr="00B25281">
        <w:rPr>
          <w:color w:val="000000" w:themeColor="text1"/>
        </w:rPr>
        <w:t>cikal-bakal</w:t>
      </w:r>
      <w:proofErr w:type="spellEnd"/>
      <w:r w:rsidRPr="00B25281">
        <w:rPr>
          <w:color w:val="000000" w:themeColor="text1"/>
        </w:rPr>
        <w:t xml:space="preserve"> </w:t>
      </w:r>
      <w:proofErr w:type="spellStart"/>
      <w:r w:rsidRPr="00B25281">
        <w:rPr>
          <w:color w:val="000000" w:themeColor="text1"/>
        </w:rPr>
        <w:t>dibuatnya</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macam</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yang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mempermudah</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kegiatan</w:t>
      </w:r>
      <w:proofErr w:type="spellEnd"/>
      <w:r w:rsidRPr="00B25281">
        <w:rPr>
          <w:color w:val="000000" w:themeColor="text1"/>
        </w:rPr>
        <w:t xml:space="preserve"> </w:t>
      </w:r>
      <w:proofErr w:type="spellStart"/>
      <w:r w:rsidRPr="00B25281">
        <w:rPr>
          <w:color w:val="000000" w:themeColor="text1"/>
        </w:rPr>
        <w:t>manusia</w:t>
      </w:r>
      <w:proofErr w:type="spellEnd"/>
      <w:r w:rsidRPr="00B25281">
        <w:rPr>
          <w:color w:val="000000" w:themeColor="text1"/>
        </w:rPr>
        <w:t>.</w:t>
      </w:r>
    </w:p>
    <w:p w14:paraId="44FA3BBB" w14:textId="77777777" w:rsidR="00FB48F8" w:rsidRPr="00B25281" w:rsidRDefault="00FB48F8" w:rsidP="00FB48F8">
      <w:pPr>
        <w:ind w:left="720"/>
        <w:rPr>
          <w:rFonts w:ascii="Times New Roman" w:hAnsi="Times New Roman" w:cs="Times New Roman"/>
          <w:color w:val="000000" w:themeColor="text1"/>
          <w:sz w:val="24"/>
          <w:szCs w:val="24"/>
          <w:lang w:val="en-US"/>
        </w:rPr>
      </w:pPr>
    </w:p>
    <w:p w14:paraId="4ED25AD6" w14:textId="77777777" w:rsidR="00FB48F8" w:rsidRPr="00B25281" w:rsidRDefault="00FB48F8" w:rsidP="006D31C4">
      <w:pPr>
        <w:pStyle w:val="Heading2"/>
        <w:numPr>
          <w:ilvl w:val="2"/>
          <w:numId w:val="3"/>
        </w:numPr>
        <w:spacing w:line="360" w:lineRule="auto"/>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lastRenderedPageBreak/>
        <w:t>Pengertian</w:t>
      </w:r>
      <w:proofErr w:type="spellEnd"/>
      <w:r w:rsidRPr="00B25281">
        <w:rPr>
          <w:rFonts w:ascii="Times New Roman" w:hAnsi="Times New Roman" w:cs="Times New Roman"/>
          <w:b/>
          <w:color w:val="000000" w:themeColor="text1"/>
          <w:sz w:val="24"/>
          <w:szCs w:val="24"/>
          <w:lang w:val="en-US"/>
        </w:rPr>
        <w:t xml:space="preserve"> </w:t>
      </w:r>
      <w:proofErr w:type="spellStart"/>
      <w:r w:rsidRPr="00B25281">
        <w:rPr>
          <w:rFonts w:ascii="Times New Roman" w:hAnsi="Times New Roman" w:cs="Times New Roman"/>
          <w:b/>
          <w:color w:val="000000" w:themeColor="text1"/>
          <w:sz w:val="24"/>
          <w:szCs w:val="24"/>
          <w:lang w:val="en-US"/>
        </w:rPr>
        <w:t>Aplikasi</w:t>
      </w:r>
      <w:proofErr w:type="spellEnd"/>
    </w:p>
    <w:p w14:paraId="76F39EC7" w14:textId="77777777" w:rsidR="00FB48F8" w:rsidRPr="00B25281" w:rsidRDefault="00FB48F8" w:rsidP="00FB48F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suatu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perangkat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lunak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atau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dalam</w:t>
      </w:r>
      <w:proofErr w:type="spellEnd"/>
      <w:r w:rsidRPr="00B25281">
        <w:rPr>
          <w:rFonts w:ascii="Times New Roman" w:hAnsi="Times New Roman" w:cs="Times New Roman"/>
          <w:color w:val="000000" w:themeColor="text1"/>
          <w:sz w:val="24"/>
          <w:szCs w:val="24"/>
          <w:lang w:val="en-US"/>
        </w:rPr>
        <w:t xml:space="preserve"> Bahasa </w:t>
      </w:r>
      <w:proofErr w:type="spellStart"/>
      <w:r w:rsidRPr="00B25281">
        <w:rPr>
          <w:rFonts w:ascii="Times New Roman" w:hAnsi="Times New Roman" w:cs="Times New Roman"/>
          <w:color w:val="000000" w:themeColor="text1"/>
          <w:sz w:val="24"/>
          <w:szCs w:val="24"/>
          <w:lang w:val="en-US"/>
        </w:rPr>
        <w:t>Inggris</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Software </w:t>
      </w:r>
      <w:r w:rsidRPr="00B25281">
        <w:rPr>
          <w:rFonts w:ascii="Times New Roman" w:hAnsi="Times New Roman" w:cs="Times New Roman"/>
          <w:color w:val="000000" w:themeColor="text1"/>
          <w:sz w:val="24"/>
          <w:szCs w:val="24"/>
          <w:lang w:val="en-US"/>
        </w:rPr>
        <w:t xml:space="preserve">yang </w:t>
      </w:r>
      <w:proofErr w:type="spellStart"/>
      <w:r w:rsidRPr="00B25281">
        <w:rPr>
          <w:rFonts w:ascii="Times New Roman" w:hAnsi="Times New Roman" w:cs="Times New Roman"/>
          <w:color w:val="000000" w:themeColor="text1"/>
          <w:sz w:val="24"/>
          <w:szCs w:val="24"/>
          <w:lang w:val="en-US"/>
        </w:rPr>
        <w:t>beroperasi</w:t>
      </w:r>
      <w:proofErr w:type="spellEnd"/>
      <w:r w:rsidRPr="00B25281">
        <w:rPr>
          <w:rFonts w:ascii="Times New Roman" w:hAnsi="Times New Roman" w:cs="Times New Roman"/>
          <w:color w:val="000000" w:themeColor="text1"/>
          <w:sz w:val="24"/>
          <w:szCs w:val="24"/>
          <w:lang w:val="en-US"/>
        </w:rPr>
        <w:t xml:space="preserve"> pada computer yang </w:t>
      </w:r>
      <w:proofErr w:type="spellStart"/>
      <w:r w:rsidRPr="00B25281">
        <w:rPr>
          <w:rFonts w:ascii="Times New Roman" w:hAnsi="Times New Roman" w:cs="Times New Roman"/>
          <w:color w:val="000000" w:themeColor="text1"/>
          <w:sz w:val="24"/>
          <w:szCs w:val="24"/>
          <w:lang w:val="en-US"/>
        </w:rPr>
        <w:t>berfungsi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membantu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berbagai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kegiatan</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dilakukan</w:t>
      </w:r>
      <w:proofErr w:type="spellEnd"/>
      <w:r w:rsidRPr="00B25281">
        <w:rPr>
          <w:rFonts w:ascii="Times New Roman" w:hAnsi="Times New Roman" w:cs="Times New Roman"/>
          <w:color w:val="000000" w:themeColor="text1"/>
          <w:sz w:val="24"/>
          <w:szCs w:val="24"/>
          <w:lang w:val="en-US"/>
        </w:rPr>
        <w:t xml:space="preserve"> oleh </w:t>
      </w:r>
      <w:proofErr w:type="spellStart"/>
      <w:r w:rsidRPr="00B25281">
        <w:rPr>
          <w:rFonts w:ascii="Times New Roman" w:hAnsi="Times New Roman" w:cs="Times New Roman"/>
          <w:color w:val="000000" w:themeColor="text1"/>
          <w:sz w:val="24"/>
          <w:szCs w:val="24"/>
          <w:lang w:val="en-US"/>
        </w:rPr>
        <w:t>seseorang</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atau</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user.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dikelompokkan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menjadi</w:t>
      </w:r>
      <w:proofErr w:type="spellEnd"/>
      <w:r w:rsidRPr="00B25281">
        <w:rPr>
          <w:rFonts w:ascii="Times New Roman" w:eastAsia="Times New Roman" w:hAnsi="Times New Roman" w:cs="Times New Roman"/>
          <w:color w:val="000000" w:themeColor="text1"/>
          <w:sz w:val="24"/>
          <w:szCs w:val="24"/>
          <w:lang w:val="en-US"/>
        </w:rPr>
        <w:t xml:space="preserve"> 3 </w:t>
      </w:r>
      <w:proofErr w:type="spellStart"/>
      <w:r w:rsidRPr="00B25281">
        <w:rPr>
          <w:rFonts w:ascii="Times New Roman" w:eastAsia="Times New Roman" w:hAnsi="Times New Roman" w:cs="Times New Roman"/>
          <w:color w:val="000000" w:themeColor="text1"/>
          <w:sz w:val="24"/>
          <w:szCs w:val="24"/>
          <w:lang w:val="en-US"/>
        </w:rPr>
        <w:t>kelompok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yaitu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i/>
          <w:iCs/>
          <w:color w:val="000000" w:themeColor="text1"/>
          <w:sz w:val="24"/>
          <w:szCs w:val="24"/>
          <w:lang w:val="en-US"/>
        </w:rPr>
        <w:t>Dekstop</w:t>
      </w:r>
      <w:proofErr w:type="spellEnd"/>
      <w:r w:rsidRPr="00B25281">
        <w:rPr>
          <w:rFonts w:ascii="Times New Roman" w:eastAsia="Times New Roman" w:hAnsi="Times New Roman" w:cs="Times New Roman"/>
          <w:i/>
          <w:iCs/>
          <w:color w:val="000000" w:themeColor="text1"/>
          <w:sz w:val="24"/>
          <w:szCs w:val="24"/>
          <w:lang w:val="en-US"/>
        </w:rPr>
        <w:t xml:space="preserve"> Application, Website </w:t>
      </w:r>
      <w:proofErr w:type="gramStart"/>
      <w:r w:rsidRPr="00B25281">
        <w:rPr>
          <w:rFonts w:ascii="Times New Roman" w:eastAsia="Times New Roman" w:hAnsi="Times New Roman" w:cs="Times New Roman"/>
          <w:i/>
          <w:iCs/>
          <w:color w:val="000000" w:themeColor="text1"/>
          <w:sz w:val="24"/>
          <w:szCs w:val="24"/>
          <w:lang w:val="en-US"/>
        </w:rPr>
        <w:t>Application ,</w:t>
      </w:r>
      <w:proofErr w:type="gramEnd"/>
      <w:r w:rsidRPr="00B25281">
        <w:rPr>
          <w:rFonts w:ascii="Times New Roman" w:eastAsia="Times New Roman" w:hAnsi="Times New Roman" w:cs="Times New Roman"/>
          <w:i/>
          <w:iCs/>
          <w:color w:val="000000" w:themeColor="text1"/>
          <w:sz w:val="24"/>
          <w:szCs w:val="24"/>
          <w:lang w:val="en-US"/>
        </w:rPr>
        <w:t xml:space="preserve"> </w:t>
      </w:r>
      <w:r w:rsidRPr="00B25281">
        <w:rPr>
          <w:rFonts w:ascii="Times New Roman" w:eastAsia="Times New Roman" w:hAnsi="Times New Roman" w:cs="Times New Roman"/>
          <w:color w:val="000000" w:themeColor="text1"/>
          <w:sz w:val="24"/>
          <w:szCs w:val="24"/>
          <w:lang w:val="en-US"/>
        </w:rPr>
        <w:t>dan</w:t>
      </w:r>
      <w:r w:rsidRPr="00B25281">
        <w:rPr>
          <w:rFonts w:ascii="Times New Roman" w:eastAsia="Times New Roman" w:hAnsi="Times New Roman" w:cs="Times New Roman"/>
          <w:i/>
          <w:iCs/>
          <w:color w:val="000000" w:themeColor="text1"/>
          <w:sz w:val="24"/>
          <w:szCs w:val="24"/>
          <w:lang w:val="en-US"/>
        </w:rPr>
        <w:t xml:space="preserve"> Mobile Application. </w:t>
      </w:r>
    </w:p>
    <w:p w14:paraId="7B1F2CBA" w14:textId="77777777" w:rsidR="00FB48F8" w:rsidRPr="00B25281" w:rsidRDefault="00FB48F8" w:rsidP="00FB48F8">
      <w:pPr>
        <w:spacing w:line="360" w:lineRule="auto"/>
        <w:ind w:firstLine="720"/>
        <w:jc w:val="both"/>
        <w:rPr>
          <w:rFonts w:ascii="Times New Roman" w:hAnsi="Times New Roman" w:cs="Times New Roman"/>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Berikut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ini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pengertian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menurut</w:t>
      </w:r>
      <w:proofErr w:type="spellEnd"/>
      <w:r w:rsidRPr="00B25281">
        <w:rPr>
          <w:rFonts w:ascii="Times New Roman" w:hAnsi="Times New Roman" w:cs="Times New Roman"/>
          <w:color w:val="000000" w:themeColor="text1"/>
          <w:sz w:val="24"/>
          <w:szCs w:val="24"/>
          <w:lang w:val="en-US"/>
        </w:rPr>
        <w:t xml:space="preserve"> para </w:t>
      </w:r>
      <w:proofErr w:type="spellStart"/>
      <w:r w:rsidRPr="00B25281">
        <w:rPr>
          <w:rFonts w:ascii="Times New Roman" w:hAnsi="Times New Roman" w:cs="Times New Roman"/>
          <w:color w:val="000000" w:themeColor="text1"/>
          <w:sz w:val="24"/>
          <w:szCs w:val="24"/>
          <w:lang w:val="en-US"/>
        </w:rPr>
        <w:t>ahli</w:t>
      </w:r>
      <w:proofErr w:type="spellEnd"/>
      <w:r w:rsidRPr="00B25281">
        <w:rPr>
          <w:rFonts w:ascii="Times New Roman" w:hAnsi="Times New Roman" w:cs="Times New Roman"/>
          <w:color w:val="000000" w:themeColor="text1"/>
          <w:sz w:val="24"/>
          <w:szCs w:val="24"/>
          <w:lang w:val="en-US"/>
        </w:rPr>
        <w:t>:</w:t>
      </w:r>
    </w:p>
    <w:p w14:paraId="7603E642" w14:textId="77777777" w:rsidR="00FB48F8" w:rsidRPr="00B25281" w:rsidRDefault="00FB48F8" w:rsidP="006D31C4">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b/>
          <w:bCs/>
          <w:color w:val="000000" w:themeColor="text1"/>
          <w:sz w:val="24"/>
          <w:szCs w:val="24"/>
          <w:bdr w:val="none" w:sz="0" w:space="0" w:color="auto" w:frame="1"/>
          <w:lang w:val="en-US"/>
        </w:rPr>
        <w:t xml:space="preserve">Ali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Zaki</w:t>
      </w:r>
      <w:proofErr w:type="spellEnd"/>
      <w:r w:rsidRPr="00B25281">
        <w:rPr>
          <w:rFonts w:ascii="Times New Roman" w:eastAsia="Times New Roman" w:hAnsi="Times New Roman" w:cs="Times New Roman"/>
          <w:b/>
          <w:bCs/>
          <w:color w:val="000000" w:themeColor="text1"/>
          <w:sz w:val="24"/>
          <w:szCs w:val="24"/>
          <w:bdr w:val="none" w:sz="0" w:space="0" w:color="auto" w:frame="1"/>
          <w:lang w:val="en-US"/>
        </w:rPr>
        <w:t xml:space="preserve"> dan </w:t>
      </w:r>
      <w:proofErr w:type="spellStart"/>
      <w:r w:rsidRPr="00B25281">
        <w:rPr>
          <w:rFonts w:ascii="Times New Roman" w:eastAsia="Times New Roman" w:hAnsi="Times New Roman" w:cs="Times New Roman"/>
          <w:b/>
          <w:bCs/>
          <w:i/>
          <w:iCs/>
          <w:color w:val="000000" w:themeColor="text1"/>
          <w:sz w:val="24"/>
          <w:szCs w:val="24"/>
          <w:bdr w:val="none" w:sz="0" w:space="0" w:color="auto" w:frame="1"/>
          <w:lang w:val="en-US"/>
        </w:rPr>
        <w:t>Smitdev</w:t>
      </w:r>
      <w:proofErr w:type="spellEnd"/>
      <w:r w:rsidRPr="00B25281">
        <w:rPr>
          <w:rFonts w:ascii="Times New Roman" w:eastAsia="Times New Roman" w:hAnsi="Times New Roman" w:cs="Times New Roman"/>
          <w:b/>
          <w:bCs/>
          <w:color w:val="000000" w:themeColor="text1"/>
          <w:sz w:val="24"/>
          <w:szCs w:val="24"/>
          <w:bdr w:val="none" w:sz="0" w:space="0" w:color="auto" w:frame="1"/>
          <w:lang w:val="en-US"/>
        </w:rPr>
        <w:t> </w:t>
      </w:r>
      <w:r w:rsidRPr="00B25281">
        <w:rPr>
          <w:rFonts w:ascii="Times New Roman" w:eastAsia="Times New Roman" w:hAnsi="Times New Roman" w:cs="Times New Roman"/>
          <w:b/>
          <w:bCs/>
          <w:i/>
          <w:iCs/>
          <w:color w:val="000000" w:themeColor="text1"/>
          <w:sz w:val="24"/>
          <w:szCs w:val="24"/>
          <w:bdr w:val="none" w:sz="0" w:space="0" w:color="auto" w:frame="1"/>
          <w:lang w:val="en-US"/>
        </w:rPr>
        <w:t>Community</w:t>
      </w:r>
    </w:p>
    <w:p w14:paraId="0EA57A93" w14:textId="77777777" w:rsidR="00FB48F8" w:rsidRPr="00B25281" w:rsidRDefault="00FB48F8" w:rsidP="00FB48F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Menurut</w:t>
      </w:r>
      <w:proofErr w:type="spellEnd"/>
      <w:r w:rsidRPr="00B25281">
        <w:rPr>
          <w:rFonts w:ascii="Times New Roman" w:eastAsia="Times New Roman" w:hAnsi="Times New Roman" w:cs="Times New Roman"/>
          <w:color w:val="000000" w:themeColor="text1"/>
          <w:sz w:val="24"/>
          <w:szCs w:val="24"/>
          <w:lang w:val="en-US"/>
        </w:rPr>
        <w:t xml:space="preserve"> Ali </w:t>
      </w:r>
      <w:proofErr w:type="spellStart"/>
      <w:r w:rsidRPr="00B25281">
        <w:rPr>
          <w:rFonts w:ascii="Times New Roman" w:eastAsia="Times New Roman" w:hAnsi="Times New Roman" w:cs="Times New Roman"/>
          <w:color w:val="000000" w:themeColor="text1"/>
          <w:sz w:val="24"/>
          <w:szCs w:val="24"/>
          <w:lang w:val="en-US"/>
        </w:rPr>
        <w:t>Zaki</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i/>
          <w:iCs/>
          <w:color w:val="000000" w:themeColor="text1"/>
          <w:sz w:val="24"/>
          <w:szCs w:val="24"/>
          <w:bdr w:val="none" w:sz="0" w:space="0" w:color="auto" w:frame="1"/>
          <w:lang w:val="en-US"/>
        </w:rPr>
        <w:t>Smitdev</w:t>
      </w:r>
      <w:proofErr w:type="spellEnd"/>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Community</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komponen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bermanfaat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media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menjalankan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pengolahan</w:t>
      </w:r>
      <w:proofErr w:type="spellEnd"/>
      <w:r w:rsidRPr="00B25281">
        <w:rPr>
          <w:rFonts w:ascii="Times New Roman" w:eastAsia="Times New Roman" w:hAnsi="Times New Roman" w:cs="Times New Roman"/>
          <w:color w:val="000000" w:themeColor="text1"/>
          <w:sz w:val="24"/>
          <w:szCs w:val="24"/>
          <w:lang w:val="en-US"/>
        </w:rPr>
        <w:t xml:space="preserve"> data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kegiatan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lainnya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pembuatan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pengolahan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dokumen</w:t>
      </w:r>
      <w:proofErr w:type="spellEnd"/>
      <w:r w:rsidRPr="00B25281">
        <w:rPr>
          <w:rFonts w:ascii="Times New Roman" w:eastAsia="Times New Roman" w:hAnsi="Times New Roman" w:cs="Times New Roman"/>
          <w:color w:val="000000" w:themeColor="text1"/>
          <w:sz w:val="24"/>
          <w:szCs w:val="24"/>
          <w:lang w:val="en-US"/>
        </w:rPr>
        <w:t xml:space="preserve"> dan file.</w:t>
      </w:r>
    </w:p>
    <w:p w14:paraId="7D5C11F8" w14:textId="77777777" w:rsidR="00FB48F8" w:rsidRPr="00B25281" w:rsidRDefault="00FB48F8" w:rsidP="006D31C4">
      <w:pPr>
        <w:numPr>
          <w:ilvl w:val="0"/>
          <w:numId w:val="5"/>
        </w:numPr>
        <w:shd w:val="clear" w:color="auto" w:fill="FFFFFF"/>
        <w:spacing w:before="160" w:after="0" w:line="360" w:lineRule="auto"/>
        <w:jc w:val="both"/>
        <w:textAlignment w:val="baseline"/>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b/>
          <w:bCs/>
          <w:color w:val="000000" w:themeColor="text1"/>
          <w:sz w:val="24"/>
          <w:szCs w:val="24"/>
          <w:bdr w:val="none" w:sz="0" w:space="0" w:color="auto" w:frame="1"/>
          <w:lang w:val="en-US"/>
        </w:rPr>
        <w:t xml:space="preserve">Sri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Widianti</w:t>
      </w:r>
      <w:proofErr w:type="spellEnd"/>
    </w:p>
    <w:p w14:paraId="502A5C9E" w14:textId="77777777" w:rsidR="00FB48F8" w:rsidRPr="00B25281" w:rsidRDefault="00FB48F8" w:rsidP="00FB48F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Menurut</w:t>
      </w:r>
      <w:proofErr w:type="spellEnd"/>
      <w:r w:rsidRPr="00B25281">
        <w:rPr>
          <w:rFonts w:ascii="Times New Roman" w:eastAsia="Times New Roman" w:hAnsi="Times New Roman" w:cs="Times New Roman"/>
          <w:color w:val="000000" w:themeColor="text1"/>
          <w:sz w:val="24"/>
          <w:szCs w:val="24"/>
          <w:lang w:val="en-US"/>
        </w:rPr>
        <w:t xml:space="preserve"> Sri </w:t>
      </w:r>
      <w:proofErr w:type="spellStart"/>
      <w:r w:rsidRPr="00B25281">
        <w:rPr>
          <w:rFonts w:ascii="Times New Roman" w:eastAsia="Times New Roman" w:hAnsi="Times New Roman" w:cs="Times New Roman"/>
          <w:color w:val="000000" w:themeColor="text1"/>
          <w:sz w:val="24"/>
          <w:szCs w:val="24"/>
          <w:lang w:val="en-US"/>
        </w:rPr>
        <w:t>Widianti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software</w:t>
      </w:r>
      <w:r w:rsidRPr="00B25281">
        <w:rPr>
          <w:rFonts w:ascii="Times New Roman" w:eastAsia="Times New Roman" w:hAnsi="Times New Roman" w:cs="Times New Roman"/>
          <w:color w:val="000000" w:themeColor="text1"/>
          <w:sz w:val="24"/>
          <w:szCs w:val="24"/>
          <w:lang w:val="en-US"/>
        </w:rPr>
        <w:t> (</w:t>
      </w:r>
      <w:proofErr w:type="spellStart"/>
      <w:r w:rsidRPr="00B25281">
        <w:rPr>
          <w:rFonts w:ascii="Times New Roman" w:eastAsia="Times New Roman" w:hAnsi="Times New Roman" w:cs="Times New Roman"/>
          <w:color w:val="000000" w:themeColor="text1"/>
          <w:sz w:val="24"/>
          <w:szCs w:val="24"/>
          <w:lang w:val="en-US"/>
        </w:rPr>
        <w:t>perangkat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lunak</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bertugas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front</w:t>
      </w:r>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end</w:t>
      </w:r>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sistem</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dipakai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mengelolah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macam</w:t>
      </w:r>
      <w:proofErr w:type="spellEnd"/>
      <w:r w:rsidRPr="00B25281">
        <w:rPr>
          <w:rFonts w:ascii="Times New Roman" w:eastAsia="Times New Roman" w:hAnsi="Times New Roman" w:cs="Times New Roman"/>
          <w:color w:val="000000" w:themeColor="text1"/>
          <w:sz w:val="24"/>
          <w:szCs w:val="24"/>
          <w:lang w:val="en-US"/>
        </w:rPr>
        <w:t xml:space="preserve"> data </w:t>
      </w:r>
      <w:proofErr w:type="spellStart"/>
      <w:r w:rsidRPr="00B25281">
        <w:rPr>
          <w:rFonts w:ascii="Times New Roman" w:eastAsia="Times New Roman" w:hAnsi="Times New Roman" w:cs="Times New Roman"/>
          <w:color w:val="000000" w:themeColor="text1"/>
          <w:sz w:val="24"/>
          <w:szCs w:val="24"/>
          <w:lang w:val="en-US"/>
        </w:rPr>
        <w:t>sehingga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menjadi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informasi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bermanfaat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penggunanya</w:t>
      </w:r>
      <w:proofErr w:type="spellEnd"/>
      <w:r w:rsidRPr="00B25281">
        <w:rPr>
          <w:rFonts w:ascii="Times New Roman" w:eastAsia="Times New Roman" w:hAnsi="Times New Roman" w:cs="Times New Roman"/>
          <w:color w:val="000000" w:themeColor="text1"/>
          <w:sz w:val="24"/>
          <w:szCs w:val="24"/>
          <w:lang w:val="en-US"/>
        </w:rPr>
        <w:t xml:space="preserve"> dan juga </w:t>
      </w:r>
      <w:proofErr w:type="spellStart"/>
      <w:r w:rsidRPr="00B25281">
        <w:rPr>
          <w:rFonts w:ascii="Times New Roman" w:eastAsia="Times New Roman" w:hAnsi="Times New Roman" w:cs="Times New Roman"/>
          <w:color w:val="000000" w:themeColor="text1"/>
          <w:sz w:val="24"/>
          <w:szCs w:val="24"/>
          <w:lang w:val="en-US"/>
        </w:rPr>
        <w:t>sistem</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berkaitan</w:t>
      </w:r>
      <w:proofErr w:type="spellEnd"/>
      <w:r w:rsidRPr="00B25281">
        <w:rPr>
          <w:rFonts w:ascii="Times New Roman" w:eastAsia="Times New Roman" w:hAnsi="Times New Roman" w:cs="Times New Roman"/>
          <w:color w:val="000000" w:themeColor="text1"/>
          <w:sz w:val="24"/>
          <w:szCs w:val="24"/>
          <w:lang w:val="en-US"/>
        </w:rPr>
        <w:t>.</w:t>
      </w:r>
    </w:p>
    <w:p w14:paraId="042FE741" w14:textId="77777777" w:rsidR="00FB48F8" w:rsidRPr="00B25281" w:rsidRDefault="00FB48F8" w:rsidP="006D31C4">
      <w:pPr>
        <w:numPr>
          <w:ilvl w:val="0"/>
          <w:numId w:val="6"/>
        </w:numPr>
        <w:shd w:val="clear" w:color="auto" w:fill="FFFFFF"/>
        <w:spacing w:before="160" w:after="0" w:line="360" w:lineRule="auto"/>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Harip</w:t>
      </w:r>
      <w:proofErr w:type="spellEnd"/>
      <w:r w:rsidRPr="00B25281">
        <w:rPr>
          <w:rFonts w:ascii="Times New Roman" w:eastAsia="Times New Roman" w:hAnsi="Times New Roman" w:cs="Times New Roman"/>
          <w:b/>
          <w:bCs/>
          <w:color w:val="000000" w:themeColor="text1"/>
          <w:sz w:val="24"/>
          <w:szCs w:val="24"/>
          <w:bdr w:val="none" w:sz="0" w:space="0" w:color="auto" w:frame="1"/>
          <w:lang w:val="en-US"/>
        </w:rPr>
        <w:t xml:space="preserve">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Santoso</w:t>
      </w:r>
      <w:proofErr w:type="spellEnd"/>
    </w:p>
    <w:p w14:paraId="3CC75186" w14:textId="77777777" w:rsidR="00FB48F8" w:rsidRPr="00B25281" w:rsidRDefault="00FB48F8" w:rsidP="00FB48F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Menurut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Harip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Santoso</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kelompok</w:t>
      </w:r>
      <w:proofErr w:type="spellEnd"/>
      <w:r w:rsidRPr="00B25281">
        <w:rPr>
          <w:rFonts w:ascii="Times New Roman" w:eastAsia="Times New Roman" w:hAnsi="Times New Roman" w:cs="Times New Roman"/>
          <w:color w:val="000000" w:themeColor="text1"/>
          <w:sz w:val="24"/>
          <w:szCs w:val="24"/>
          <w:lang w:val="en-US"/>
        </w:rPr>
        <w:t xml:space="preserve"> file (</w:t>
      </w:r>
      <w:r w:rsidRPr="00B25281">
        <w:rPr>
          <w:rFonts w:ascii="Times New Roman" w:eastAsia="Times New Roman" w:hAnsi="Times New Roman" w:cs="Times New Roman"/>
          <w:i/>
          <w:iCs/>
          <w:color w:val="000000" w:themeColor="text1"/>
          <w:sz w:val="24"/>
          <w:szCs w:val="24"/>
          <w:bdr w:val="none" w:sz="0" w:space="0" w:color="auto" w:frame="1"/>
          <w:lang w:val="en-US"/>
        </w:rPr>
        <w:t>class</w:t>
      </w:r>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form</w:t>
      </w:r>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report</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ditujukan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pengeksekusi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aktivitas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tertentu</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saling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berkaitan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payroll</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fixed</w:t>
      </w:r>
      <w:r w:rsidRPr="00B25281">
        <w:rPr>
          <w:rFonts w:ascii="Times New Roman" w:eastAsia="Times New Roman" w:hAnsi="Times New Roman" w:cs="Times New Roman"/>
          <w:color w:val="000000" w:themeColor="text1"/>
          <w:sz w:val="24"/>
          <w:szCs w:val="24"/>
          <w:lang w:val="en-US"/>
        </w:rPr>
        <w:t> </w:t>
      </w:r>
      <w:r w:rsidRPr="00B25281">
        <w:rPr>
          <w:rFonts w:ascii="Times New Roman" w:eastAsia="Times New Roman" w:hAnsi="Times New Roman" w:cs="Times New Roman"/>
          <w:i/>
          <w:iCs/>
          <w:color w:val="000000" w:themeColor="text1"/>
          <w:sz w:val="24"/>
          <w:szCs w:val="24"/>
          <w:bdr w:val="none" w:sz="0" w:space="0" w:color="auto" w:frame="1"/>
          <w:lang w:val="en-US"/>
        </w:rPr>
        <w:t>asset</w:t>
      </w:r>
      <w:r w:rsidRPr="00B25281">
        <w:rPr>
          <w:rFonts w:ascii="Times New Roman" w:eastAsia="Times New Roman" w:hAnsi="Times New Roman" w:cs="Times New Roman"/>
          <w:color w:val="000000" w:themeColor="text1"/>
          <w:sz w:val="24"/>
          <w:szCs w:val="24"/>
          <w:lang w:val="en-US"/>
        </w:rPr>
        <w:t>.</w:t>
      </w:r>
    </w:p>
    <w:p w14:paraId="458F6243" w14:textId="77777777" w:rsidR="00FB48F8" w:rsidRPr="00B25281" w:rsidRDefault="00FB48F8" w:rsidP="006D31C4">
      <w:pPr>
        <w:numPr>
          <w:ilvl w:val="0"/>
          <w:numId w:val="7"/>
        </w:numPr>
        <w:shd w:val="clear" w:color="auto" w:fill="FFFFFF"/>
        <w:spacing w:before="160" w:after="0" w:line="360" w:lineRule="auto"/>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lastRenderedPageBreak/>
        <w:t>Yuhefizar</w:t>
      </w:r>
      <w:proofErr w:type="spellEnd"/>
    </w:p>
    <w:p w14:paraId="28B9835A" w14:textId="77777777" w:rsidR="00FB48F8" w:rsidRPr="00B25281" w:rsidRDefault="00FB48F8" w:rsidP="00FB48F8">
      <w:pPr>
        <w:shd w:val="clear" w:color="auto" w:fill="FFFFFF"/>
        <w:spacing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Menurut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Yuhefizar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sengaja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dibuat</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dikembangkan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pemenuh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kebutuhan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penggunanya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menjalankan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suatu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pekerjaan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tertentu</w:t>
      </w:r>
      <w:proofErr w:type="spellEnd"/>
      <w:r w:rsidRPr="00B25281">
        <w:rPr>
          <w:rFonts w:ascii="Times New Roman" w:eastAsia="Times New Roman" w:hAnsi="Times New Roman" w:cs="Times New Roman"/>
          <w:color w:val="000000" w:themeColor="text1"/>
          <w:sz w:val="24"/>
          <w:szCs w:val="24"/>
          <w:lang w:val="en-US"/>
        </w:rPr>
        <w:t>.</w:t>
      </w:r>
    </w:p>
    <w:p w14:paraId="6FF0D375" w14:textId="77777777" w:rsidR="00FB48F8" w:rsidRPr="00B25281" w:rsidRDefault="00FB48F8" w:rsidP="006D31C4">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Hengky</w:t>
      </w:r>
      <w:proofErr w:type="spellEnd"/>
      <w:r w:rsidRPr="00B25281">
        <w:rPr>
          <w:rFonts w:ascii="Times New Roman" w:eastAsia="Times New Roman" w:hAnsi="Times New Roman" w:cs="Times New Roman"/>
          <w:b/>
          <w:bCs/>
          <w:color w:val="000000" w:themeColor="text1"/>
          <w:sz w:val="24"/>
          <w:szCs w:val="24"/>
          <w:bdr w:val="none" w:sz="0" w:space="0" w:color="auto" w:frame="1"/>
          <w:lang w:val="en-US"/>
        </w:rPr>
        <w:t xml:space="preserve"> W.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Pramana</w:t>
      </w:r>
      <w:proofErr w:type="spellEnd"/>
    </w:p>
    <w:p w14:paraId="04ED1F73" w14:textId="77777777" w:rsidR="00FB48F8" w:rsidRPr="00B25281" w:rsidRDefault="00FB48F8" w:rsidP="00FB48F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Menurut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Hengky</w:t>
      </w:r>
      <w:proofErr w:type="spellEnd"/>
      <w:r w:rsidRPr="00B25281">
        <w:rPr>
          <w:rFonts w:ascii="Times New Roman" w:eastAsia="Times New Roman" w:hAnsi="Times New Roman" w:cs="Times New Roman"/>
          <w:color w:val="000000" w:themeColor="text1"/>
          <w:sz w:val="24"/>
          <w:szCs w:val="24"/>
          <w:lang w:val="en-US"/>
        </w:rPr>
        <w:t xml:space="preserve"> W. </w:t>
      </w:r>
      <w:proofErr w:type="spellStart"/>
      <w:r w:rsidRPr="00B25281">
        <w:rPr>
          <w:rFonts w:ascii="Times New Roman" w:eastAsia="Times New Roman" w:hAnsi="Times New Roman" w:cs="Times New Roman"/>
          <w:color w:val="000000" w:themeColor="text1"/>
          <w:sz w:val="24"/>
          <w:szCs w:val="24"/>
          <w:lang w:val="en-US"/>
        </w:rPr>
        <w:t>Pramana</w:t>
      </w:r>
      <w:proofErr w:type="spellEnd"/>
      <w:r w:rsidRPr="00B25281">
        <w:rPr>
          <w:rFonts w:ascii="Times New Roman" w:eastAsia="Times New Roman" w:hAnsi="Times New Roman" w:cs="Times New Roman"/>
          <w:color w:val="000000" w:themeColor="text1"/>
          <w:sz w:val="24"/>
          <w:szCs w:val="24"/>
          <w:lang w:val="en-US"/>
        </w:rPr>
        <w:t>,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pengertian</w:t>
      </w:r>
      <w:proofErr w:type="spellEnd"/>
      <w:r w:rsidRPr="00B25281">
        <w:rPr>
          <w:rFonts w:ascii="Times New Roman" w:eastAsia="Times New Roman" w:hAnsi="Times New Roman" w:cs="Times New Roman"/>
          <w:b/>
          <w:bCs/>
          <w:color w:val="000000" w:themeColor="text1"/>
          <w:sz w:val="24"/>
          <w:szCs w:val="24"/>
          <w:bdr w:val="none" w:sz="0" w:space="0" w:color="auto" w:frame="1"/>
          <w:lang w:val="en-US"/>
        </w:rPr>
        <w:t xml:space="preserve"> </w:t>
      </w:r>
      <w:proofErr w:type="spellStart"/>
      <w:r w:rsidRPr="00B25281">
        <w:rPr>
          <w:rFonts w:ascii="Times New Roman" w:eastAsia="Times New Roman" w:hAnsi="Times New Roman" w:cs="Times New Roman"/>
          <w:b/>
          <w:bCs/>
          <w:color w:val="000000" w:themeColor="text1"/>
          <w:sz w:val="24"/>
          <w:szCs w:val="24"/>
          <w:bdr w:val="none" w:sz="0" w:space="0" w:color="auto" w:frame="1"/>
          <w:lang w:val="en-US"/>
        </w:rPr>
        <w:t>aplikasi</w:t>
      </w:r>
      <w:proofErr w:type="spellEnd"/>
      <w:r w:rsidRPr="00B25281">
        <w:rPr>
          <w:rFonts w:ascii="Times New Roman" w:eastAsia="Times New Roman" w:hAnsi="Times New Roman" w:cs="Times New Roman"/>
          <w:color w:val="000000" w:themeColor="text1"/>
          <w:sz w:val="24"/>
          <w:szCs w:val="24"/>
          <w:lang w:val="en-US"/>
        </w:rPr>
        <w:t>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satu</w:t>
      </w:r>
      <w:proofErr w:type="spellEnd"/>
      <w:r w:rsidRPr="00B25281">
        <w:rPr>
          <w:rFonts w:ascii="Times New Roman" w:eastAsia="Times New Roman" w:hAnsi="Times New Roman" w:cs="Times New Roman"/>
          <w:color w:val="000000" w:themeColor="text1"/>
          <w:sz w:val="24"/>
          <w:szCs w:val="24"/>
          <w:lang w:val="en-US"/>
        </w:rPr>
        <w:t xml:space="preserve"> unit </w:t>
      </w:r>
      <w:proofErr w:type="spellStart"/>
      <w:r w:rsidRPr="00B25281">
        <w:rPr>
          <w:rFonts w:ascii="Times New Roman" w:eastAsia="Times New Roman" w:hAnsi="Times New Roman" w:cs="Times New Roman"/>
          <w:color w:val="000000" w:themeColor="text1"/>
          <w:sz w:val="24"/>
          <w:szCs w:val="24"/>
          <w:lang w:val="en-US"/>
        </w:rPr>
        <w:t>perangkat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lunak</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sengaja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dibuat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memenuhi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kebutuhan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aktivitas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pekerjaan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aktivitas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perniagaan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periklanan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pelayanan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masyarakat</w:t>
      </w:r>
      <w:proofErr w:type="spellEnd"/>
      <w:r w:rsidRPr="00B25281">
        <w:rPr>
          <w:rFonts w:ascii="Times New Roman" w:eastAsia="Times New Roman" w:hAnsi="Times New Roman" w:cs="Times New Roman"/>
          <w:color w:val="000000" w:themeColor="text1"/>
          <w:sz w:val="24"/>
          <w:szCs w:val="24"/>
          <w:lang w:val="en-US"/>
        </w:rPr>
        <w:t xml:space="preserve">, game, dan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aktivitas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lainnya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dilakukan</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w:t>
      </w:r>
    </w:p>
    <w:p w14:paraId="17DC40A4" w14:textId="77777777" w:rsidR="00FB48F8" w:rsidRPr="00B25281" w:rsidRDefault="00FB48F8" w:rsidP="006D31C4">
      <w:pPr>
        <w:pStyle w:val="Heading2"/>
        <w:numPr>
          <w:ilvl w:val="2"/>
          <w:numId w:val="3"/>
        </w:numPr>
        <w:spacing w:line="360" w:lineRule="auto"/>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Jenis-jenis</w:t>
      </w:r>
      <w:proofErr w:type="spellEnd"/>
      <w:r w:rsidRPr="00B25281">
        <w:rPr>
          <w:rFonts w:ascii="Times New Roman" w:hAnsi="Times New Roman" w:cs="Times New Roman"/>
          <w:b/>
          <w:color w:val="000000" w:themeColor="text1"/>
          <w:sz w:val="24"/>
          <w:szCs w:val="24"/>
          <w:lang w:val="en-US"/>
        </w:rPr>
        <w:t xml:space="preserve"> </w:t>
      </w:r>
      <w:proofErr w:type="spellStart"/>
      <w:r w:rsidRPr="00B25281">
        <w:rPr>
          <w:rFonts w:ascii="Times New Roman" w:hAnsi="Times New Roman" w:cs="Times New Roman"/>
          <w:b/>
          <w:color w:val="000000" w:themeColor="text1"/>
          <w:sz w:val="24"/>
          <w:szCs w:val="24"/>
          <w:lang w:val="en-US"/>
        </w:rPr>
        <w:t>Aplikasi</w:t>
      </w:r>
      <w:proofErr w:type="spellEnd"/>
    </w:p>
    <w:p w14:paraId="43A13B35" w14:textId="77777777" w:rsidR="008A00EB" w:rsidRPr="00B25281" w:rsidRDefault="00FB48F8" w:rsidP="008A00EB">
      <w:pPr>
        <w:spacing w:line="360" w:lineRule="auto"/>
        <w:ind w:firstLine="720"/>
        <w:jc w:val="both"/>
        <w:rPr>
          <w:rFonts w:ascii="Times New Roman" w:hAnsi="Times New Roman" w:cs="Times New Roman"/>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Berikut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ini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beberapa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jenis</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dari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biasa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digunakan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beberapa</w:t>
      </w:r>
      <w:proofErr w:type="spellEnd"/>
      <w:r w:rsidRPr="00B25281">
        <w:rPr>
          <w:rFonts w:ascii="Times New Roman" w:hAnsi="Times New Roman" w:cs="Times New Roman"/>
          <w:color w:val="000000" w:themeColor="text1"/>
          <w:sz w:val="24"/>
          <w:szCs w:val="24"/>
          <w:lang w:val="en-US"/>
        </w:rPr>
        <w:t xml:space="preserve"> orang.</w:t>
      </w:r>
    </w:p>
    <w:p w14:paraId="2AC7BB80" w14:textId="24AE64A2" w:rsidR="008A00EB" w:rsidRPr="00B25281" w:rsidRDefault="008A00EB" w:rsidP="006D31C4">
      <w:pPr>
        <w:pStyle w:val="Heading3"/>
        <w:numPr>
          <w:ilvl w:val="2"/>
          <w:numId w:val="9"/>
        </w:numPr>
        <w:tabs>
          <w:tab w:val="clear" w:pos="2160"/>
        </w:tabs>
        <w:spacing w:line="360" w:lineRule="auto"/>
        <w:ind w:left="360"/>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Multimedia Softwar</w:t>
      </w:r>
      <w:r w:rsidR="00875DAA" w:rsidRPr="00B25281">
        <w:rPr>
          <w:rFonts w:ascii="Times New Roman" w:hAnsi="Times New Roman" w:cs="Times New Roman"/>
          <w:b/>
          <w:bCs/>
          <w:i/>
          <w:iCs/>
          <w:color w:val="000000" w:themeColor="text1"/>
          <w:lang w:val="en-US"/>
        </w:rPr>
        <w:t>e</w:t>
      </w:r>
    </w:p>
    <w:p w14:paraId="655FCB01" w14:textId="51576076" w:rsidR="008A00EB" w:rsidRPr="00B25281" w:rsidRDefault="008A00EB" w:rsidP="00875DAA">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lang w:val="en-US"/>
        </w:rPr>
        <w:t xml:space="preserve">Multimedia software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dibuat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mengelolah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suatu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objek</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dapat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berupa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gambar</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teks</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suara</w:t>
      </w:r>
      <w:proofErr w:type="spellEnd"/>
      <w:r w:rsidRPr="00B25281">
        <w:rPr>
          <w:rFonts w:ascii="Times New Roman" w:hAnsi="Times New Roman" w:cs="Times New Roman"/>
          <w:color w:val="000000" w:themeColor="text1"/>
          <w:sz w:val="24"/>
          <w:szCs w:val="24"/>
          <w:lang w:val="en-US"/>
        </w:rPr>
        <w:t xml:space="preserve">, dan </w:t>
      </w:r>
      <w:proofErr w:type="spellStart"/>
      <w:r w:rsidRPr="00B25281">
        <w:rPr>
          <w:rFonts w:ascii="Times New Roman" w:hAnsi="Times New Roman" w:cs="Times New Roman"/>
          <w:color w:val="000000" w:themeColor="text1"/>
          <w:sz w:val="24"/>
          <w:szCs w:val="24"/>
          <w:lang w:val="en-US"/>
        </w:rPr>
        <w:t>grafik</w:t>
      </w:r>
      <w:proofErr w:type="spellEnd"/>
      <w:r w:rsidRPr="00B25281">
        <w:rPr>
          <w:rFonts w:ascii="Times New Roman" w:hAnsi="Times New Roman" w:cs="Times New Roman"/>
          <w:color w:val="000000" w:themeColor="text1"/>
          <w:sz w:val="24"/>
          <w:szCs w:val="24"/>
          <w:lang w:val="en-US"/>
        </w:rPr>
        <w:t xml:space="preserve">. Banyak </w:t>
      </w:r>
      <w:proofErr w:type="spellStart"/>
      <w:r w:rsidRPr="00B25281">
        <w:rPr>
          <w:rFonts w:ascii="Times New Roman" w:hAnsi="Times New Roman" w:cs="Times New Roman"/>
          <w:color w:val="000000" w:themeColor="text1"/>
          <w:sz w:val="24"/>
          <w:szCs w:val="24"/>
          <w:lang w:val="en-US"/>
        </w:rPr>
        <w:t>sekali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multimedia yang </w:t>
      </w:r>
      <w:proofErr w:type="spellStart"/>
      <w:r w:rsidRPr="00B25281">
        <w:rPr>
          <w:rFonts w:ascii="Times New Roman" w:hAnsi="Times New Roman" w:cs="Times New Roman"/>
          <w:color w:val="000000" w:themeColor="text1"/>
          <w:sz w:val="24"/>
          <w:szCs w:val="24"/>
          <w:lang w:val="en-US"/>
        </w:rPr>
        <w:t>telah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dibuat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saat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ini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contohnya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Windows Media Player, </w:t>
      </w:r>
      <w:r w:rsidR="00875DAA" w:rsidRPr="00B25281">
        <w:rPr>
          <w:rFonts w:ascii="Times New Roman" w:hAnsi="Times New Roman" w:cs="Times New Roman"/>
          <w:i/>
          <w:iCs/>
          <w:color w:val="000000" w:themeColor="text1"/>
          <w:sz w:val="24"/>
          <w:szCs w:val="24"/>
          <w:lang w:val="en-US"/>
        </w:rPr>
        <w:t xml:space="preserve">Adobe Photoshop, </w:t>
      </w:r>
      <w:r w:rsidR="00875DAA" w:rsidRPr="00B25281">
        <w:rPr>
          <w:rFonts w:ascii="Times New Roman" w:hAnsi="Times New Roman" w:cs="Times New Roman"/>
          <w:color w:val="000000" w:themeColor="text1"/>
          <w:sz w:val="24"/>
          <w:szCs w:val="24"/>
          <w:lang w:val="en-US"/>
        </w:rPr>
        <w:t>dan lain-lain.</w:t>
      </w:r>
    </w:p>
    <w:p w14:paraId="271CEE04" w14:textId="4CE2CDF3" w:rsidR="008A00EB" w:rsidRPr="00B25281" w:rsidRDefault="00875DAA" w:rsidP="006D31C4">
      <w:pPr>
        <w:pStyle w:val="Heading3"/>
        <w:numPr>
          <w:ilvl w:val="2"/>
          <w:numId w:val="9"/>
        </w:numPr>
        <w:tabs>
          <w:tab w:val="clear" w:pos="2160"/>
        </w:tabs>
        <w:spacing w:line="360" w:lineRule="auto"/>
        <w:ind w:left="360"/>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Database Software</w:t>
      </w:r>
    </w:p>
    <w:p w14:paraId="7B712A5D" w14:textId="43AD0342" w:rsidR="00875DAA" w:rsidRPr="00B25281" w:rsidRDefault="00875DAA" w:rsidP="0039082B">
      <w:pPr>
        <w:spacing w:line="360" w:lineRule="auto"/>
        <w:ind w:firstLine="360"/>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lang w:val="en-US"/>
        </w:rPr>
        <w:t xml:space="preserve">Database software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perangkat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lunak</w:t>
      </w:r>
      <w:proofErr w:type="spellEnd"/>
      <w:r w:rsidRPr="00B25281">
        <w:rPr>
          <w:rFonts w:ascii="Times New Roman" w:hAnsi="Times New Roman" w:cs="Times New Roman"/>
          <w:color w:val="000000" w:themeColor="text1"/>
          <w:sz w:val="24"/>
          <w:szCs w:val="24"/>
          <w:lang w:val="en-US"/>
        </w:rPr>
        <w:t xml:space="preserve"> </w:t>
      </w:r>
      <w:r w:rsidR="0039082B" w:rsidRPr="00B25281">
        <w:rPr>
          <w:rFonts w:ascii="Times New Roman" w:hAnsi="Times New Roman" w:cs="Times New Roman"/>
          <w:color w:val="000000" w:themeColor="text1"/>
          <w:sz w:val="24"/>
          <w:szCs w:val="24"/>
          <w:lang w:val="en-US"/>
        </w:rPr>
        <w:t xml:space="preserve">yang </w:t>
      </w:r>
      <w:proofErr w:type="spellStart"/>
      <w:r w:rsidR="0039082B" w:rsidRPr="00B25281">
        <w:rPr>
          <w:rFonts w:ascii="Times New Roman" w:hAnsi="Times New Roman" w:cs="Times New Roman"/>
          <w:color w:val="000000" w:themeColor="text1"/>
          <w:sz w:val="24"/>
          <w:szCs w:val="24"/>
          <w:lang w:val="en-US"/>
        </w:rPr>
        <w:t>berfungsi</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untuk</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mengelolah</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kumpulan</w:t>
      </w:r>
      <w:proofErr w:type="spellEnd"/>
      <w:r w:rsidR="0039082B" w:rsidRPr="00B25281">
        <w:rPr>
          <w:rFonts w:ascii="Times New Roman" w:hAnsi="Times New Roman" w:cs="Times New Roman"/>
          <w:color w:val="000000" w:themeColor="text1"/>
          <w:sz w:val="24"/>
          <w:szCs w:val="24"/>
          <w:lang w:val="en-US"/>
        </w:rPr>
        <w:t xml:space="preserve"> data </w:t>
      </w:r>
      <w:proofErr w:type="spellStart"/>
      <w:r w:rsidR="0039082B" w:rsidRPr="00B25281">
        <w:rPr>
          <w:rFonts w:ascii="Times New Roman" w:hAnsi="Times New Roman" w:cs="Times New Roman"/>
          <w:color w:val="000000" w:themeColor="text1"/>
          <w:sz w:val="24"/>
          <w:szCs w:val="24"/>
          <w:lang w:val="en-US"/>
        </w:rPr>
        <w:t>dalam</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jumlah</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besar</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Macam-macam</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Aplikasi</w:t>
      </w:r>
      <w:proofErr w:type="spellEnd"/>
      <w:r w:rsidR="0039082B" w:rsidRPr="00B25281">
        <w:rPr>
          <w:rFonts w:ascii="Times New Roman" w:hAnsi="Times New Roman" w:cs="Times New Roman"/>
          <w:color w:val="000000" w:themeColor="text1"/>
          <w:sz w:val="24"/>
          <w:szCs w:val="24"/>
          <w:lang w:val="en-US"/>
        </w:rPr>
        <w:t xml:space="preserve"> </w:t>
      </w:r>
      <w:r w:rsidR="0039082B" w:rsidRPr="00B25281">
        <w:rPr>
          <w:rFonts w:ascii="Times New Roman" w:hAnsi="Times New Roman" w:cs="Times New Roman"/>
          <w:i/>
          <w:iCs/>
          <w:color w:val="000000" w:themeColor="text1"/>
          <w:sz w:val="24"/>
          <w:szCs w:val="24"/>
          <w:lang w:val="en-US"/>
        </w:rPr>
        <w:t xml:space="preserve">Database Management System (DBMS), </w:t>
      </w:r>
      <w:proofErr w:type="spellStart"/>
      <w:r w:rsidR="0039082B" w:rsidRPr="00B25281">
        <w:rPr>
          <w:rFonts w:ascii="Times New Roman" w:hAnsi="Times New Roman" w:cs="Times New Roman"/>
          <w:color w:val="000000" w:themeColor="text1"/>
          <w:sz w:val="24"/>
          <w:szCs w:val="24"/>
          <w:lang w:val="en-US"/>
        </w:rPr>
        <w:t>yaitu</w:t>
      </w:r>
      <w:proofErr w:type="spellEnd"/>
      <w:r w:rsidR="0039082B" w:rsidRPr="00B25281">
        <w:rPr>
          <w:rFonts w:ascii="Times New Roman" w:hAnsi="Times New Roman" w:cs="Times New Roman"/>
          <w:color w:val="000000" w:themeColor="text1"/>
          <w:sz w:val="24"/>
          <w:szCs w:val="24"/>
          <w:lang w:val="en-US"/>
        </w:rPr>
        <w:t xml:space="preserve"> </w:t>
      </w:r>
      <w:r w:rsidR="0039082B" w:rsidRPr="00B25281">
        <w:rPr>
          <w:rFonts w:ascii="Times New Roman" w:hAnsi="Times New Roman" w:cs="Times New Roman"/>
          <w:i/>
          <w:iCs/>
          <w:color w:val="000000" w:themeColor="text1"/>
          <w:sz w:val="24"/>
          <w:szCs w:val="24"/>
          <w:lang w:val="en-US"/>
        </w:rPr>
        <w:t xml:space="preserve">MySQL, Oracle, Microsoft SQL Server, IBM DB2, </w:t>
      </w:r>
      <w:r w:rsidR="0039082B" w:rsidRPr="00B25281">
        <w:rPr>
          <w:rFonts w:ascii="Times New Roman" w:hAnsi="Times New Roman" w:cs="Times New Roman"/>
          <w:color w:val="000000" w:themeColor="text1"/>
          <w:sz w:val="24"/>
          <w:szCs w:val="24"/>
          <w:lang w:val="en-US"/>
        </w:rPr>
        <w:t xml:space="preserve">dan </w:t>
      </w:r>
      <w:proofErr w:type="spellStart"/>
      <w:r w:rsidR="0039082B" w:rsidRPr="00B25281">
        <w:rPr>
          <w:rFonts w:ascii="Times New Roman" w:hAnsi="Times New Roman" w:cs="Times New Roman"/>
          <w:color w:val="000000" w:themeColor="text1"/>
          <w:sz w:val="24"/>
          <w:szCs w:val="24"/>
          <w:lang w:val="en-US"/>
        </w:rPr>
        <w:t>masih</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banyak</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lagi</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beberapa</w:t>
      </w:r>
      <w:proofErr w:type="spellEnd"/>
      <w:r w:rsidR="0039082B" w:rsidRPr="00B25281">
        <w:rPr>
          <w:rFonts w:ascii="Times New Roman" w:hAnsi="Times New Roman" w:cs="Times New Roman"/>
          <w:color w:val="000000" w:themeColor="text1"/>
          <w:sz w:val="24"/>
          <w:szCs w:val="24"/>
          <w:lang w:val="en-US"/>
        </w:rPr>
        <w:t xml:space="preserve"> </w:t>
      </w:r>
      <w:proofErr w:type="spellStart"/>
      <w:r w:rsidR="0039082B" w:rsidRPr="00B25281">
        <w:rPr>
          <w:rFonts w:ascii="Times New Roman" w:hAnsi="Times New Roman" w:cs="Times New Roman"/>
          <w:color w:val="000000" w:themeColor="text1"/>
          <w:sz w:val="24"/>
          <w:szCs w:val="24"/>
          <w:lang w:val="en-US"/>
        </w:rPr>
        <w:t>Aplikasi</w:t>
      </w:r>
      <w:proofErr w:type="spellEnd"/>
      <w:r w:rsidR="0039082B" w:rsidRPr="00B25281">
        <w:rPr>
          <w:rFonts w:ascii="Times New Roman" w:hAnsi="Times New Roman" w:cs="Times New Roman"/>
          <w:color w:val="000000" w:themeColor="text1"/>
          <w:sz w:val="24"/>
          <w:szCs w:val="24"/>
          <w:lang w:val="en-US"/>
        </w:rPr>
        <w:t xml:space="preserve"> </w:t>
      </w:r>
      <w:r w:rsidR="0039082B" w:rsidRPr="00B25281">
        <w:rPr>
          <w:rFonts w:ascii="Times New Roman" w:hAnsi="Times New Roman" w:cs="Times New Roman"/>
          <w:i/>
          <w:iCs/>
          <w:color w:val="000000" w:themeColor="text1"/>
          <w:sz w:val="24"/>
          <w:szCs w:val="24"/>
          <w:lang w:val="en-US"/>
        </w:rPr>
        <w:t>DBMS.</w:t>
      </w:r>
    </w:p>
    <w:p w14:paraId="62A27BB8" w14:textId="05FA5969" w:rsidR="0039082B" w:rsidRPr="00B25281" w:rsidRDefault="008A00EB" w:rsidP="006D31C4">
      <w:pPr>
        <w:pStyle w:val="Heading3"/>
        <w:numPr>
          <w:ilvl w:val="2"/>
          <w:numId w:val="9"/>
        </w:numPr>
        <w:tabs>
          <w:tab w:val="clear" w:pos="2160"/>
        </w:tabs>
        <w:spacing w:line="360" w:lineRule="auto"/>
        <w:ind w:left="360"/>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lastRenderedPageBreak/>
        <w:t>Presentation Softwar</w:t>
      </w:r>
      <w:r w:rsidR="00AB7D7D" w:rsidRPr="00B25281">
        <w:rPr>
          <w:rFonts w:ascii="Times New Roman" w:hAnsi="Times New Roman" w:cs="Times New Roman"/>
          <w:b/>
          <w:bCs/>
          <w:i/>
          <w:iCs/>
          <w:color w:val="000000" w:themeColor="text1"/>
          <w:lang w:val="en-US"/>
        </w:rPr>
        <w:t>e</w:t>
      </w:r>
    </w:p>
    <w:p w14:paraId="2405B7DD" w14:textId="5878CC82" w:rsidR="008A00EB" w:rsidRPr="00B25281" w:rsidRDefault="00AB7D7D" w:rsidP="00AB7D7D">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lang w:val="en-US"/>
        </w:rPr>
        <w:t xml:space="preserve">Presentation Software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suatu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menampilkan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informasi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dalam</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tayangan</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slide show</w:t>
      </w:r>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dapat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dihias</w:t>
      </w:r>
      <w:proofErr w:type="spellEnd"/>
      <w:r w:rsidRPr="00B25281">
        <w:rPr>
          <w:rFonts w:ascii="Times New Roman" w:hAnsi="Times New Roman" w:cs="Times New Roman"/>
          <w:color w:val="000000" w:themeColor="text1"/>
          <w:sz w:val="24"/>
          <w:szCs w:val="24"/>
          <w:lang w:val="en-US"/>
        </w:rPr>
        <w:t xml:space="preserve">, dan </w:t>
      </w:r>
      <w:proofErr w:type="spellStart"/>
      <w:r w:rsidRPr="00B25281">
        <w:rPr>
          <w:rFonts w:ascii="Times New Roman" w:hAnsi="Times New Roman" w:cs="Times New Roman"/>
          <w:color w:val="000000" w:themeColor="text1"/>
          <w:sz w:val="24"/>
          <w:szCs w:val="24"/>
          <w:lang w:val="en-US"/>
        </w:rPr>
        <w:t>dapat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memasukkan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gambar</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grafis</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Contoh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dari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Presentation Software </w:t>
      </w:r>
      <w:proofErr w:type="spellStart"/>
      <w:r w:rsidRPr="00B25281">
        <w:rPr>
          <w:rFonts w:ascii="Times New Roman" w:hAnsi="Times New Roman" w:cs="Times New Roman"/>
          <w:color w:val="000000" w:themeColor="text1"/>
          <w:sz w:val="24"/>
          <w:szCs w:val="24"/>
          <w:lang w:val="en-US"/>
        </w:rPr>
        <w:t>selain</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Microsoft Power Point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i/>
          <w:iCs/>
          <w:color w:val="000000" w:themeColor="text1"/>
          <w:sz w:val="24"/>
          <w:szCs w:val="24"/>
          <w:lang w:val="en-US"/>
        </w:rPr>
        <w:t>Slidedog</w:t>
      </w:r>
      <w:proofErr w:type="spellEnd"/>
      <w:r w:rsidRPr="00B25281">
        <w:rPr>
          <w:rFonts w:ascii="Times New Roman" w:hAnsi="Times New Roman" w:cs="Times New Roman"/>
          <w:i/>
          <w:iCs/>
          <w:color w:val="000000" w:themeColor="text1"/>
          <w:sz w:val="24"/>
          <w:szCs w:val="24"/>
          <w:lang w:val="en-US"/>
        </w:rPr>
        <w:t xml:space="preserve">, </w:t>
      </w:r>
      <w:proofErr w:type="spellStart"/>
      <w:r w:rsidRPr="00B25281">
        <w:rPr>
          <w:rFonts w:ascii="Times New Roman" w:hAnsi="Times New Roman" w:cs="Times New Roman"/>
          <w:i/>
          <w:iCs/>
          <w:color w:val="000000" w:themeColor="text1"/>
          <w:sz w:val="24"/>
          <w:szCs w:val="24"/>
          <w:lang w:val="en-US"/>
        </w:rPr>
        <w:t>Visme</w:t>
      </w:r>
      <w:proofErr w:type="spellEnd"/>
      <w:r w:rsidRPr="00B25281">
        <w:rPr>
          <w:rFonts w:ascii="Times New Roman" w:hAnsi="Times New Roman" w:cs="Times New Roman"/>
          <w:i/>
          <w:iCs/>
          <w:color w:val="000000" w:themeColor="text1"/>
          <w:sz w:val="24"/>
          <w:szCs w:val="24"/>
          <w:lang w:val="en-US"/>
        </w:rPr>
        <w:t xml:space="preserve">, Google Slide, </w:t>
      </w:r>
      <w:r w:rsidRPr="00B25281">
        <w:rPr>
          <w:rFonts w:ascii="Times New Roman" w:hAnsi="Times New Roman" w:cs="Times New Roman"/>
          <w:color w:val="000000" w:themeColor="text1"/>
          <w:sz w:val="24"/>
          <w:szCs w:val="24"/>
          <w:lang w:val="en-US"/>
        </w:rPr>
        <w:t xml:space="preserve">dan lain-lain. </w:t>
      </w:r>
    </w:p>
    <w:p w14:paraId="11B088EF" w14:textId="6127A290" w:rsidR="00AB7D7D" w:rsidRPr="00B25281" w:rsidRDefault="008A00EB" w:rsidP="006D31C4">
      <w:pPr>
        <w:pStyle w:val="Heading3"/>
        <w:numPr>
          <w:ilvl w:val="2"/>
          <w:numId w:val="9"/>
        </w:numPr>
        <w:tabs>
          <w:tab w:val="clear" w:pos="2160"/>
        </w:tabs>
        <w:spacing w:line="360" w:lineRule="auto"/>
        <w:ind w:left="360"/>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Word Processing Softwar</w:t>
      </w:r>
      <w:r w:rsidR="00AB7D7D" w:rsidRPr="00B25281">
        <w:rPr>
          <w:rFonts w:ascii="Times New Roman" w:hAnsi="Times New Roman" w:cs="Times New Roman"/>
          <w:b/>
          <w:bCs/>
          <w:i/>
          <w:iCs/>
          <w:color w:val="000000" w:themeColor="text1"/>
          <w:lang w:val="en-US"/>
        </w:rPr>
        <w:t>e</w:t>
      </w:r>
    </w:p>
    <w:p w14:paraId="26F55B33" w14:textId="28586E1B" w:rsidR="008A00EB" w:rsidRPr="00B25281" w:rsidRDefault="00AB7D7D" w:rsidP="00235A2B">
      <w:pPr>
        <w:spacing w:line="360" w:lineRule="auto"/>
        <w:ind w:firstLine="720"/>
        <w:jc w:val="both"/>
        <w:rPr>
          <w:rFonts w:ascii="Times New Roman" w:eastAsiaTheme="majorEastAsia" w:hAnsi="Times New Roman" w:cs="Times New Roman"/>
          <w:b/>
          <w:bCs/>
          <w:i/>
          <w:iCs/>
          <w:color w:val="000000" w:themeColor="text1"/>
          <w:sz w:val="24"/>
          <w:szCs w:val="24"/>
          <w:lang w:val="en-US"/>
        </w:rPr>
      </w:pPr>
      <w:r w:rsidRPr="00B25281">
        <w:rPr>
          <w:rFonts w:ascii="Times New Roman" w:hAnsi="Times New Roman" w:cs="Times New Roman"/>
          <w:i/>
          <w:iCs/>
          <w:color w:val="000000" w:themeColor="text1"/>
          <w:sz w:val="24"/>
          <w:szCs w:val="24"/>
          <w:lang w:val="en-US"/>
        </w:rPr>
        <w:t xml:space="preserve">Word Processing Software </w:t>
      </w:r>
      <w:proofErr w:type="spellStart"/>
      <w:r w:rsidR="00235A2B" w:rsidRPr="00B25281">
        <w:rPr>
          <w:rFonts w:ascii="Times New Roman" w:hAnsi="Times New Roman" w:cs="Times New Roman"/>
          <w:color w:val="000000" w:themeColor="text1"/>
          <w:sz w:val="24"/>
          <w:szCs w:val="24"/>
          <w:lang w:val="en-US"/>
        </w:rPr>
        <w:t>adalah</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perangkat</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lunak</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atau</w:t>
      </w:r>
      <w:proofErr w:type="spellEnd"/>
      <w:r w:rsidR="00235A2B" w:rsidRPr="00B25281">
        <w:rPr>
          <w:rFonts w:ascii="Times New Roman" w:hAnsi="Times New Roman" w:cs="Times New Roman"/>
          <w:color w:val="000000" w:themeColor="text1"/>
          <w:sz w:val="24"/>
          <w:szCs w:val="24"/>
          <w:lang w:val="en-US"/>
        </w:rPr>
        <w:t xml:space="preserve"> </w:t>
      </w:r>
      <w:r w:rsidR="00235A2B" w:rsidRPr="00B25281">
        <w:rPr>
          <w:rFonts w:ascii="Times New Roman" w:hAnsi="Times New Roman" w:cs="Times New Roman"/>
          <w:i/>
          <w:iCs/>
          <w:color w:val="000000" w:themeColor="text1"/>
          <w:sz w:val="24"/>
          <w:szCs w:val="24"/>
          <w:lang w:val="en-US"/>
        </w:rPr>
        <w:t xml:space="preserve">software </w:t>
      </w:r>
      <w:r w:rsidR="00235A2B" w:rsidRPr="00B25281">
        <w:rPr>
          <w:rFonts w:ascii="Times New Roman" w:hAnsi="Times New Roman" w:cs="Times New Roman"/>
          <w:color w:val="000000" w:themeColor="text1"/>
          <w:sz w:val="24"/>
          <w:szCs w:val="24"/>
          <w:lang w:val="en-US"/>
        </w:rPr>
        <w:t xml:space="preserve">yang </w:t>
      </w:r>
      <w:proofErr w:type="spellStart"/>
      <w:r w:rsidR="00235A2B" w:rsidRPr="00B25281">
        <w:rPr>
          <w:rFonts w:ascii="Times New Roman" w:hAnsi="Times New Roman" w:cs="Times New Roman"/>
          <w:color w:val="000000" w:themeColor="text1"/>
          <w:sz w:val="24"/>
          <w:szCs w:val="24"/>
          <w:lang w:val="en-US"/>
        </w:rPr>
        <w:t>berfungsi</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untuk</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mengelolah</w:t>
      </w:r>
      <w:proofErr w:type="spellEnd"/>
      <w:r w:rsidR="00235A2B" w:rsidRPr="00B25281">
        <w:rPr>
          <w:rFonts w:ascii="Times New Roman" w:hAnsi="Times New Roman" w:cs="Times New Roman"/>
          <w:color w:val="000000" w:themeColor="text1"/>
          <w:sz w:val="24"/>
          <w:szCs w:val="24"/>
          <w:lang w:val="en-US"/>
        </w:rPr>
        <w:t xml:space="preserve"> kata </w:t>
      </w:r>
      <w:proofErr w:type="spellStart"/>
      <w:r w:rsidR="00235A2B" w:rsidRPr="00B25281">
        <w:rPr>
          <w:rFonts w:ascii="Times New Roman" w:hAnsi="Times New Roman" w:cs="Times New Roman"/>
          <w:color w:val="000000" w:themeColor="text1"/>
          <w:sz w:val="24"/>
          <w:szCs w:val="24"/>
          <w:lang w:val="en-US"/>
        </w:rPr>
        <w:t>atau</w:t>
      </w:r>
      <w:proofErr w:type="spellEnd"/>
      <w:r w:rsidR="00235A2B" w:rsidRPr="00B25281">
        <w:rPr>
          <w:rFonts w:ascii="Times New Roman" w:hAnsi="Times New Roman" w:cs="Times New Roman"/>
          <w:color w:val="000000" w:themeColor="text1"/>
          <w:sz w:val="24"/>
          <w:szCs w:val="24"/>
          <w:lang w:val="en-US"/>
        </w:rPr>
        <w:t xml:space="preserve"> </w:t>
      </w:r>
      <w:r w:rsidR="00235A2B" w:rsidRPr="00B25281">
        <w:rPr>
          <w:rFonts w:ascii="Times New Roman" w:hAnsi="Times New Roman" w:cs="Times New Roman"/>
          <w:i/>
          <w:iCs/>
          <w:color w:val="000000" w:themeColor="text1"/>
          <w:sz w:val="24"/>
          <w:szCs w:val="24"/>
          <w:lang w:val="en-US"/>
        </w:rPr>
        <w:t xml:space="preserve">word </w:t>
      </w:r>
      <w:r w:rsidR="00235A2B" w:rsidRPr="00B25281">
        <w:rPr>
          <w:rFonts w:ascii="Times New Roman" w:hAnsi="Times New Roman" w:cs="Times New Roman"/>
          <w:color w:val="000000" w:themeColor="text1"/>
          <w:sz w:val="24"/>
          <w:szCs w:val="24"/>
          <w:lang w:val="en-US"/>
        </w:rPr>
        <w:t xml:space="preserve">yang </w:t>
      </w:r>
      <w:proofErr w:type="spellStart"/>
      <w:r w:rsidR="00235A2B" w:rsidRPr="00B25281">
        <w:rPr>
          <w:rFonts w:ascii="Times New Roman" w:hAnsi="Times New Roman" w:cs="Times New Roman"/>
          <w:color w:val="000000" w:themeColor="text1"/>
          <w:sz w:val="24"/>
          <w:szCs w:val="24"/>
          <w:lang w:val="en-US"/>
        </w:rPr>
        <w:t>berhubungan</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dengan</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dokumen</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seperti</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laporan</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karya</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tulis</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surat</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menyurat</w:t>
      </w:r>
      <w:proofErr w:type="spellEnd"/>
      <w:r w:rsidR="00235A2B" w:rsidRPr="00B25281">
        <w:rPr>
          <w:rFonts w:ascii="Times New Roman" w:hAnsi="Times New Roman" w:cs="Times New Roman"/>
          <w:color w:val="000000" w:themeColor="text1"/>
          <w:sz w:val="24"/>
          <w:szCs w:val="24"/>
          <w:lang w:val="en-US"/>
        </w:rPr>
        <w:t xml:space="preserve">, </w:t>
      </w:r>
      <w:proofErr w:type="spellStart"/>
      <w:r w:rsidR="00235A2B" w:rsidRPr="00B25281">
        <w:rPr>
          <w:rFonts w:ascii="Times New Roman" w:hAnsi="Times New Roman" w:cs="Times New Roman"/>
          <w:color w:val="000000" w:themeColor="text1"/>
          <w:sz w:val="24"/>
          <w:szCs w:val="24"/>
          <w:lang w:val="en-US"/>
        </w:rPr>
        <w:t>artikel</w:t>
      </w:r>
      <w:proofErr w:type="spellEnd"/>
      <w:r w:rsidR="00235A2B" w:rsidRPr="00B25281">
        <w:rPr>
          <w:rFonts w:ascii="Times New Roman" w:hAnsi="Times New Roman" w:cs="Times New Roman"/>
          <w:color w:val="000000" w:themeColor="text1"/>
          <w:sz w:val="24"/>
          <w:szCs w:val="24"/>
          <w:lang w:val="en-US"/>
        </w:rPr>
        <w:t xml:space="preserve">, dan </w:t>
      </w:r>
      <w:proofErr w:type="spellStart"/>
      <w:r w:rsidR="00235A2B" w:rsidRPr="00B25281">
        <w:rPr>
          <w:rFonts w:ascii="Times New Roman" w:hAnsi="Times New Roman" w:cs="Times New Roman"/>
          <w:color w:val="000000" w:themeColor="text1"/>
          <w:sz w:val="24"/>
          <w:szCs w:val="24"/>
          <w:lang w:val="en-US"/>
        </w:rPr>
        <w:t>brosur</w:t>
      </w:r>
      <w:proofErr w:type="spellEnd"/>
      <w:r w:rsidR="00235A2B" w:rsidRPr="00B25281">
        <w:rPr>
          <w:rFonts w:ascii="Times New Roman" w:hAnsi="Times New Roman" w:cs="Times New Roman"/>
          <w:color w:val="000000" w:themeColor="text1"/>
          <w:sz w:val="24"/>
          <w:szCs w:val="24"/>
          <w:lang w:val="en-US"/>
        </w:rPr>
        <w:t>.</w:t>
      </w:r>
      <w:r w:rsidR="00235A2B" w:rsidRPr="00B25281">
        <w:rPr>
          <w:rFonts w:ascii="Times New Roman" w:eastAsiaTheme="majorEastAsia" w:hAnsi="Times New Roman" w:cs="Times New Roman"/>
          <w:b/>
          <w:bCs/>
          <w:i/>
          <w:iCs/>
          <w:color w:val="000000" w:themeColor="text1"/>
          <w:sz w:val="24"/>
          <w:szCs w:val="24"/>
          <w:lang w:val="en-US"/>
        </w:rPr>
        <w:t xml:space="preserve"> </w:t>
      </w:r>
      <w:proofErr w:type="spellStart"/>
      <w:r w:rsidR="00235A2B" w:rsidRPr="00B25281">
        <w:rPr>
          <w:rFonts w:ascii="Times New Roman" w:eastAsiaTheme="majorEastAsia" w:hAnsi="Times New Roman" w:cs="Times New Roman"/>
          <w:color w:val="000000" w:themeColor="text1"/>
          <w:sz w:val="24"/>
          <w:szCs w:val="24"/>
          <w:lang w:val="en-US"/>
        </w:rPr>
        <w:t>Contoh</w:t>
      </w:r>
      <w:proofErr w:type="spellEnd"/>
      <w:r w:rsidR="00235A2B" w:rsidRPr="00B25281">
        <w:rPr>
          <w:rFonts w:ascii="Times New Roman" w:eastAsiaTheme="majorEastAsia" w:hAnsi="Times New Roman" w:cs="Times New Roman"/>
          <w:color w:val="000000" w:themeColor="text1"/>
          <w:sz w:val="24"/>
          <w:szCs w:val="24"/>
          <w:lang w:val="en-US"/>
        </w:rPr>
        <w:t xml:space="preserve"> </w:t>
      </w:r>
      <w:proofErr w:type="spellStart"/>
      <w:r w:rsidR="00235A2B" w:rsidRPr="00B25281">
        <w:rPr>
          <w:rFonts w:ascii="Times New Roman" w:eastAsiaTheme="majorEastAsia" w:hAnsi="Times New Roman" w:cs="Times New Roman"/>
          <w:color w:val="000000" w:themeColor="text1"/>
          <w:sz w:val="24"/>
          <w:szCs w:val="24"/>
          <w:lang w:val="en-US"/>
        </w:rPr>
        <w:t>aplikasinya</w:t>
      </w:r>
      <w:proofErr w:type="spellEnd"/>
      <w:r w:rsidR="00235A2B" w:rsidRPr="00B25281">
        <w:rPr>
          <w:rFonts w:ascii="Times New Roman" w:eastAsiaTheme="majorEastAsia" w:hAnsi="Times New Roman" w:cs="Times New Roman"/>
          <w:color w:val="000000" w:themeColor="text1"/>
          <w:sz w:val="24"/>
          <w:szCs w:val="24"/>
          <w:lang w:val="en-US"/>
        </w:rPr>
        <w:t xml:space="preserve"> </w:t>
      </w:r>
      <w:proofErr w:type="spellStart"/>
      <w:r w:rsidR="00235A2B" w:rsidRPr="00B25281">
        <w:rPr>
          <w:rFonts w:ascii="Times New Roman" w:eastAsiaTheme="majorEastAsia" w:hAnsi="Times New Roman" w:cs="Times New Roman"/>
          <w:color w:val="000000" w:themeColor="text1"/>
          <w:sz w:val="24"/>
          <w:szCs w:val="24"/>
          <w:lang w:val="en-US"/>
        </w:rPr>
        <w:t>adalah</w:t>
      </w:r>
      <w:proofErr w:type="spellEnd"/>
      <w:r w:rsidR="00235A2B" w:rsidRPr="00B25281">
        <w:rPr>
          <w:rFonts w:ascii="Times New Roman" w:eastAsiaTheme="majorEastAsia" w:hAnsi="Times New Roman" w:cs="Times New Roman"/>
          <w:color w:val="000000" w:themeColor="text1"/>
          <w:sz w:val="24"/>
          <w:szCs w:val="24"/>
          <w:lang w:val="en-US"/>
        </w:rPr>
        <w:t xml:space="preserve"> </w:t>
      </w:r>
      <w:r w:rsidR="00235A2B" w:rsidRPr="00B25281">
        <w:rPr>
          <w:rFonts w:ascii="Times New Roman" w:eastAsiaTheme="majorEastAsia" w:hAnsi="Times New Roman" w:cs="Times New Roman"/>
          <w:i/>
          <w:iCs/>
          <w:color w:val="000000" w:themeColor="text1"/>
          <w:sz w:val="24"/>
          <w:szCs w:val="24"/>
          <w:lang w:val="en-US"/>
        </w:rPr>
        <w:t xml:space="preserve">Microsoft Word, Notepad, </w:t>
      </w:r>
      <w:r w:rsidR="00235A2B" w:rsidRPr="00B25281">
        <w:rPr>
          <w:rFonts w:ascii="Times New Roman" w:eastAsiaTheme="majorEastAsia" w:hAnsi="Times New Roman" w:cs="Times New Roman"/>
          <w:color w:val="000000" w:themeColor="text1"/>
          <w:sz w:val="24"/>
          <w:szCs w:val="24"/>
          <w:lang w:val="en-US"/>
        </w:rPr>
        <w:t xml:space="preserve">dan </w:t>
      </w:r>
      <w:r w:rsidR="00235A2B" w:rsidRPr="00B25281">
        <w:rPr>
          <w:rFonts w:ascii="Times New Roman" w:eastAsiaTheme="majorEastAsia" w:hAnsi="Times New Roman" w:cs="Times New Roman"/>
          <w:i/>
          <w:iCs/>
          <w:color w:val="000000" w:themeColor="text1"/>
          <w:sz w:val="24"/>
          <w:szCs w:val="24"/>
          <w:lang w:val="en-US"/>
        </w:rPr>
        <w:t>Google Docs.</w:t>
      </w:r>
      <w:r w:rsidR="00235A2B" w:rsidRPr="00B25281">
        <w:rPr>
          <w:rFonts w:ascii="Times New Roman" w:eastAsiaTheme="majorEastAsia" w:hAnsi="Times New Roman" w:cs="Times New Roman"/>
          <w:b/>
          <w:bCs/>
          <w:i/>
          <w:iCs/>
          <w:color w:val="000000" w:themeColor="text1"/>
          <w:sz w:val="24"/>
          <w:szCs w:val="24"/>
          <w:lang w:val="en-US"/>
        </w:rPr>
        <w:t xml:space="preserve"> </w:t>
      </w:r>
    </w:p>
    <w:p w14:paraId="767EB3EE" w14:textId="77777777" w:rsidR="00235A2B" w:rsidRPr="00B25281" w:rsidRDefault="008A00EB" w:rsidP="006D31C4">
      <w:pPr>
        <w:pStyle w:val="Heading3"/>
        <w:numPr>
          <w:ilvl w:val="2"/>
          <w:numId w:val="9"/>
        </w:numPr>
        <w:tabs>
          <w:tab w:val="clear" w:pos="2160"/>
        </w:tabs>
        <w:spacing w:line="360" w:lineRule="auto"/>
        <w:ind w:left="360"/>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 xml:space="preserve">Spreadsheet </w:t>
      </w:r>
      <w:proofErr w:type="spellStart"/>
      <w:r w:rsidRPr="00B25281">
        <w:rPr>
          <w:rFonts w:ascii="Times New Roman" w:hAnsi="Times New Roman" w:cs="Times New Roman"/>
          <w:b/>
          <w:bCs/>
          <w:i/>
          <w:iCs/>
          <w:color w:val="000000" w:themeColor="text1"/>
          <w:lang w:val="en-US"/>
        </w:rPr>
        <w:t>Softwar</w:t>
      </w:r>
      <w:proofErr w:type="spellEnd"/>
    </w:p>
    <w:p w14:paraId="14B26EEA" w14:textId="5A4EA865" w:rsidR="008A00EB" w:rsidRPr="00B25281" w:rsidRDefault="00235A2B" w:rsidP="004155A0">
      <w:pPr>
        <w:spacing w:line="360" w:lineRule="auto"/>
        <w:ind w:firstLine="720"/>
        <w:jc w:val="both"/>
        <w:rPr>
          <w:rFonts w:ascii="Times New Roman" w:hAnsi="Times New Roman" w:cs="Times New Roman"/>
          <w:i/>
          <w:iCs/>
          <w:color w:val="000000" w:themeColor="text1"/>
          <w:sz w:val="24"/>
          <w:szCs w:val="24"/>
          <w:lang w:val="en-US"/>
        </w:rPr>
      </w:pPr>
      <w:r w:rsidRPr="00B25281">
        <w:rPr>
          <w:rFonts w:ascii="Times New Roman" w:hAnsi="Times New Roman" w:cs="Times New Roman"/>
          <w:i/>
          <w:iCs/>
          <w:color w:val="000000" w:themeColor="text1"/>
          <w:sz w:val="24"/>
          <w:szCs w:val="24"/>
          <w:lang w:val="en-US"/>
        </w:rPr>
        <w:t xml:space="preserve">Spreadsheet Software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menampilkan</w:t>
      </w:r>
      <w:proofErr w:type="spellEnd"/>
      <w:r w:rsidRPr="00B25281">
        <w:rPr>
          <w:rFonts w:ascii="Times New Roman" w:hAnsi="Times New Roman" w:cs="Times New Roman"/>
          <w:color w:val="000000" w:themeColor="text1"/>
          <w:sz w:val="24"/>
          <w:szCs w:val="24"/>
          <w:lang w:val="en-US"/>
        </w:rPr>
        <w:t xml:space="preserve"> data </w:t>
      </w:r>
      <w:proofErr w:type="spellStart"/>
      <w:r w:rsidRPr="00B25281">
        <w:rPr>
          <w:rFonts w:ascii="Times New Roman" w:hAnsi="Times New Roman" w:cs="Times New Roman"/>
          <w:color w:val="000000" w:themeColor="text1"/>
          <w:sz w:val="24"/>
          <w:szCs w:val="24"/>
          <w:lang w:val="en-US"/>
        </w:rPr>
        <w:t>dalam</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baris</w:t>
      </w:r>
      <w:proofErr w:type="spellEnd"/>
      <w:r w:rsidRPr="00B25281">
        <w:rPr>
          <w:rFonts w:ascii="Times New Roman" w:hAnsi="Times New Roman" w:cs="Times New Roman"/>
          <w:color w:val="000000" w:themeColor="text1"/>
          <w:sz w:val="24"/>
          <w:szCs w:val="24"/>
          <w:lang w:val="en-US"/>
        </w:rPr>
        <w:t xml:space="preserve"> dan </w:t>
      </w:r>
      <w:proofErr w:type="spellStart"/>
      <w:r w:rsidRPr="00B25281">
        <w:rPr>
          <w:rFonts w:ascii="Times New Roman" w:hAnsi="Times New Roman" w:cs="Times New Roman"/>
          <w:color w:val="000000" w:themeColor="text1"/>
          <w:sz w:val="24"/>
          <w:szCs w:val="24"/>
          <w:lang w:val="en-US"/>
        </w:rPr>
        <w:t>kolom</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Biasanya</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aplikasi</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ini</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digunakan</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untuk</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membuat</w:t>
      </w:r>
      <w:proofErr w:type="spellEnd"/>
      <w:r w:rsidR="004155A0" w:rsidRPr="00B25281">
        <w:rPr>
          <w:rFonts w:ascii="Times New Roman" w:hAnsi="Times New Roman" w:cs="Times New Roman"/>
          <w:color w:val="000000" w:themeColor="text1"/>
          <w:sz w:val="24"/>
          <w:szCs w:val="24"/>
          <w:lang w:val="en-US"/>
        </w:rPr>
        <w:t xml:space="preserve"> data </w:t>
      </w:r>
      <w:proofErr w:type="spellStart"/>
      <w:r w:rsidR="004155A0" w:rsidRPr="00B25281">
        <w:rPr>
          <w:rFonts w:ascii="Times New Roman" w:hAnsi="Times New Roman" w:cs="Times New Roman"/>
          <w:color w:val="000000" w:themeColor="text1"/>
          <w:sz w:val="24"/>
          <w:szCs w:val="24"/>
          <w:lang w:val="en-US"/>
        </w:rPr>
        <w:t>keuangan</w:t>
      </w:r>
      <w:proofErr w:type="spellEnd"/>
      <w:r w:rsidR="004155A0" w:rsidRPr="00B25281">
        <w:rPr>
          <w:rFonts w:ascii="Times New Roman" w:hAnsi="Times New Roman" w:cs="Times New Roman"/>
          <w:color w:val="000000" w:themeColor="text1"/>
          <w:sz w:val="24"/>
          <w:szCs w:val="24"/>
          <w:lang w:val="en-US"/>
        </w:rPr>
        <w:t xml:space="preserve">, data </w:t>
      </w:r>
      <w:proofErr w:type="spellStart"/>
      <w:r w:rsidR="004155A0" w:rsidRPr="00B25281">
        <w:rPr>
          <w:rFonts w:ascii="Times New Roman" w:hAnsi="Times New Roman" w:cs="Times New Roman"/>
          <w:color w:val="000000" w:themeColor="text1"/>
          <w:sz w:val="24"/>
          <w:szCs w:val="24"/>
          <w:lang w:val="en-US"/>
        </w:rPr>
        <w:t>seseorang</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dll</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Contoh</w:t>
      </w:r>
      <w:proofErr w:type="spellEnd"/>
      <w:r w:rsidR="004155A0" w:rsidRPr="00B25281">
        <w:rPr>
          <w:rFonts w:ascii="Times New Roman" w:hAnsi="Times New Roman" w:cs="Times New Roman"/>
          <w:color w:val="000000" w:themeColor="text1"/>
          <w:sz w:val="24"/>
          <w:szCs w:val="24"/>
          <w:lang w:val="en-US"/>
        </w:rPr>
        <w:t xml:space="preserve"> </w:t>
      </w:r>
      <w:proofErr w:type="spellStart"/>
      <w:r w:rsidR="004155A0" w:rsidRPr="00B25281">
        <w:rPr>
          <w:rFonts w:ascii="Times New Roman" w:hAnsi="Times New Roman" w:cs="Times New Roman"/>
          <w:color w:val="000000" w:themeColor="text1"/>
          <w:sz w:val="24"/>
          <w:szCs w:val="24"/>
          <w:lang w:val="en-US"/>
        </w:rPr>
        <w:t>dari</w:t>
      </w:r>
      <w:proofErr w:type="spellEnd"/>
      <w:r w:rsidR="004155A0" w:rsidRPr="00B25281">
        <w:rPr>
          <w:rFonts w:ascii="Times New Roman" w:hAnsi="Times New Roman" w:cs="Times New Roman"/>
          <w:color w:val="000000" w:themeColor="text1"/>
          <w:sz w:val="24"/>
          <w:szCs w:val="24"/>
          <w:lang w:val="en-US"/>
        </w:rPr>
        <w:t xml:space="preserve"> </w:t>
      </w:r>
      <w:r w:rsidR="004155A0" w:rsidRPr="00B25281">
        <w:rPr>
          <w:rFonts w:ascii="Times New Roman" w:hAnsi="Times New Roman" w:cs="Times New Roman"/>
          <w:i/>
          <w:iCs/>
          <w:color w:val="000000" w:themeColor="text1"/>
          <w:sz w:val="24"/>
          <w:szCs w:val="24"/>
          <w:lang w:val="en-US"/>
        </w:rPr>
        <w:t xml:space="preserve">Spreadsheet Software </w:t>
      </w:r>
      <w:proofErr w:type="spellStart"/>
      <w:r w:rsidR="004155A0" w:rsidRPr="00B25281">
        <w:rPr>
          <w:rFonts w:ascii="Times New Roman" w:hAnsi="Times New Roman" w:cs="Times New Roman"/>
          <w:color w:val="000000" w:themeColor="text1"/>
          <w:sz w:val="24"/>
          <w:szCs w:val="24"/>
          <w:lang w:val="en-US"/>
        </w:rPr>
        <w:t>adalah</w:t>
      </w:r>
      <w:proofErr w:type="spellEnd"/>
      <w:r w:rsidR="004155A0" w:rsidRPr="00B25281">
        <w:rPr>
          <w:rFonts w:ascii="Times New Roman" w:hAnsi="Times New Roman" w:cs="Times New Roman"/>
          <w:color w:val="000000" w:themeColor="text1"/>
          <w:sz w:val="24"/>
          <w:szCs w:val="24"/>
          <w:lang w:val="en-US"/>
        </w:rPr>
        <w:t xml:space="preserve"> </w:t>
      </w:r>
      <w:r w:rsidR="004155A0" w:rsidRPr="00B25281">
        <w:rPr>
          <w:rFonts w:ascii="Times New Roman" w:hAnsi="Times New Roman" w:cs="Times New Roman"/>
          <w:i/>
          <w:iCs/>
          <w:color w:val="000000" w:themeColor="text1"/>
          <w:sz w:val="24"/>
          <w:szCs w:val="24"/>
          <w:lang w:val="en-US"/>
        </w:rPr>
        <w:t xml:space="preserve">Microsoft Excel, </w:t>
      </w:r>
      <w:proofErr w:type="spellStart"/>
      <w:r w:rsidR="004155A0" w:rsidRPr="00B25281">
        <w:rPr>
          <w:rFonts w:ascii="Times New Roman" w:hAnsi="Times New Roman" w:cs="Times New Roman"/>
          <w:i/>
          <w:iCs/>
          <w:color w:val="000000" w:themeColor="text1"/>
          <w:sz w:val="24"/>
          <w:szCs w:val="24"/>
          <w:lang w:val="en-US"/>
        </w:rPr>
        <w:t>StarCalc</w:t>
      </w:r>
      <w:proofErr w:type="spellEnd"/>
      <w:r w:rsidR="004155A0" w:rsidRPr="00B25281">
        <w:rPr>
          <w:rFonts w:ascii="Times New Roman" w:hAnsi="Times New Roman" w:cs="Times New Roman"/>
          <w:i/>
          <w:iCs/>
          <w:color w:val="000000" w:themeColor="text1"/>
          <w:sz w:val="24"/>
          <w:szCs w:val="24"/>
          <w:lang w:val="en-US"/>
        </w:rPr>
        <w:t xml:space="preserve">, </w:t>
      </w:r>
      <w:proofErr w:type="spellStart"/>
      <w:r w:rsidR="004155A0" w:rsidRPr="00B25281">
        <w:rPr>
          <w:rFonts w:ascii="Times New Roman" w:hAnsi="Times New Roman" w:cs="Times New Roman"/>
          <w:i/>
          <w:iCs/>
          <w:color w:val="000000" w:themeColor="text1"/>
          <w:sz w:val="24"/>
          <w:szCs w:val="24"/>
          <w:lang w:val="en-US"/>
        </w:rPr>
        <w:t>Siag</w:t>
      </w:r>
      <w:proofErr w:type="spellEnd"/>
      <w:r w:rsidR="004155A0" w:rsidRPr="00B25281">
        <w:rPr>
          <w:rFonts w:ascii="Times New Roman" w:hAnsi="Times New Roman" w:cs="Times New Roman"/>
          <w:i/>
          <w:iCs/>
          <w:color w:val="000000" w:themeColor="text1"/>
          <w:sz w:val="24"/>
          <w:szCs w:val="24"/>
          <w:lang w:val="en-US"/>
        </w:rPr>
        <w:t xml:space="preserve">, </w:t>
      </w:r>
      <w:r w:rsidR="004155A0" w:rsidRPr="00B25281">
        <w:rPr>
          <w:rFonts w:ascii="Times New Roman" w:hAnsi="Times New Roman" w:cs="Times New Roman"/>
          <w:color w:val="000000" w:themeColor="text1"/>
          <w:sz w:val="24"/>
          <w:szCs w:val="24"/>
          <w:lang w:val="en-US"/>
        </w:rPr>
        <w:t xml:space="preserve">dan </w:t>
      </w:r>
      <w:proofErr w:type="spellStart"/>
      <w:r w:rsidR="004155A0" w:rsidRPr="00B25281">
        <w:rPr>
          <w:rFonts w:ascii="Times New Roman" w:hAnsi="Times New Roman" w:cs="Times New Roman"/>
          <w:color w:val="000000" w:themeColor="text1"/>
          <w:sz w:val="24"/>
          <w:szCs w:val="24"/>
          <w:lang w:val="en-US"/>
        </w:rPr>
        <w:t>sebagainnya</w:t>
      </w:r>
      <w:proofErr w:type="spellEnd"/>
      <w:r w:rsidR="004155A0" w:rsidRPr="00B25281">
        <w:rPr>
          <w:rFonts w:ascii="Times New Roman" w:hAnsi="Times New Roman" w:cs="Times New Roman"/>
          <w:color w:val="000000" w:themeColor="text1"/>
          <w:sz w:val="24"/>
          <w:szCs w:val="24"/>
          <w:lang w:val="en-US"/>
        </w:rPr>
        <w:t>.</w:t>
      </w:r>
    </w:p>
    <w:p w14:paraId="1F98D365" w14:textId="77777777" w:rsidR="00FB48F8" w:rsidRPr="00B25281" w:rsidRDefault="00FB48F8" w:rsidP="006D31C4">
      <w:pPr>
        <w:pStyle w:val="Heading2"/>
        <w:numPr>
          <w:ilvl w:val="2"/>
          <w:numId w:val="3"/>
        </w:numPr>
        <w:spacing w:line="360" w:lineRule="auto"/>
        <w:rPr>
          <w:rFonts w:ascii="Times New Roman" w:hAnsi="Times New Roman" w:cs="Times New Roman"/>
          <w:b/>
          <w:color w:val="000000" w:themeColor="text1"/>
          <w:sz w:val="24"/>
          <w:szCs w:val="24"/>
          <w:lang w:val="en-US"/>
        </w:rPr>
      </w:pPr>
      <w:proofErr w:type="spellStart"/>
      <w:r w:rsidRPr="00B25281">
        <w:rPr>
          <w:rFonts w:ascii="Times New Roman" w:hAnsi="Times New Roman" w:cs="Times New Roman"/>
          <w:b/>
          <w:color w:val="000000" w:themeColor="text1"/>
          <w:sz w:val="24"/>
          <w:szCs w:val="24"/>
          <w:lang w:val="en-US"/>
        </w:rPr>
        <w:t>Fungsi</w:t>
      </w:r>
      <w:proofErr w:type="spellEnd"/>
      <w:r w:rsidRPr="00B25281">
        <w:rPr>
          <w:rFonts w:ascii="Times New Roman" w:hAnsi="Times New Roman" w:cs="Times New Roman"/>
          <w:b/>
          <w:color w:val="000000" w:themeColor="text1"/>
          <w:sz w:val="24"/>
          <w:szCs w:val="24"/>
          <w:lang w:val="en-US"/>
        </w:rPr>
        <w:t xml:space="preserve"> </w:t>
      </w:r>
      <w:proofErr w:type="spellStart"/>
      <w:r w:rsidRPr="00B25281">
        <w:rPr>
          <w:rFonts w:ascii="Times New Roman" w:hAnsi="Times New Roman" w:cs="Times New Roman"/>
          <w:b/>
          <w:color w:val="000000" w:themeColor="text1"/>
          <w:sz w:val="24"/>
          <w:szCs w:val="24"/>
          <w:lang w:val="en-US"/>
        </w:rPr>
        <w:t>Aplikasi</w:t>
      </w:r>
      <w:proofErr w:type="spellEnd"/>
    </w:p>
    <w:p w14:paraId="44F291D9" w14:textId="77777777" w:rsidR="00FB48F8" w:rsidRPr="00B25281" w:rsidRDefault="00FB48F8" w:rsidP="00FB48F8">
      <w:pPr>
        <w:spacing w:line="360" w:lineRule="auto"/>
        <w:ind w:firstLine="720"/>
        <w:jc w:val="both"/>
        <w:rPr>
          <w:rFonts w:ascii="Times New Roman" w:hAnsi="Times New Roman" w:cs="Times New Roman"/>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memiliki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fungsi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digunakan</w:t>
      </w:r>
      <w:proofErr w:type="spellEnd"/>
      <w:r w:rsidRPr="00B25281">
        <w:rPr>
          <w:rFonts w:ascii="Times New Roman" w:hAnsi="Times New Roman" w:cs="Times New Roman"/>
          <w:color w:val="000000" w:themeColor="text1"/>
          <w:sz w:val="24"/>
          <w:szCs w:val="24"/>
          <w:lang w:val="en-US"/>
        </w:rPr>
        <w:t xml:space="preserve">. Pada </w:t>
      </w:r>
      <w:proofErr w:type="spellStart"/>
      <w:r w:rsidRPr="00B25281">
        <w:rPr>
          <w:rFonts w:ascii="Times New Roman" w:hAnsi="Times New Roman" w:cs="Times New Roman"/>
          <w:color w:val="000000" w:themeColor="text1"/>
          <w:sz w:val="24"/>
          <w:szCs w:val="24"/>
          <w:lang w:val="en-US"/>
        </w:rPr>
        <w:t>bidang</w:t>
      </w:r>
      <w:proofErr w:type="spellEnd"/>
      <w:r w:rsidRPr="00B25281">
        <w:rPr>
          <w:rFonts w:ascii="Times New Roman" w:hAnsi="Times New Roman" w:cs="Times New Roman"/>
          <w:color w:val="000000" w:themeColor="text1"/>
          <w:sz w:val="24"/>
          <w:szCs w:val="24"/>
          <w:lang w:val="en-US"/>
        </w:rPr>
        <w:t xml:space="preserve"> Pendidikan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memiliki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fungsi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sebagai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bahan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mengajar</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Contohnya</w:t>
      </w:r>
      <w:proofErr w:type="spellEnd"/>
      <w:r w:rsidRPr="00B25281">
        <w:rPr>
          <w:rFonts w:ascii="Times New Roman" w:hAnsi="Times New Roman" w:cs="Times New Roman"/>
          <w:color w:val="000000" w:themeColor="text1"/>
          <w:sz w:val="24"/>
          <w:szCs w:val="24"/>
          <w:lang w:val="en-US"/>
        </w:rPr>
        <w:t xml:space="preserve"> pada </w:t>
      </w:r>
      <w:proofErr w:type="spellStart"/>
      <w:r w:rsidRPr="00B25281">
        <w:rPr>
          <w:rFonts w:ascii="Times New Roman" w:hAnsi="Times New Roman" w:cs="Times New Roman"/>
          <w:color w:val="000000" w:themeColor="text1"/>
          <w:sz w:val="24"/>
          <w:szCs w:val="24"/>
          <w:lang w:val="en-US"/>
        </w:rPr>
        <w:t>saat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siswa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presentasi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dapat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menggunakan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Microsoft Power Point</w:t>
      </w:r>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Tujuannya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adalah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membuat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presentasi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tersebut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lebih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menarik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dengan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menggunakan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Microsoft Power Point.</w:t>
      </w:r>
    </w:p>
    <w:p w14:paraId="28D2089A" w14:textId="36C6F372" w:rsidR="00FB48F8" w:rsidRPr="00B25281" w:rsidRDefault="00FB48F8" w:rsidP="00FB48F8">
      <w:pPr>
        <w:spacing w:line="360" w:lineRule="auto"/>
        <w:ind w:firstLine="720"/>
        <w:jc w:val="both"/>
        <w:rPr>
          <w:rFonts w:ascii="Times New Roman" w:hAnsi="Times New Roman" w:cs="Times New Roman"/>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lastRenderedPageBreak/>
        <w:t>Tidak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hanya</w:t>
      </w:r>
      <w:proofErr w:type="spellEnd"/>
      <w:r w:rsidRPr="00B25281">
        <w:rPr>
          <w:rFonts w:ascii="Times New Roman" w:hAnsi="Times New Roman" w:cs="Times New Roman"/>
          <w:color w:val="000000" w:themeColor="text1"/>
          <w:sz w:val="24"/>
          <w:szCs w:val="24"/>
          <w:lang w:val="en-US"/>
        </w:rPr>
        <w:t xml:space="preserve"> di </w:t>
      </w:r>
      <w:proofErr w:type="spellStart"/>
      <w:r w:rsidRPr="00B25281">
        <w:rPr>
          <w:rFonts w:ascii="Times New Roman" w:hAnsi="Times New Roman" w:cs="Times New Roman"/>
          <w:color w:val="000000" w:themeColor="text1"/>
          <w:sz w:val="24"/>
          <w:szCs w:val="24"/>
          <w:lang w:val="en-US"/>
        </w:rPr>
        <w:t>bidang</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pendidikan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saja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juga </w:t>
      </w:r>
      <w:proofErr w:type="spellStart"/>
      <w:r w:rsidRPr="00B25281">
        <w:rPr>
          <w:rFonts w:ascii="Times New Roman" w:hAnsi="Times New Roman" w:cs="Times New Roman"/>
          <w:color w:val="000000" w:themeColor="text1"/>
          <w:sz w:val="24"/>
          <w:szCs w:val="24"/>
          <w:lang w:val="en-US"/>
        </w:rPr>
        <w:t>berfungsi</w:t>
      </w:r>
      <w:proofErr w:type="spellEnd"/>
      <w:r w:rsidRPr="00B25281">
        <w:rPr>
          <w:rFonts w:ascii="Times New Roman" w:hAnsi="Times New Roman" w:cs="Times New Roman"/>
          <w:color w:val="000000" w:themeColor="text1"/>
          <w:sz w:val="24"/>
          <w:szCs w:val="24"/>
          <w:lang w:val="en-US"/>
        </w:rPr>
        <w:t xml:space="preserve"> pada </w:t>
      </w:r>
      <w:proofErr w:type="spellStart"/>
      <w:r w:rsidRPr="00B25281">
        <w:rPr>
          <w:rFonts w:ascii="Times New Roman" w:hAnsi="Times New Roman" w:cs="Times New Roman"/>
          <w:color w:val="000000" w:themeColor="text1"/>
          <w:sz w:val="24"/>
          <w:szCs w:val="24"/>
          <w:lang w:val="en-US"/>
        </w:rPr>
        <w:t>bidang</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kedokteran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bisnis</w:t>
      </w:r>
      <w:proofErr w:type="spellEnd"/>
      <w:r w:rsidRPr="00B25281">
        <w:rPr>
          <w:rFonts w:ascii="Times New Roman" w:hAnsi="Times New Roman" w:cs="Times New Roman"/>
          <w:color w:val="000000" w:themeColor="text1"/>
          <w:sz w:val="24"/>
          <w:szCs w:val="24"/>
          <w:lang w:val="en-US"/>
        </w:rPr>
        <w:t xml:space="preserve">, dan </w:t>
      </w:r>
      <w:proofErr w:type="spellStart"/>
      <w:r w:rsidRPr="00B25281">
        <w:rPr>
          <w:rFonts w:ascii="Times New Roman" w:hAnsi="Times New Roman" w:cs="Times New Roman"/>
          <w:color w:val="000000" w:themeColor="text1"/>
          <w:sz w:val="24"/>
          <w:szCs w:val="24"/>
          <w:lang w:val="en-US"/>
        </w:rPr>
        <w:t>militer</w:t>
      </w:r>
      <w:proofErr w:type="spellEnd"/>
      <w:r w:rsidRPr="00B25281">
        <w:rPr>
          <w:rFonts w:ascii="Times New Roman" w:hAnsi="Times New Roman" w:cs="Times New Roman"/>
          <w:color w:val="000000" w:themeColor="text1"/>
          <w:sz w:val="24"/>
          <w:szCs w:val="24"/>
          <w:lang w:val="en-US"/>
        </w:rPr>
        <w:t xml:space="preserve">. Pada </w:t>
      </w:r>
      <w:proofErr w:type="spellStart"/>
      <w:r w:rsidRPr="00B25281">
        <w:rPr>
          <w:rFonts w:ascii="Times New Roman" w:hAnsi="Times New Roman" w:cs="Times New Roman"/>
          <w:color w:val="000000" w:themeColor="text1"/>
          <w:sz w:val="24"/>
          <w:szCs w:val="24"/>
          <w:lang w:val="en-US"/>
        </w:rPr>
        <w:t>bidang</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tersebut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digunakan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menginput</w:t>
      </w:r>
      <w:proofErr w:type="spellEnd"/>
      <w:r w:rsidRPr="00B25281">
        <w:rPr>
          <w:rFonts w:ascii="Times New Roman" w:hAnsi="Times New Roman" w:cs="Times New Roman"/>
          <w:color w:val="000000" w:themeColor="text1"/>
          <w:sz w:val="24"/>
          <w:szCs w:val="24"/>
          <w:lang w:val="en-US"/>
        </w:rPr>
        <w:t xml:space="preserve"> data </w:t>
      </w:r>
      <w:proofErr w:type="spellStart"/>
      <w:r w:rsidRPr="00B25281">
        <w:rPr>
          <w:rFonts w:ascii="Times New Roman" w:hAnsi="Times New Roman" w:cs="Times New Roman"/>
          <w:color w:val="000000" w:themeColor="text1"/>
          <w:sz w:val="24"/>
          <w:szCs w:val="24"/>
          <w:lang w:val="en-US"/>
        </w:rPr>
        <w:t>manusia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keuangan</w:t>
      </w:r>
      <w:proofErr w:type="spellEnd"/>
      <w:r w:rsidRPr="00B25281">
        <w:rPr>
          <w:rFonts w:ascii="Times New Roman" w:hAnsi="Times New Roman" w:cs="Times New Roman"/>
          <w:color w:val="000000" w:themeColor="text1"/>
          <w:sz w:val="24"/>
          <w:szCs w:val="24"/>
          <w:lang w:val="en-US"/>
        </w:rPr>
        <w:t xml:space="preserve">, dan </w:t>
      </w:r>
      <w:proofErr w:type="spellStart"/>
      <w:r w:rsidRPr="00B25281">
        <w:rPr>
          <w:rFonts w:ascii="Times New Roman" w:hAnsi="Times New Roman" w:cs="Times New Roman"/>
          <w:color w:val="000000" w:themeColor="text1"/>
          <w:sz w:val="24"/>
          <w:szCs w:val="24"/>
          <w:lang w:val="en-US"/>
        </w:rPr>
        <w:t>masih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banyak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lagi</w:t>
      </w:r>
      <w:proofErr w:type="spellEnd"/>
      <w:r w:rsidRPr="00B25281">
        <w:rPr>
          <w:rFonts w:ascii="Times New Roman" w:hAnsi="Times New Roman" w:cs="Times New Roman"/>
          <w:color w:val="000000" w:themeColor="text1"/>
          <w:sz w:val="24"/>
          <w:szCs w:val="24"/>
          <w:lang w:val="en-US"/>
        </w:rPr>
        <w:t xml:space="preserve">. </w:t>
      </w:r>
    </w:p>
    <w:p w14:paraId="1CA0BC76" w14:textId="09762459" w:rsidR="00FB48F8" w:rsidRPr="00B25281" w:rsidRDefault="00FB48F8" w:rsidP="006B1627">
      <w:pPr>
        <w:pStyle w:val="Heading2"/>
        <w:numPr>
          <w:ilvl w:val="0"/>
          <w:numId w:val="0"/>
        </w:numPr>
        <w:spacing w:line="360" w:lineRule="auto"/>
        <w:rPr>
          <w:rFonts w:ascii="Times New Roman" w:hAnsi="Times New Roman" w:cs="Times New Roman"/>
          <w:b/>
          <w:color w:val="000000" w:themeColor="text1"/>
          <w:sz w:val="24"/>
          <w:szCs w:val="24"/>
          <w:lang w:val="en-US"/>
        </w:rPr>
      </w:pPr>
    </w:p>
    <w:p w14:paraId="793A6EEC" w14:textId="77777777" w:rsidR="002F3945" w:rsidRPr="00B25281" w:rsidRDefault="002F3945" w:rsidP="002F3945">
      <w:pPr>
        <w:rPr>
          <w:rFonts w:ascii="Times New Roman" w:hAnsi="Times New Roman" w:cs="Times New Roman"/>
          <w:color w:val="000000" w:themeColor="text1"/>
          <w:sz w:val="24"/>
          <w:szCs w:val="24"/>
          <w:lang w:val="en-US"/>
        </w:rPr>
      </w:pPr>
    </w:p>
    <w:p w14:paraId="28FFA48A" w14:textId="553C7493" w:rsidR="00582F45" w:rsidRPr="00B25281" w:rsidRDefault="00582F45" w:rsidP="00DA4C7A">
      <w:pPr>
        <w:spacing w:line="360" w:lineRule="auto"/>
        <w:ind w:firstLine="720"/>
        <w:jc w:val="both"/>
        <w:rPr>
          <w:rFonts w:ascii="Times New Roman" w:eastAsiaTheme="majorEastAsia"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br w:type="page"/>
      </w:r>
    </w:p>
    <w:p w14:paraId="13535A6B" w14:textId="77777777" w:rsidR="006E1006" w:rsidRPr="00B25281" w:rsidRDefault="006E1006" w:rsidP="000E47AF">
      <w:pPr>
        <w:pStyle w:val="Heading1"/>
        <w:spacing w:before="0"/>
        <w:ind w:firstLine="1170"/>
        <w:jc w:val="center"/>
        <w:rPr>
          <w:rFonts w:ascii="Times New Roman" w:hAnsi="Times New Roman" w:cs="Times New Roman"/>
          <w:b/>
          <w:color w:val="000000" w:themeColor="text1"/>
          <w:sz w:val="24"/>
          <w:szCs w:val="24"/>
          <w:lang w:val="en-US"/>
        </w:rPr>
      </w:pPr>
    </w:p>
    <w:p w14:paraId="68A8B003" w14:textId="0E0A2536" w:rsidR="007638EF" w:rsidRPr="00B25281" w:rsidRDefault="006B1627" w:rsidP="007638EF">
      <w:pPr>
        <w:pStyle w:val="Heading1"/>
        <w:numPr>
          <w:ilvl w:val="0"/>
          <w:numId w:val="0"/>
        </w:numPr>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BAHASA PEMROGRAMA</w:t>
      </w:r>
      <w:r w:rsidR="0004187C" w:rsidRPr="00B25281">
        <w:rPr>
          <w:rFonts w:ascii="Times New Roman" w:hAnsi="Times New Roman" w:cs="Times New Roman"/>
          <w:b/>
          <w:color w:val="000000" w:themeColor="text1"/>
          <w:sz w:val="24"/>
          <w:szCs w:val="24"/>
          <w:lang w:val="en-US"/>
        </w:rPr>
        <w:t>N</w:t>
      </w:r>
    </w:p>
    <w:p w14:paraId="7C721C61" w14:textId="77777777" w:rsidR="007638EF" w:rsidRPr="00B25281" w:rsidRDefault="007638EF" w:rsidP="006D31C4">
      <w:pPr>
        <w:pStyle w:val="Heading2"/>
        <w:numPr>
          <w:ilvl w:val="1"/>
          <w:numId w:val="10"/>
        </w:numPr>
        <w:spacing w:before="100" w:beforeAutospacing="1" w:line="360" w:lineRule="auto"/>
        <w:rPr>
          <w:rFonts w:ascii="Times New Roman" w:hAnsi="Times New Roman" w:cs="Times New Roman"/>
          <w:b/>
          <w:bCs/>
          <w:color w:val="000000" w:themeColor="text1"/>
          <w:sz w:val="24"/>
          <w:szCs w:val="24"/>
          <w:lang w:val="en-US"/>
        </w:rPr>
      </w:pPr>
      <w:proofErr w:type="spellStart"/>
      <w:r w:rsidRPr="00B25281">
        <w:rPr>
          <w:rFonts w:ascii="Times New Roman" w:hAnsi="Times New Roman" w:cs="Times New Roman"/>
          <w:b/>
          <w:bCs/>
          <w:color w:val="000000" w:themeColor="text1"/>
          <w:sz w:val="24"/>
          <w:szCs w:val="24"/>
          <w:lang w:val="en-US"/>
        </w:rPr>
        <w:t>Latar</w:t>
      </w:r>
      <w:proofErr w:type="spellEnd"/>
      <w:r w:rsidRPr="00B25281">
        <w:rPr>
          <w:rFonts w:ascii="Times New Roman" w:hAnsi="Times New Roman" w:cs="Times New Roman"/>
          <w:b/>
          <w:bCs/>
          <w:color w:val="000000" w:themeColor="text1"/>
          <w:sz w:val="24"/>
          <w:szCs w:val="24"/>
          <w:lang w:val="en-US"/>
        </w:rPr>
        <w:t xml:space="preserve"> </w:t>
      </w:r>
      <w:proofErr w:type="spellStart"/>
      <w:r w:rsidRPr="00B25281">
        <w:rPr>
          <w:rFonts w:ascii="Times New Roman" w:hAnsi="Times New Roman" w:cs="Times New Roman"/>
          <w:b/>
          <w:bCs/>
          <w:color w:val="000000" w:themeColor="text1"/>
          <w:sz w:val="24"/>
          <w:szCs w:val="24"/>
          <w:lang w:val="en-US"/>
        </w:rPr>
        <w:t>Belakang</w:t>
      </w:r>
      <w:proofErr w:type="spellEnd"/>
    </w:p>
    <w:p w14:paraId="40B7BEF5"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proofErr w:type="spellStart"/>
      <w:r w:rsidRPr="00B25281">
        <w:rPr>
          <w:color w:val="000000" w:themeColor="text1"/>
        </w:rPr>
        <w:t>Sejak</w:t>
      </w:r>
      <w:proofErr w:type="spellEnd"/>
      <w:r w:rsidRPr="00B25281">
        <w:rPr>
          <w:color w:val="000000" w:themeColor="text1"/>
        </w:rPr>
        <w:t xml:space="preserve"> </w:t>
      </w:r>
      <w:proofErr w:type="spellStart"/>
      <w:r w:rsidRPr="00B25281">
        <w:rPr>
          <w:color w:val="000000" w:themeColor="text1"/>
        </w:rPr>
        <w:t>dulu</w:t>
      </w:r>
      <w:proofErr w:type="spellEnd"/>
      <w:r w:rsidRPr="00B25281">
        <w:rPr>
          <w:color w:val="000000" w:themeColor="text1"/>
        </w:rPr>
        <w:t xml:space="preserve"> </w:t>
      </w:r>
      <w:proofErr w:type="spellStart"/>
      <w:r w:rsidRPr="00B25281">
        <w:rPr>
          <w:color w:val="000000" w:themeColor="text1"/>
        </w:rPr>
        <w:t>hingga</w:t>
      </w:r>
      <w:proofErr w:type="spellEnd"/>
      <w:r w:rsidRPr="00B25281">
        <w:rPr>
          <w:color w:val="000000" w:themeColor="text1"/>
        </w:rPr>
        <w:t xml:space="preserve"> </w:t>
      </w:r>
      <w:proofErr w:type="spellStart"/>
      <w:r w:rsidRPr="00B25281">
        <w:rPr>
          <w:color w:val="000000" w:themeColor="text1"/>
        </w:rPr>
        <w:t>sekarang</w:t>
      </w:r>
      <w:proofErr w:type="spellEnd"/>
      <w:r w:rsidRPr="00B25281">
        <w:rPr>
          <w:color w:val="000000" w:themeColor="text1"/>
        </w:rPr>
        <w:t xml:space="preserve">, </w:t>
      </w:r>
      <w:proofErr w:type="spellStart"/>
      <w:r w:rsidRPr="00B25281">
        <w:rPr>
          <w:color w:val="000000" w:themeColor="text1"/>
        </w:rPr>
        <w:t>tentu</w:t>
      </w:r>
      <w:proofErr w:type="spellEnd"/>
      <w:r w:rsidRPr="00B25281">
        <w:rPr>
          <w:color w:val="000000" w:themeColor="text1"/>
        </w:rPr>
        <w:t xml:space="preserve"> </w:t>
      </w:r>
      <w:proofErr w:type="spellStart"/>
      <w:r w:rsidRPr="00B25281">
        <w:rPr>
          <w:color w:val="000000" w:themeColor="text1"/>
        </w:rPr>
        <w:t>kita</w:t>
      </w:r>
      <w:proofErr w:type="spellEnd"/>
      <w:r w:rsidRPr="00B25281">
        <w:rPr>
          <w:color w:val="000000" w:themeColor="text1"/>
        </w:rPr>
        <w:t xml:space="preserve"> </w:t>
      </w:r>
      <w:proofErr w:type="spellStart"/>
      <w:r w:rsidRPr="00B25281">
        <w:rPr>
          <w:color w:val="000000" w:themeColor="text1"/>
        </w:rPr>
        <w:t>mengetahui</w:t>
      </w:r>
      <w:proofErr w:type="spellEnd"/>
      <w:r w:rsidRPr="00B25281">
        <w:rPr>
          <w:color w:val="000000" w:themeColor="text1"/>
        </w:rPr>
        <w:t xml:space="preserve"> </w:t>
      </w:r>
      <w:proofErr w:type="spellStart"/>
      <w:r w:rsidRPr="00B25281">
        <w:rPr>
          <w:color w:val="000000" w:themeColor="text1"/>
        </w:rPr>
        <w:t>bahwa</w:t>
      </w:r>
      <w:proofErr w:type="spellEnd"/>
      <w:r w:rsidRPr="00B25281">
        <w:rPr>
          <w:color w:val="000000" w:themeColor="text1"/>
        </w:rPr>
        <w:t xml:space="preserve"> di dunia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terdapat</w:t>
      </w:r>
      <w:proofErr w:type="spellEnd"/>
      <w:r w:rsidRPr="00B25281">
        <w:rPr>
          <w:color w:val="000000" w:themeColor="text1"/>
        </w:rPr>
        <w:t xml:space="preserve"> </w:t>
      </w:r>
      <w:proofErr w:type="spellStart"/>
      <w:r w:rsidRPr="00B25281">
        <w:rPr>
          <w:color w:val="000000" w:themeColor="text1"/>
        </w:rPr>
        <w:t>beraneka</w:t>
      </w:r>
      <w:proofErr w:type="spellEnd"/>
      <w:r w:rsidRPr="00B25281">
        <w:rPr>
          <w:color w:val="000000" w:themeColor="text1"/>
        </w:rPr>
        <w:t xml:space="preserve"> </w:t>
      </w:r>
      <w:proofErr w:type="spellStart"/>
      <w:r w:rsidRPr="00B25281">
        <w:rPr>
          <w:color w:val="000000" w:themeColor="text1"/>
        </w:rPr>
        <w:t>ragam</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Karena </w:t>
      </w:r>
      <w:proofErr w:type="spellStart"/>
      <w:r w:rsidRPr="00B25281">
        <w:rPr>
          <w:color w:val="000000" w:themeColor="text1"/>
        </w:rPr>
        <w:t>begitu</w:t>
      </w:r>
      <w:proofErr w:type="spellEnd"/>
      <w:r w:rsidRPr="00B25281">
        <w:rPr>
          <w:color w:val="000000" w:themeColor="text1"/>
        </w:rPr>
        <w:t xml:space="preserve"> </w:t>
      </w:r>
      <w:proofErr w:type="spellStart"/>
      <w:r w:rsidRPr="00B25281">
        <w:rPr>
          <w:color w:val="000000" w:themeColor="text1"/>
        </w:rPr>
        <w:t>banyaknya</w:t>
      </w:r>
      <w:proofErr w:type="spellEnd"/>
      <w:r w:rsidRPr="00B25281">
        <w:rPr>
          <w:color w:val="000000" w:themeColor="text1"/>
        </w:rPr>
        <w:t xml:space="preserve"> </w:t>
      </w:r>
      <w:proofErr w:type="spellStart"/>
      <w:r w:rsidRPr="00B25281">
        <w:rPr>
          <w:color w:val="000000" w:themeColor="text1"/>
        </w:rPr>
        <w:t>jenis-jenis</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w:t>
      </w:r>
      <w:proofErr w:type="spellStart"/>
      <w:r w:rsidRPr="00B25281">
        <w:rPr>
          <w:color w:val="000000" w:themeColor="text1"/>
        </w:rPr>
        <w:t>bahasabahasa</w:t>
      </w:r>
      <w:proofErr w:type="spellEnd"/>
      <w:r w:rsidRPr="00B25281">
        <w:rPr>
          <w:color w:val="000000" w:themeColor="text1"/>
        </w:rPr>
        <w:t xml:space="preserve"> </w:t>
      </w:r>
      <w:proofErr w:type="spellStart"/>
      <w:r w:rsidRPr="00B25281">
        <w:rPr>
          <w:color w:val="000000" w:themeColor="text1"/>
        </w:rPr>
        <w:t>tersebut</w:t>
      </w:r>
      <w:proofErr w:type="spellEnd"/>
      <w:r w:rsidRPr="00B25281">
        <w:rPr>
          <w:color w:val="000000" w:themeColor="text1"/>
        </w:rPr>
        <w:t xml:space="preserve"> juga </w:t>
      </w:r>
      <w:proofErr w:type="spellStart"/>
      <w:r w:rsidRPr="00B25281">
        <w:rPr>
          <w:color w:val="000000" w:themeColor="text1"/>
        </w:rPr>
        <w:t>dikelompokan</w:t>
      </w:r>
      <w:proofErr w:type="spellEnd"/>
      <w:r w:rsidRPr="00B25281">
        <w:rPr>
          <w:color w:val="000000" w:themeColor="text1"/>
        </w:rPr>
        <w:t xml:space="preserve"> </w:t>
      </w:r>
      <w:proofErr w:type="spellStart"/>
      <w:r w:rsidRPr="00B25281">
        <w:rPr>
          <w:color w:val="000000" w:themeColor="text1"/>
        </w:rPr>
        <w:t>berdasarkan</w:t>
      </w:r>
      <w:proofErr w:type="spellEnd"/>
      <w:r w:rsidRPr="00B25281">
        <w:rPr>
          <w:color w:val="000000" w:themeColor="text1"/>
        </w:rPr>
        <w:t xml:space="preserve"> </w:t>
      </w:r>
      <w:proofErr w:type="spellStart"/>
      <w:r w:rsidRPr="00B25281">
        <w:rPr>
          <w:color w:val="000000" w:themeColor="text1"/>
        </w:rPr>
        <w:t>kriteria</w:t>
      </w:r>
      <w:proofErr w:type="spellEnd"/>
      <w:r w:rsidRPr="00B25281">
        <w:rPr>
          <w:color w:val="000000" w:themeColor="text1"/>
        </w:rPr>
        <w:t xml:space="preserve"> </w:t>
      </w:r>
      <w:proofErr w:type="spellStart"/>
      <w:r w:rsidRPr="00B25281">
        <w:rPr>
          <w:color w:val="000000" w:themeColor="text1"/>
        </w:rPr>
        <w:t>tertentu</w:t>
      </w:r>
      <w:proofErr w:type="spellEnd"/>
      <w:r w:rsidRPr="00B25281">
        <w:rPr>
          <w:color w:val="000000" w:themeColor="text1"/>
        </w:rPr>
        <w:t xml:space="preserve">. Ada yang </w:t>
      </w:r>
      <w:proofErr w:type="spellStart"/>
      <w:r w:rsidRPr="00B25281">
        <w:rPr>
          <w:color w:val="000000" w:themeColor="text1"/>
        </w:rPr>
        <w:t>mengelompokkannya</w:t>
      </w:r>
      <w:proofErr w:type="spellEnd"/>
      <w:r w:rsidRPr="00B25281">
        <w:rPr>
          <w:color w:val="000000" w:themeColor="text1"/>
        </w:rPr>
        <w:t xml:space="preserve"> </w:t>
      </w:r>
      <w:proofErr w:type="spellStart"/>
      <w:r w:rsidRPr="00B25281">
        <w:rPr>
          <w:color w:val="000000" w:themeColor="text1"/>
        </w:rPr>
        <w:t>menjadi</w:t>
      </w:r>
      <w:proofErr w:type="spellEnd"/>
      <w:r w:rsidRPr="00B25281">
        <w:rPr>
          <w:color w:val="000000" w:themeColor="text1"/>
        </w:rPr>
        <w:t xml:space="preserve"> 3 level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yaitu</w:t>
      </w:r>
      <w:proofErr w:type="spellEnd"/>
      <w:r w:rsidRPr="00B25281">
        <w:rPr>
          <w:color w:val="000000" w:themeColor="text1"/>
        </w:rPr>
        <w:t>: high level (</w:t>
      </w:r>
      <w:proofErr w:type="spellStart"/>
      <w:r w:rsidRPr="00B25281">
        <w:rPr>
          <w:color w:val="000000" w:themeColor="text1"/>
        </w:rPr>
        <w:t>Seperti</w:t>
      </w:r>
      <w:proofErr w:type="spellEnd"/>
      <w:r w:rsidRPr="00B25281">
        <w:rPr>
          <w:color w:val="000000" w:themeColor="text1"/>
        </w:rPr>
        <w:t xml:space="preserve"> Pascal dan Basic), middle level (</w:t>
      </w:r>
      <w:proofErr w:type="spellStart"/>
      <w:r w:rsidRPr="00B25281">
        <w:rPr>
          <w:color w:val="000000" w:themeColor="text1"/>
        </w:rPr>
        <w:t>Seperti</w:t>
      </w:r>
      <w:proofErr w:type="spellEnd"/>
      <w:r w:rsidRPr="00B25281">
        <w:rPr>
          <w:color w:val="000000" w:themeColor="text1"/>
        </w:rPr>
        <w:t xml:space="preserve"> Bahasa C), dan low level (</w:t>
      </w:r>
      <w:proofErr w:type="spellStart"/>
      <w:r w:rsidRPr="00B25281">
        <w:rPr>
          <w:color w:val="000000" w:themeColor="text1"/>
        </w:rPr>
        <w:t>Seperti</w:t>
      </w:r>
      <w:proofErr w:type="spellEnd"/>
      <w:r w:rsidRPr="00B25281">
        <w:rPr>
          <w:color w:val="000000" w:themeColor="text1"/>
        </w:rPr>
        <w:t xml:space="preserve"> Bahasa Assembly). Ada juga yang </w:t>
      </w:r>
      <w:proofErr w:type="spellStart"/>
      <w:r w:rsidRPr="00B25281">
        <w:rPr>
          <w:color w:val="000000" w:themeColor="text1"/>
        </w:rPr>
        <w:t>mengelompokkannya</w:t>
      </w:r>
      <w:proofErr w:type="spellEnd"/>
      <w:r w:rsidRPr="00B25281">
        <w:rPr>
          <w:color w:val="000000" w:themeColor="text1"/>
        </w:rPr>
        <w:t xml:space="preserve"> </w:t>
      </w:r>
      <w:proofErr w:type="spellStart"/>
      <w:r w:rsidRPr="00B25281">
        <w:rPr>
          <w:color w:val="000000" w:themeColor="text1"/>
        </w:rPr>
        <w:t>menjadi</w:t>
      </w:r>
      <w:proofErr w:type="spellEnd"/>
      <w:r w:rsidRPr="00B25281">
        <w:rPr>
          <w:color w:val="000000" w:themeColor="text1"/>
        </w:rPr>
        <w:t xml:space="preserve"> procedural/functional programming, object oriented programming, dan </w:t>
      </w:r>
      <w:proofErr w:type="spellStart"/>
      <w:r w:rsidRPr="00B25281">
        <w:rPr>
          <w:color w:val="000000" w:themeColor="text1"/>
        </w:rPr>
        <w:t>sebagainya</w:t>
      </w:r>
      <w:proofErr w:type="spellEnd"/>
      <w:r w:rsidRPr="00B25281">
        <w:rPr>
          <w:color w:val="000000" w:themeColor="text1"/>
        </w:rPr>
        <w:t>.</w:t>
      </w:r>
    </w:p>
    <w:p w14:paraId="64259172"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Namun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dasarnya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bagian-bagian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proofErr w:type="gramStart"/>
      <w:r w:rsidRPr="00B25281">
        <w:rPr>
          <w:rFonts w:ascii="Times New Roman" w:eastAsia="Times New Roman" w:hAnsi="Times New Roman" w:cs="Times New Roman"/>
          <w:color w:val="000000" w:themeColor="text1"/>
          <w:sz w:val="24"/>
          <w:szCs w:val="24"/>
          <w:lang w:val="en-US"/>
        </w:rPr>
        <w:t>serupa.Yang</w:t>
      </w:r>
      <w:proofErr w:type="spellEnd"/>
      <w:proofErr w:type="gram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membedakan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hanyalah</w:t>
      </w:r>
      <w:proofErr w:type="spellEnd"/>
      <w:r w:rsidRPr="00B25281">
        <w:rPr>
          <w:rFonts w:ascii="Times New Roman" w:eastAsia="Times New Roman" w:hAnsi="Times New Roman" w:cs="Times New Roman"/>
          <w:color w:val="000000" w:themeColor="text1"/>
          <w:sz w:val="24"/>
          <w:szCs w:val="24"/>
          <w:lang w:val="en-US"/>
        </w:rPr>
        <w:t xml:space="preserve"> tata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halnya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belajar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Indonesia,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Jawa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asing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Masing-masingnya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bagian-bagian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sama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membedakan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istilah</w:t>
      </w:r>
      <w:proofErr w:type="spellEnd"/>
      <w:r w:rsidRPr="00B25281">
        <w:rPr>
          <w:rFonts w:ascii="Times New Roman" w:eastAsia="Times New Roman" w:hAnsi="Times New Roman" w:cs="Times New Roman"/>
          <w:color w:val="000000" w:themeColor="text1"/>
          <w:sz w:val="24"/>
          <w:szCs w:val="24"/>
          <w:lang w:val="en-US"/>
        </w:rPr>
        <w:t>/</w:t>
      </w:r>
      <w:proofErr w:type="spellStart"/>
      <w:r w:rsidRPr="00B25281">
        <w:rPr>
          <w:rFonts w:ascii="Times New Roman" w:eastAsia="Times New Roman" w:hAnsi="Times New Roman" w:cs="Times New Roman"/>
          <w:color w:val="000000" w:themeColor="text1"/>
          <w:sz w:val="24"/>
          <w:szCs w:val="24"/>
          <w:lang w:val="en-US"/>
        </w:rPr>
        <w:t>simbol</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dialek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tersebut</w:t>
      </w:r>
      <w:proofErr w:type="spellEnd"/>
      <w:r w:rsidRPr="00B25281">
        <w:rPr>
          <w:rFonts w:ascii="Times New Roman" w:eastAsia="Times New Roman" w:hAnsi="Times New Roman" w:cs="Times New Roman"/>
          <w:color w:val="000000" w:themeColor="text1"/>
          <w:sz w:val="24"/>
          <w:szCs w:val="24"/>
          <w:lang w:val="en-US"/>
        </w:rPr>
        <w:t>.</w:t>
      </w:r>
    </w:p>
    <w:p w14:paraId="1049B775"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proofErr w:type="gramStart"/>
      <w:r w:rsidRPr="00B25281">
        <w:rPr>
          <w:color w:val="000000" w:themeColor="text1"/>
        </w:rPr>
        <w:t>.</w:t>
      </w:r>
      <w:r w:rsidRPr="00B25281">
        <w:rPr>
          <w:color w:val="000000" w:themeColor="text1"/>
          <w:shd w:val="clear" w:color="auto" w:fill="FFFFFF"/>
        </w:rPr>
        <w:t>Bahasa</w:t>
      </w:r>
      <w:proofErr w:type="gramEnd"/>
      <w:r w:rsidRPr="00B25281">
        <w:rPr>
          <w:color w:val="000000" w:themeColor="text1"/>
          <w:shd w:val="clear" w:color="auto" w:fill="FFFFFF"/>
        </w:rPr>
        <w:t xml:space="preserve"> </w:t>
      </w:r>
      <w:proofErr w:type="spellStart"/>
      <w:r w:rsidRPr="00B25281">
        <w:rPr>
          <w:color w:val="000000" w:themeColor="text1"/>
          <w:shd w:val="clear" w:color="auto" w:fill="FFFFFF"/>
        </w:rPr>
        <w:t>ini</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memungkinkan</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seorang</w:t>
      </w:r>
      <w:proofErr w:type="spellEnd"/>
      <w:r w:rsidRPr="00B25281">
        <w:rPr>
          <w:color w:val="000000" w:themeColor="text1"/>
          <w:shd w:val="clear" w:color="auto" w:fill="FFFFFF"/>
        </w:rPr>
        <w:t xml:space="preserve"> </w:t>
      </w:r>
      <w:r w:rsidRPr="00B25281">
        <w:rPr>
          <w:i/>
          <w:iCs/>
          <w:color w:val="000000" w:themeColor="text1"/>
          <w:shd w:val="clear" w:color="auto" w:fill="FFFFFF"/>
        </w:rPr>
        <w:t>programmer</w:t>
      </w:r>
      <w:r w:rsidRPr="00B25281">
        <w:rPr>
          <w:color w:val="000000" w:themeColor="text1"/>
          <w:shd w:val="clear" w:color="auto" w:fill="FFFFFF"/>
        </w:rPr>
        <w:t xml:space="preserve"> </w:t>
      </w:r>
      <w:proofErr w:type="spellStart"/>
      <w:r w:rsidRPr="00B25281">
        <w:rPr>
          <w:color w:val="000000" w:themeColor="text1"/>
          <w:shd w:val="clear" w:color="auto" w:fill="FFFFFF"/>
        </w:rPr>
        <w:t>dapat</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menentukan</w:t>
      </w:r>
      <w:proofErr w:type="spellEnd"/>
      <w:r w:rsidRPr="00B25281">
        <w:rPr>
          <w:color w:val="000000" w:themeColor="text1"/>
          <w:shd w:val="clear" w:color="auto" w:fill="FFFFFF"/>
        </w:rPr>
        <w:t xml:space="preserve"> mana yang data yang </w:t>
      </w:r>
      <w:proofErr w:type="spellStart"/>
      <w:r w:rsidRPr="00B25281">
        <w:rPr>
          <w:color w:val="000000" w:themeColor="text1"/>
          <w:shd w:val="clear" w:color="auto" w:fill="FFFFFF"/>
        </w:rPr>
        <w:t>akan</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diproses</w:t>
      </w:r>
      <w:proofErr w:type="spellEnd"/>
      <w:r w:rsidRPr="00B25281">
        <w:rPr>
          <w:color w:val="000000" w:themeColor="text1"/>
          <w:shd w:val="clear" w:color="auto" w:fill="FFFFFF"/>
        </w:rPr>
        <w:t xml:space="preserve"> oleh </w:t>
      </w:r>
      <w:proofErr w:type="spellStart"/>
      <w:r w:rsidRPr="00B25281">
        <w:rPr>
          <w:color w:val="000000" w:themeColor="text1"/>
          <w:shd w:val="clear" w:color="auto" w:fill="FFFFFF"/>
        </w:rPr>
        <w:t>komputer</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bagaimana</w:t>
      </w:r>
      <w:proofErr w:type="spellEnd"/>
      <w:r w:rsidRPr="00B25281">
        <w:rPr>
          <w:color w:val="000000" w:themeColor="text1"/>
          <w:shd w:val="clear" w:color="auto" w:fill="FFFFFF"/>
        </w:rPr>
        <w:t xml:space="preserve"> data </w:t>
      </w:r>
      <w:proofErr w:type="spellStart"/>
      <w:r w:rsidRPr="00B25281">
        <w:rPr>
          <w:color w:val="000000" w:themeColor="text1"/>
          <w:shd w:val="clear" w:color="auto" w:fill="FFFFFF"/>
        </w:rPr>
        <w:t>ini</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akan</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disimpan</w:t>
      </w:r>
      <w:proofErr w:type="spellEnd"/>
      <w:r w:rsidRPr="00B25281">
        <w:rPr>
          <w:color w:val="000000" w:themeColor="text1"/>
          <w:shd w:val="clear" w:color="auto" w:fill="FFFFFF"/>
        </w:rPr>
        <w:t>/</w:t>
      </w:r>
      <w:proofErr w:type="spellStart"/>
      <w:r w:rsidRPr="00B25281">
        <w:rPr>
          <w:color w:val="000000" w:themeColor="text1"/>
          <w:shd w:val="clear" w:color="auto" w:fill="FFFFFF"/>
        </w:rPr>
        <w:t>diteruskan</w:t>
      </w:r>
      <w:proofErr w:type="spellEnd"/>
      <w:r w:rsidRPr="00B25281">
        <w:rPr>
          <w:color w:val="000000" w:themeColor="text1"/>
          <w:shd w:val="clear" w:color="auto" w:fill="FFFFFF"/>
        </w:rPr>
        <w:t xml:space="preserve">, dan </w:t>
      </w:r>
      <w:proofErr w:type="spellStart"/>
      <w:r w:rsidRPr="00B25281">
        <w:rPr>
          <w:color w:val="000000" w:themeColor="text1"/>
          <w:shd w:val="clear" w:color="auto" w:fill="FFFFFF"/>
        </w:rPr>
        <w:t>langkah-langkah</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apa</w:t>
      </w:r>
      <w:proofErr w:type="spellEnd"/>
      <w:r w:rsidRPr="00B25281">
        <w:rPr>
          <w:color w:val="000000" w:themeColor="text1"/>
          <w:shd w:val="clear" w:color="auto" w:fill="FFFFFF"/>
        </w:rPr>
        <w:t xml:space="preserve"> yang </w:t>
      </w:r>
      <w:proofErr w:type="spellStart"/>
      <w:r w:rsidRPr="00B25281">
        <w:rPr>
          <w:color w:val="000000" w:themeColor="text1"/>
          <w:shd w:val="clear" w:color="auto" w:fill="FFFFFF"/>
        </w:rPr>
        <w:t>persis</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jenis</w:t>
      </w:r>
      <w:proofErr w:type="spellEnd"/>
      <w:r w:rsidRPr="00B25281">
        <w:rPr>
          <w:color w:val="000000" w:themeColor="text1"/>
          <w:shd w:val="clear" w:color="auto" w:fill="FFFFFF"/>
        </w:rPr>
        <w:t xml:space="preserve"> yang </w:t>
      </w:r>
      <w:proofErr w:type="spellStart"/>
      <w:r w:rsidRPr="00B25281">
        <w:rPr>
          <w:color w:val="000000" w:themeColor="text1"/>
          <w:shd w:val="clear" w:color="auto" w:fill="FFFFFF"/>
        </w:rPr>
        <w:t>akan</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diambil</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dalam</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berbagai</w:t>
      </w:r>
      <w:proofErr w:type="spellEnd"/>
      <w:r w:rsidRPr="00B25281">
        <w:rPr>
          <w:color w:val="000000" w:themeColor="text1"/>
          <w:shd w:val="clear" w:color="auto" w:fill="FFFFFF"/>
        </w:rPr>
        <w:t xml:space="preserve"> </w:t>
      </w:r>
      <w:proofErr w:type="spellStart"/>
      <w:r w:rsidRPr="00B25281">
        <w:rPr>
          <w:color w:val="000000" w:themeColor="text1"/>
          <w:shd w:val="clear" w:color="auto" w:fill="FFFFFF"/>
        </w:rPr>
        <w:t>situasi</w:t>
      </w:r>
      <w:proofErr w:type="spellEnd"/>
      <w:r w:rsidRPr="00B25281">
        <w:rPr>
          <w:color w:val="000000" w:themeColor="text1"/>
          <w:shd w:val="clear" w:color="auto" w:fill="FFFFFF"/>
        </w:rPr>
        <w:t>.</w:t>
      </w:r>
    </w:p>
    <w:p w14:paraId="770FAC56"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proofErr w:type="spellStart"/>
      <w:r w:rsidRPr="00B25281">
        <w:rPr>
          <w:color w:val="000000" w:themeColor="text1"/>
        </w:rPr>
        <w:t>Menurut</w:t>
      </w:r>
      <w:proofErr w:type="spellEnd"/>
      <w:r w:rsidRPr="00B25281">
        <w:rPr>
          <w:color w:val="000000" w:themeColor="text1"/>
        </w:rPr>
        <w:t xml:space="preserve"> </w:t>
      </w:r>
      <w:proofErr w:type="spellStart"/>
      <w:r w:rsidRPr="00B25281">
        <w:rPr>
          <w:color w:val="000000" w:themeColor="text1"/>
        </w:rPr>
        <w:t>tingkat</w:t>
      </w:r>
      <w:proofErr w:type="spellEnd"/>
      <w:r w:rsidRPr="00B25281">
        <w:rPr>
          <w:color w:val="000000" w:themeColor="text1"/>
        </w:rPr>
        <w:t xml:space="preserve"> </w:t>
      </w:r>
      <w:proofErr w:type="spellStart"/>
      <w:r w:rsidRPr="00B25281">
        <w:rPr>
          <w:color w:val="000000" w:themeColor="text1"/>
        </w:rPr>
        <w:t>kedekatannya</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mesin</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w:t>
      </w:r>
      <w:proofErr w:type="spellStart"/>
      <w:r w:rsidRPr="00B25281">
        <w:rPr>
          <w:color w:val="000000" w:themeColor="text1"/>
        </w:rPr>
        <w:t>terdiri</w:t>
      </w:r>
      <w:proofErr w:type="spellEnd"/>
      <w:r w:rsidRPr="00B25281">
        <w:rPr>
          <w:color w:val="000000" w:themeColor="text1"/>
        </w:rPr>
        <w:t xml:space="preserve"> </w:t>
      </w:r>
      <w:proofErr w:type="spellStart"/>
      <w:proofErr w:type="gramStart"/>
      <w:r w:rsidRPr="00B25281">
        <w:rPr>
          <w:color w:val="000000" w:themeColor="text1"/>
        </w:rPr>
        <w:t>dari</w:t>
      </w:r>
      <w:proofErr w:type="spellEnd"/>
      <w:r w:rsidRPr="00B25281">
        <w:rPr>
          <w:color w:val="000000" w:themeColor="text1"/>
        </w:rPr>
        <w:t xml:space="preserve"> :</w:t>
      </w:r>
      <w:proofErr w:type="gramEnd"/>
    </w:p>
    <w:p w14:paraId="2F535F39" w14:textId="77777777" w:rsidR="007638EF" w:rsidRPr="00B25281" w:rsidRDefault="007638EF" w:rsidP="006D31C4">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lastRenderedPageBreak/>
        <w:t xml:space="preserve">Bahasa </w:t>
      </w:r>
      <w:proofErr w:type="spellStart"/>
      <w:r w:rsidRPr="00B25281">
        <w:rPr>
          <w:rFonts w:ascii="Times New Roman" w:eastAsia="Times New Roman" w:hAnsi="Times New Roman" w:cs="Times New Roman"/>
          <w:color w:val="000000" w:themeColor="text1"/>
          <w:sz w:val="24"/>
          <w:szCs w:val="24"/>
          <w:lang w:val="en-US"/>
        </w:rPr>
        <w:t>mesin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memberikan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perintah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kode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biner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01100101100110.</w:t>
      </w:r>
    </w:p>
    <w:p w14:paraId="2C78CA7A" w14:textId="77777777" w:rsidR="007638EF" w:rsidRPr="00B25281" w:rsidRDefault="007638EF" w:rsidP="006D31C4">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rendah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dikenal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assembly </w:t>
      </w:r>
      <w:r w:rsidRPr="00B25281">
        <w:rPr>
          <w:rFonts w:ascii="Times New Roman" w:eastAsia="Times New Roman" w:hAnsi="Times New Roman" w:cs="Times New Roman"/>
          <w:color w:val="000000" w:themeColor="text1"/>
          <w:sz w:val="24"/>
          <w:szCs w:val="24"/>
          <w:lang w:val="en-US"/>
        </w:rPr>
        <w:t xml:space="preserve">yang </w:t>
      </w:r>
      <w:proofErr w:type="spellStart"/>
      <w:r w:rsidRPr="00B25281">
        <w:rPr>
          <w:rFonts w:ascii="Times New Roman" w:eastAsia="Times New Roman" w:hAnsi="Times New Roman" w:cs="Times New Roman"/>
          <w:color w:val="000000" w:themeColor="text1"/>
          <w:sz w:val="24"/>
          <w:szCs w:val="24"/>
          <w:lang w:val="en-US"/>
        </w:rPr>
        <w:t>memberikan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perintah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kode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pendek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i/>
          <w:iCs/>
          <w:color w:val="000000" w:themeColor="text1"/>
          <w:sz w:val="24"/>
          <w:szCs w:val="24"/>
          <w:lang w:val="en-US"/>
        </w:rPr>
        <w:t>kode</w:t>
      </w:r>
      <w:proofErr w:type="spellEnd"/>
      <w:r w:rsidRPr="00B25281">
        <w:rPr>
          <w:rFonts w:ascii="Times New Roman" w:eastAsia="Times New Roman" w:hAnsi="Times New Roman" w:cs="Times New Roman"/>
          <w:i/>
          <w:iCs/>
          <w:color w:val="000000" w:themeColor="text1"/>
          <w:sz w:val="24"/>
          <w:szCs w:val="24"/>
          <w:lang w:val="en-US"/>
        </w:rPr>
        <w:t xml:space="preserve"> mnemonic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kode_mesin</w:t>
      </w:r>
      <w:proofErr w:type="spellEnd"/>
      <w:r w:rsidRPr="00B25281">
        <w:rPr>
          <w:rFonts w:ascii="Times New Roman" w:eastAsia="Times New Roman" w:hAnsi="Times New Roman" w:cs="Times New Roman"/>
          <w:color w:val="000000" w:themeColor="text1"/>
          <w:sz w:val="24"/>
          <w:szCs w:val="24"/>
          <w:lang w:val="en-US"/>
        </w:rPr>
        <w:t xml:space="preserve"> | MOV], SUB, CMP, JMP, JGE, </w:t>
      </w:r>
      <w:proofErr w:type="gramStart"/>
      <w:r w:rsidRPr="00B25281">
        <w:rPr>
          <w:rFonts w:ascii="Times New Roman" w:eastAsia="Times New Roman" w:hAnsi="Times New Roman" w:cs="Times New Roman"/>
          <w:color w:val="000000" w:themeColor="text1"/>
          <w:sz w:val="24"/>
          <w:szCs w:val="24"/>
          <w:lang w:val="en-US"/>
        </w:rPr>
        <w:t>JL ,</w:t>
      </w:r>
      <w:proofErr w:type="gramEnd"/>
      <w:r w:rsidRPr="00B25281">
        <w:rPr>
          <w:rFonts w:ascii="Times New Roman" w:eastAsia="Times New Roman" w:hAnsi="Times New Roman" w:cs="Times New Roman"/>
          <w:color w:val="000000" w:themeColor="text1"/>
          <w:sz w:val="24"/>
          <w:szCs w:val="24"/>
          <w:lang w:val="en-US"/>
        </w:rPr>
        <w:t xml:space="preserve"> LOOP, </w:t>
      </w:r>
      <w:proofErr w:type="spellStart"/>
      <w:r w:rsidRPr="00B25281">
        <w:rPr>
          <w:rFonts w:ascii="Times New Roman" w:eastAsia="Times New Roman" w:hAnsi="Times New Roman" w:cs="Times New Roman"/>
          <w:color w:val="000000" w:themeColor="text1"/>
          <w:sz w:val="24"/>
          <w:szCs w:val="24"/>
          <w:lang w:val="en-US"/>
        </w:rPr>
        <w:t>dll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Inggris</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Intermediate</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campuran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instruksi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kata-kata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lihat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bawah</w:t>
      </w:r>
      <w:proofErr w:type="spellEnd"/>
      <w:r w:rsidRPr="00B25281">
        <w:rPr>
          <w:rFonts w:ascii="Times New Roman" w:eastAsia="Times New Roman" w:hAnsi="Times New Roman" w:cs="Times New Roman"/>
          <w:color w:val="000000" w:themeColor="text1"/>
          <w:sz w:val="24"/>
          <w:szCs w:val="24"/>
          <w:lang w:val="en-US"/>
        </w:rPr>
        <w:t xml:space="preserve"> Bahasa Tingkat </w:t>
      </w:r>
      <w:proofErr w:type="gramStart"/>
      <w:r w:rsidRPr="00B25281">
        <w:rPr>
          <w:rFonts w:ascii="Times New Roman" w:eastAsia="Times New Roman" w:hAnsi="Times New Roman" w:cs="Times New Roman"/>
          <w:color w:val="000000" w:themeColor="text1"/>
          <w:sz w:val="24"/>
          <w:szCs w:val="24"/>
          <w:lang w:val="en-US"/>
        </w:rPr>
        <w:t>Tinggi  dan</w:t>
      </w:r>
      <w:proofErr w:type="gram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instruksi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bersifat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simbolik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 &lt;&lt;, &gt;&gt; , &amp;&amp;, ||, </w:t>
      </w:r>
      <w:proofErr w:type="spellStart"/>
      <w:r w:rsidRPr="00B25281">
        <w:rPr>
          <w:rFonts w:ascii="Times New Roman" w:eastAsia="Times New Roman" w:hAnsi="Times New Roman" w:cs="Times New Roman"/>
          <w:color w:val="000000" w:themeColor="text1"/>
          <w:sz w:val="24"/>
          <w:szCs w:val="24"/>
          <w:lang w:val="en-US"/>
        </w:rPr>
        <w:t>dll</w:t>
      </w:r>
      <w:proofErr w:type="spellEnd"/>
      <w:r w:rsidRPr="00B25281">
        <w:rPr>
          <w:rFonts w:ascii="Times New Roman" w:eastAsia="Times New Roman" w:hAnsi="Times New Roman" w:cs="Times New Roman"/>
          <w:color w:val="000000" w:themeColor="text1"/>
          <w:sz w:val="24"/>
          <w:szCs w:val="24"/>
          <w:lang w:val="en-US"/>
        </w:rPr>
        <w:t>.</w:t>
      </w:r>
    </w:p>
    <w:p w14:paraId="30FC69B6" w14:textId="77777777" w:rsidR="007638EF" w:rsidRPr="00B25281" w:rsidRDefault="007638EF" w:rsidP="006D31C4">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instruksi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berasal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unsur</w:t>
      </w:r>
      <w:proofErr w:type="spellEnd"/>
      <w:r w:rsidRPr="00B25281">
        <w:rPr>
          <w:rFonts w:ascii="Times New Roman" w:eastAsia="Times New Roman" w:hAnsi="Times New Roman" w:cs="Times New Roman"/>
          <w:color w:val="000000" w:themeColor="text1"/>
          <w:sz w:val="24"/>
          <w:szCs w:val="24"/>
          <w:lang w:val="en-US"/>
        </w:rPr>
        <w:t xml:space="preserve"> kata-kata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mulai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akhir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jika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sementara</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dll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memahami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compiler</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penerjemah</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dibutuhkan</w:t>
      </w:r>
      <w:proofErr w:type="spellEnd"/>
      <w:r w:rsidRPr="00B25281">
        <w:rPr>
          <w:rFonts w:ascii="Times New Roman" w:eastAsia="Times New Roman" w:hAnsi="Times New Roman" w:cs="Times New Roman"/>
          <w:color w:val="000000" w:themeColor="text1"/>
          <w:sz w:val="24"/>
          <w:szCs w:val="24"/>
          <w:lang w:val="en-US"/>
        </w:rPr>
        <w:t>.</w:t>
      </w:r>
    </w:p>
    <w:p w14:paraId="5E703838" w14:textId="77777777" w:rsidR="007638EF" w:rsidRPr="00B25281" w:rsidRDefault="007638EF" w:rsidP="006D31C4">
      <w:pPr>
        <w:pStyle w:val="Heading2"/>
        <w:numPr>
          <w:ilvl w:val="1"/>
          <w:numId w:val="10"/>
        </w:numPr>
        <w:spacing w:line="360" w:lineRule="auto"/>
        <w:rPr>
          <w:rFonts w:ascii="Times New Roman" w:hAnsi="Times New Roman" w:cs="Times New Roman"/>
          <w:b/>
          <w:bCs/>
          <w:color w:val="000000" w:themeColor="text1"/>
          <w:sz w:val="24"/>
          <w:szCs w:val="24"/>
          <w:lang w:val="en-US"/>
        </w:rPr>
      </w:pPr>
      <w:r w:rsidRPr="00B25281">
        <w:rPr>
          <w:rFonts w:ascii="Times New Roman" w:hAnsi="Times New Roman" w:cs="Times New Roman"/>
          <w:b/>
          <w:bCs/>
          <w:color w:val="000000" w:themeColor="text1"/>
          <w:sz w:val="24"/>
          <w:szCs w:val="24"/>
          <w:lang w:val="en-US"/>
        </w:rPr>
        <w:t xml:space="preserve">Sejarah Bahasa </w:t>
      </w:r>
      <w:proofErr w:type="spellStart"/>
      <w:r w:rsidRPr="00B25281">
        <w:rPr>
          <w:rFonts w:ascii="Times New Roman" w:hAnsi="Times New Roman" w:cs="Times New Roman"/>
          <w:b/>
          <w:bCs/>
          <w:color w:val="000000" w:themeColor="text1"/>
          <w:sz w:val="24"/>
          <w:szCs w:val="24"/>
          <w:lang w:val="en-US"/>
        </w:rPr>
        <w:t>Pemrograman</w:t>
      </w:r>
      <w:proofErr w:type="spellEnd"/>
    </w:p>
    <w:p w14:paraId="122992AA"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proofErr w:type="spellStart"/>
      <w:r w:rsidRPr="00B25281">
        <w:rPr>
          <w:color w:val="000000" w:themeColor="text1"/>
        </w:rPr>
        <w:t>Penemuan</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di </w:t>
      </w:r>
      <w:proofErr w:type="spellStart"/>
      <w:r w:rsidRPr="00B25281">
        <w:rPr>
          <w:color w:val="000000" w:themeColor="text1"/>
        </w:rPr>
        <w:t>mulai</w:t>
      </w:r>
      <w:proofErr w:type="spellEnd"/>
      <w:r w:rsidRPr="00B25281">
        <w:rPr>
          <w:color w:val="000000" w:themeColor="text1"/>
        </w:rPr>
        <w:t xml:space="preserve"> </w:t>
      </w:r>
      <w:proofErr w:type="spellStart"/>
      <w:r w:rsidRPr="00B25281">
        <w:rPr>
          <w:color w:val="000000" w:themeColor="text1"/>
        </w:rPr>
        <w:t>bersamaan</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kemunculan</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itu</w:t>
      </w:r>
      <w:proofErr w:type="spellEnd"/>
      <w:r w:rsidRPr="00B25281">
        <w:rPr>
          <w:color w:val="000000" w:themeColor="text1"/>
        </w:rPr>
        <w:t xml:space="preserve"> </w:t>
      </w:r>
      <w:proofErr w:type="spellStart"/>
      <w:r w:rsidRPr="00B25281">
        <w:rPr>
          <w:color w:val="000000" w:themeColor="text1"/>
        </w:rPr>
        <w:t>sendiri</w:t>
      </w:r>
      <w:proofErr w:type="spellEnd"/>
      <w:r w:rsidRPr="00B25281">
        <w:rPr>
          <w:color w:val="000000" w:themeColor="text1"/>
        </w:rPr>
        <w:t xml:space="preserve">. Bahasa </w:t>
      </w:r>
      <w:proofErr w:type="spellStart"/>
      <w:r w:rsidRPr="00B25281">
        <w:rPr>
          <w:color w:val="000000" w:themeColor="text1"/>
        </w:rPr>
        <w:t>pemrograman</w:t>
      </w:r>
      <w:proofErr w:type="spellEnd"/>
      <w:r w:rsidRPr="00B25281">
        <w:rPr>
          <w:color w:val="000000" w:themeColor="text1"/>
        </w:rPr>
        <w:t xml:space="preserve"> dan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merupakan</w:t>
      </w:r>
      <w:proofErr w:type="spellEnd"/>
      <w:r w:rsidRPr="00B25281">
        <w:rPr>
          <w:color w:val="000000" w:themeColor="text1"/>
        </w:rPr>
        <w:t xml:space="preserve"> </w:t>
      </w:r>
      <w:proofErr w:type="spellStart"/>
      <w:r w:rsidRPr="00B25281">
        <w:rPr>
          <w:color w:val="000000" w:themeColor="text1"/>
        </w:rPr>
        <w:t>dwitunggal</w:t>
      </w:r>
      <w:proofErr w:type="spellEnd"/>
      <w:r w:rsidRPr="00B25281">
        <w:rPr>
          <w:color w:val="000000" w:themeColor="text1"/>
        </w:rPr>
        <w:t xml:space="preserve"> yang </w:t>
      </w:r>
      <w:proofErr w:type="spellStart"/>
      <w:r w:rsidRPr="00B25281">
        <w:rPr>
          <w:color w:val="000000" w:themeColor="text1"/>
        </w:rPr>
        <w:t>tidak</w:t>
      </w:r>
      <w:proofErr w:type="spellEnd"/>
      <w:r w:rsidRPr="00B25281">
        <w:rPr>
          <w:color w:val="000000" w:themeColor="text1"/>
        </w:rPr>
        <w:t xml:space="preserve"> </w:t>
      </w:r>
      <w:proofErr w:type="spellStart"/>
      <w:r w:rsidRPr="00B25281">
        <w:rPr>
          <w:color w:val="000000" w:themeColor="text1"/>
        </w:rPr>
        <w:t>terpisahkan</w:t>
      </w:r>
      <w:proofErr w:type="spellEnd"/>
      <w:r w:rsidRPr="00B25281">
        <w:rPr>
          <w:color w:val="000000" w:themeColor="text1"/>
        </w:rPr>
        <w:t xml:space="preserve"> </w:t>
      </w:r>
      <w:proofErr w:type="spellStart"/>
      <w:r w:rsidRPr="00B25281">
        <w:rPr>
          <w:color w:val="000000" w:themeColor="text1"/>
        </w:rPr>
        <w:t>karena</w:t>
      </w:r>
      <w:proofErr w:type="spellEnd"/>
      <w:r w:rsidRPr="00B25281">
        <w:rPr>
          <w:color w:val="000000" w:themeColor="text1"/>
        </w:rPr>
        <w:t xml:space="preserve"> </w:t>
      </w:r>
      <w:proofErr w:type="spellStart"/>
      <w:r w:rsidRPr="00B25281">
        <w:rPr>
          <w:color w:val="000000" w:themeColor="text1"/>
        </w:rPr>
        <w:t>sebuah</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hanya</w:t>
      </w:r>
      <w:proofErr w:type="spellEnd"/>
      <w:r w:rsidRPr="00B25281">
        <w:rPr>
          <w:color w:val="000000" w:themeColor="text1"/>
        </w:rPr>
        <w:t xml:space="preserve"> </w:t>
      </w:r>
      <w:proofErr w:type="spellStart"/>
      <w:r w:rsidRPr="00B25281">
        <w:rPr>
          <w:color w:val="000000" w:themeColor="text1"/>
        </w:rPr>
        <w:t>bisa</w:t>
      </w:r>
      <w:proofErr w:type="spellEnd"/>
      <w:r w:rsidRPr="00B25281">
        <w:rPr>
          <w:color w:val="000000" w:themeColor="text1"/>
        </w:rPr>
        <w:t xml:space="preserve"> </w:t>
      </w:r>
      <w:proofErr w:type="spellStart"/>
      <w:r w:rsidRPr="00B25281">
        <w:rPr>
          <w:color w:val="000000" w:themeColor="text1"/>
        </w:rPr>
        <w:t>berfungsi</w:t>
      </w:r>
      <w:proofErr w:type="spellEnd"/>
      <w:r w:rsidRPr="00B25281">
        <w:rPr>
          <w:color w:val="000000" w:themeColor="text1"/>
        </w:rPr>
        <w:t xml:space="preserve"> </w:t>
      </w:r>
      <w:proofErr w:type="spellStart"/>
      <w:r w:rsidRPr="00B25281">
        <w:rPr>
          <w:color w:val="000000" w:themeColor="text1"/>
        </w:rPr>
        <w:t>jika</w:t>
      </w:r>
      <w:proofErr w:type="spellEnd"/>
      <w:r w:rsidRPr="00B25281">
        <w:rPr>
          <w:color w:val="000000" w:themeColor="text1"/>
        </w:rPr>
        <w:t xml:space="preserve"> </w:t>
      </w:r>
      <w:proofErr w:type="spellStart"/>
      <w:r w:rsidRPr="00B25281">
        <w:rPr>
          <w:color w:val="000000" w:themeColor="text1"/>
        </w:rPr>
        <w:t>ada</w:t>
      </w:r>
      <w:proofErr w:type="spellEnd"/>
      <w:r w:rsidRPr="00B25281">
        <w:rPr>
          <w:color w:val="000000" w:themeColor="text1"/>
        </w:rPr>
        <w:t xml:space="preserve"> program.</w:t>
      </w:r>
    </w:p>
    <w:p w14:paraId="5FEC40D3"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Sementara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dibuat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bisa</w:t>
      </w:r>
      <w:proofErr w:type="spellEnd"/>
      <w:proofErr w:type="gram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hidup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media. 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mengalami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proses </w:t>
      </w:r>
      <w:proofErr w:type="spellStart"/>
      <w:r w:rsidRPr="00B25281">
        <w:rPr>
          <w:rFonts w:ascii="Times New Roman" w:eastAsia="Times New Roman" w:hAnsi="Times New Roman" w:cs="Times New Roman"/>
          <w:color w:val="000000" w:themeColor="text1"/>
          <w:sz w:val="24"/>
          <w:szCs w:val="24"/>
          <w:lang w:val="en-US"/>
        </w:rPr>
        <w:t>perkembangan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Kondisi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lastRenderedPageBreak/>
        <w:t>berbeda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jauh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40-an. </w:t>
      </w:r>
      <w:proofErr w:type="spellStart"/>
      <w:r w:rsidRPr="00B25281">
        <w:rPr>
          <w:rFonts w:ascii="Times New Roman" w:eastAsia="Times New Roman" w:hAnsi="Times New Roman" w:cs="Times New Roman"/>
          <w:color w:val="000000" w:themeColor="text1"/>
          <w:sz w:val="24"/>
          <w:szCs w:val="24"/>
          <w:lang w:val="en-US"/>
        </w:rPr>
        <w:t>Dahulu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i/>
          <w:iCs/>
          <w:color w:val="000000" w:themeColor="text1"/>
          <w:sz w:val="24"/>
          <w:szCs w:val="24"/>
          <w:lang w:val="en-US"/>
        </w:rPr>
        <w:t>progammer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memerintah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secara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fisik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metode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pengkabelan</w:t>
      </w:r>
      <w:proofErr w:type="spellEnd"/>
      <w:r w:rsidRPr="00B25281">
        <w:rPr>
          <w:rFonts w:ascii="Times New Roman" w:eastAsia="Times New Roman" w:hAnsi="Times New Roman" w:cs="Times New Roman"/>
          <w:color w:val="000000" w:themeColor="text1"/>
          <w:sz w:val="24"/>
          <w:szCs w:val="24"/>
          <w:lang w:val="en-US"/>
        </w:rPr>
        <w:t xml:space="preserve"> / </w:t>
      </w:r>
      <w:r w:rsidRPr="00B25281">
        <w:rPr>
          <w:rFonts w:ascii="Times New Roman" w:eastAsia="Times New Roman" w:hAnsi="Times New Roman" w:cs="Times New Roman"/>
          <w:i/>
          <w:iCs/>
          <w:color w:val="000000" w:themeColor="text1"/>
          <w:sz w:val="24"/>
          <w:szCs w:val="24"/>
          <w:lang w:val="en-US"/>
        </w:rPr>
        <w:t>wiring</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secara</w:t>
      </w:r>
      <w:proofErr w:type="spellEnd"/>
      <w:r w:rsidRPr="00B25281">
        <w:rPr>
          <w:rFonts w:ascii="Times New Roman" w:eastAsia="Times New Roman" w:hAnsi="Times New Roman" w:cs="Times New Roman"/>
          <w:color w:val="000000" w:themeColor="text1"/>
          <w:sz w:val="24"/>
          <w:szCs w:val="24"/>
          <w:lang w:val="en-US"/>
        </w:rPr>
        <w:t xml:space="preserve"> manual.</w:t>
      </w:r>
    </w:p>
    <w:p w14:paraId="057FB9EB"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Metode</w:t>
      </w:r>
      <w:proofErr w:type="spellEnd"/>
      <w:r w:rsidRPr="00B25281">
        <w:rPr>
          <w:rFonts w:ascii="Times New Roman" w:eastAsia="Times New Roman" w:hAnsi="Times New Roman" w:cs="Times New Roman"/>
          <w:i/>
          <w:iCs/>
          <w:color w:val="000000" w:themeColor="text1"/>
          <w:sz w:val="24"/>
          <w:szCs w:val="24"/>
          <w:lang w:val="en-US"/>
        </w:rPr>
        <w:t xml:space="preserve"> wiring</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kemudian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berkembang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hingga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menjadi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sederhana.Kualitas</w:t>
      </w:r>
      <w:proofErr w:type="spellEnd"/>
      <w:proofErr w:type="gram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fitur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berkembang</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bertambah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pesat</w:t>
      </w:r>
      <w:proofErr w:type="spellEnd"/>
      <w:r w:rsidRPr="00B25281">
        <w:rPr>
          <w:rFonts w:ascii="Times New Roman" w:eastAsia="Times New Roman" w:hAnsi="Times New Roman" w:cs="Times New Roman"/>
          <w:color w:val="000000" w:themeColor="text1"/>
          <w:sz w:val="24"/>
          <w:szCs w:val="24"/>
          <w:lang w:val="en-US"/>
        </w:rPr>
        <w:t xml:space="preserve">. 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awal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kemunculannya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keperluan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saja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one purpose only</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tetapi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bermacam-macam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keperluaan</w:t>
      </w:r>
      <w:proofErr w:type="spellEnd"/>
      <w:r w:rsidRPr="00B25281">
        <w:rPr>
          <w:rFonts w:ascii="Times New Roman" w:eastAsia="Times New Roman" w:hAnsi="Times New Roman" w:cs="Times New Roman"/>
          <w:color w:val="000000" w:themeColor="text1"/>
          <w:sz w:val="24"/>
          <w:szCs w:val="24"/>
          <w:lang w:val="en-US"/>
        </w:rPr>
        <w:t>.</w:t>
      </w:r>
    </w:p>
    <w:p w14:paraId="100C28FE"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Tokoh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pertama</w:t>
      </w:r>
      <w:proofErr w:type="spellEnd"/>
      <w:r w:rsidRPr="00B25281">
        <w:rPr>
          <w:rFonts w:ascii="Times New Roman" w:eastAsia="Times New Roman" w:hAnsi="Times New Roman" w:cs="Times New Roman"/>
          <w:color w:val="000000" w:themeColor="text1"/>
          <w:sz w:val="24"/>
          <w:szCs w:val="24"/>
          <w:lang w:val="en-US"/>
        </w:rPr>
        <w:t xml:space="preserve"> yang di </w:t>
      </w:r>
      <w:proofErr w:type="spellStart"/>
      <w:r w:rsidRPr="00B25281">
        <w:rPr>
          <w:rFonts w:ascii="Times New Roman" w:eastAsia="Times New Roman" w:hAnsi="Times New Roman" w:cs="Times New Roman"/>
          <w:color w:val="000000" w:themeColor="text1"/>
          <w:sz w:val="24"/>
          <w:szCs w:val="24"/>
          <w:lang w:val="en-US"/>
        </w:rPr>
        <w:t>anggap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memperkenalkan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Charles Babbage. Charles Babbage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seorang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ilmuwan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hidup</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Inggris</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abad</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pertengahan.Beliau</w:t>
      </w:r>
      <w:proofErr w:type="spellEnd"/>
      <w:proofErr w:type="gram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orang yang </w:t>
      </w:r>
      <w:proofErr w:type="spellStart"/>
      <w:r w:rsidRPr="00B25281">
        <w:rPr>
          <w:rFonts w:ascii="Times New Roman" w:eastAsia="Times New Roman" w:hAnsi="Times New Roman" w:cs="Times New Roman"/>
          <w:color w:val="000000" w:themeColor="text1"/>
          <w:sz w:val="24"/>
          <w:szCs w:val="24"/>
          <w:lang w:val="en-US"/>
        </w:rPr>
        <w:t>pertama</w:t>
      </w:r>
      <w:proofErr w:type="spellEnd"/>
      <w:r w:rsidRPr="00B25281">
        <w:rPr>
          <w:rFonts w:ascii="Times New Roman" w:eastAsia="Times New Roman" w:hAnsi="Times New Roman" w:cs="Times New Roman"/>
          <w:color w:val="000000" w:themeColor="text1"/>
          <w:sz w:val="24"/>
          <w:szCs w:val="24"/>
          <w:lang w:val="en-US"/>
        </w:rPr>
        <w:t xml:space="preserve"> kali </w:t>
      </w:r>
      <w:proofErr w:type="spellStart"/>
      <w:r w:rsidRPr="00B25281">
        <w:rPr>
          <w:rFonts w:ascii="Times New Roman" w:eastAsia="Times New Roman" w:hAnsi="Times New Roman" w:cs="Times New Roman"/>
          <w:color w:val="000000" w:themeColor="text1"/>
          <w:sz w:val="24"/>
          <w:szCs w:val="24"/>
          <w:lang w:val="en-US"/>
        </w:rPr>
        <w:t>mendesain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mesin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menyerupai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Mesin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diisi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berjalan</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proofErr w:type="gramStart"/>
      <w:r w:rsidRPr="00B25281">
        <w:rPr>
          <w:rFonts w:ascii="Times New Roman" w:eastAsia="Times New Roman" w:hAnsi="Times New Roman" w:cs="Times New Roman"/>
          <w:color w:val="000000" w:themeColor="text1"/>
          <w:sz w:val="24"/>
          <w:szCs w:val="24"/>
          <w:lang w:val="en-US"/>
        </w:rPr>
        <w:t>dalamnya</w:t>
      </w:r>
      <w:proofErr w:type="spellEnd"/>
      <w:r w:rsidRPr="00B25281">
        <w:rPr>
          <w:rFonts w:ascii="Times New Roman" w:eastAsia="Times New Roman" w:hAnsi="Times New Roman" w:cs="Times New Roman"/>
          <w:color w:val="000000" w:themeColor="text1"/>
          <w:sz w:val="24"/>
          <w:szCs w:val="24"/>
          <w:lang w:val="en-US"/>
        </w:rPr>
        <w:t>  (</w:t>
      </w:r>
      <w:proofErr w:type="spellStart"/>
      <w:proofErr w:type="gramEnd"/>
      <w:r w:rsidRPr="00B25281">
        <w:rPr>
          <w:rFonts w:ascii="Times New Roman" w:eastAsia="Times New Roman" w:hAnsi="Times New Roman" w:cs="Times New Roman"/>
          <w:color w:val="000000" w:themeColor="text1"/>
          <w:sz w:val="24"/>
          <w:szCs w:val="24"/>
          <w:lang w:val="en-US"/>
        </w:rPr>
        <w:t>identik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assembly </w:t>
      </w:r>
      <w:proofErr w:type="spellStart"/>
      <w:r w:rsidRPr="00B25281">
        <w:rPr>
          <w:rFonts w:ascii="Times New Roman" w:eastAsia="Times New Roman" w:hAnsi="Times New Roman" w:cs="Times New Roman"/>
          <w:color w:val="000000" w:themeColor="text1"/>
          <w:sz w:val="24"/>
          <w:szCs w:val="24"/>
          <w:lang w:val="en-US"/>
        </w:rPr>
        <w:t>sekarang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Pembuat</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tersebut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Byron Countess of Lovelace, </w:t>
      </w:r>
      <w:proofErr w:type="spellStart"/>
      <w:r w:rsidRPr="00B25281">
        <w:rPr>
          <w:rFonts w:ascii="Times New Roman" w:eastAsia="Times New Roman" w:hAnsi="Times New Roman" w:cs="Times New Roman"/>
          <w:color w:val="000000" w:themeColor="text1"/>
          <w:sz w:val="24"/>
          <w:szCs w:val="24"/>
          <w:lang w:val="en-US"/>
        </w:rPr>
        <w:t>putri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Lord Byron.</w:t>
      </w:r>
    </w:p>
    <w:p w14:paraId="3D8D49BA"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modern yang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tenaga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listrik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pertama</w:t>
      </w:r>
      <w:proofErr w:type="spellEnd"/>
      <w:r w:rsidRPr="00B25281">
        <w:rPr>
          <w:rFonts w:ascii="Times New Roman" w:eastAsia="Times New Roman" w:hAnsi="Times New Roman" w:cs="Times New Roman"/>
          <w:color w:val="000000" w:themeColor="text1"/>
          <w:sz w:val="24"/>
          <w:szCs w:val="24"/>
          <w:lang w:val="en-US"/>
        </w:rPr>
        <w:t xml:space="preserve"> kali </w:t>
      </w:r>
      <w:proofErr w:type="spellStart"/>
      <w:r w:rsidRPr="00B25281">
        <w:rPr>
          <w:rFonts w:ascii="Times New Roman" w:eastAsia="Times New Roman" w:hAnsi="Times New Roman" w:cs="Times New Roman"/>
          <w:color w:val="000000" w:themeColor="text1"/>
          <w:sz w:val="24"/>
          <w:szCs w:val="24"/>
          <w:lang w:val="en-US"/>
        </w:rPr>
        <w:t>diciptakan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1940-an. </w:t>
      </w:r>
      <w:proofErr w:type="spellStart"/>
      <w:r w:rsidRPr="00B25281">
        <w:rPr>
          <w:rFonts w:ascii="Times New Roman" w:eastAsia="Times New Roman" w:hAnsi="Times New Roman" w:cs="Times New Roman"/>
          <w:color w:val="000000" w:themeColor="text1"/>
          <w:sz w:val="24"/>
          <w:szCs w:val="24"/>
          <w:lang w:val="en-US"/>
        </w:rPr>
        <w:t>Ketika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menjadi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barang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mewah</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dimiliki</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pihak-pihak</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memerlukan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perhitungan</w:t>
      </w:r>
      <w:proofErr w:type="spellEnd"/>
      <w:r w:rsidRPr="00B25281">
        <w:rPr>
          <w:rFonts w:ascii="Times New Roman" w:eastAsia="Times New Roman" w:hAnsi="Times New Roman" w:cs="Times New Roman"/>
          <w:color w:val="000000" w:themeColor="text1"/>
          <w:sz w:val="24"/>
          <w:szCs w:val="24"/>
          <w:lang w:val="en-US"/>
        </w:rPr>
        <w:t xml:space="preserve"> data yang </w:t>
      </w:r>
      <w:proofErr w:type="spellStart"/>
      <w:r w:rsidRPr="00B25281">
        <w:rPr>
          <w:rFonts w:ascii="Times New Roman" w:eastAsia="Times New Roman" w:hAnsi="Times New Roman" w:cs="Times New Roman"/>
          <w:color w:val="000000" w:themeColor="text1"/>
          <w:sz w:val="24"/>
          <w:szCs w:val="24"/>
          <w:lang w:val="en-US"/>
        </w:rPr>
        <w:t>sangat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pihak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militer</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proofErr w:type="gramStart"/>
      <w:r w:rsidRPr="00B25281">
        <w:rPr>
          <w:rFonts w:ascii="Times New Roman" w:eastAsia="Times New Roman" w:hAnsi="Times New Roman" w:cs="Times New Roman"/>
          <w:color w:val="000000" w:themeColor="text1"/>
          <w:sz w:val="24"/>
          <w:szCs w:val="24"/>
          <w:lang w:val="en-US"/>
        </w:rPr>
        <w:t>universitas.Komputer</w:t>
      </w:r>
      <w:proofErr w:type="spellEnd"/>
      <w:proofErr w:type="gram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waktu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berukuran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sangat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besar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sehingga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tempat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Meskipun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besar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dianggap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lambat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menjalankan</w:t>
      </w:r>
      <w:proofErr w:type="spellEnd"/>
      <w:r w:rsidRPr="00B25281">
        <w:rPr>
          <w:rFonts w:ascii="Times New Roman" w:eastAsia="Times New Roman" w:hAnsi="Times New Roman" w:cs="Times New Roman"/>
          <w:color w:val="000000" w:themeColor="text1"/>
          <w:sz w:val="24"/>
          <w:szCs w:val="24"/>
          <w:lang w:val="en-US"/>
        </w:rPr>
        <w:t xml:space="preserve"> proses </w:t>
      </w:r>
      <w:proofErr w:type="spellStart"/>
      <w:r w:rsidRPr="00B25281">
        <w:rPr>
          <w:rFonts w:ascii="Times New Roman" w:eastAsia="Times New Roman" w:hAnsi="Times New Roman" w:cs="Times New Roman"/>
          <w:color w:val="000000" w:themeColor="text1"/>
          <w:sz w:val="24"/>
          <w:szCs w:val="24"/>
          <w:lang w:val="en-US"/>
        </w:rPr>
        <w:t>komputasi</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awal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lastRenderedPageBreak/>
        <w:t>penciptaannya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tokoh</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menyarankan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program pada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w:t>
      </w:r>
    </w:p>
    <w:p w14:paraId="705239E9"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Dunia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kemudian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mengalami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perkembangan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sangat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pesat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setelah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ditemukan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komponen-komponen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elektronika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Penggunaan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komponen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elektromika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menyebabkan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menjadi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berukuran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kecil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ditemukannya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teknologi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Integrated Circuit (IC)</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teknologi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pembuatan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chip </w:t>
      </w:r>
      <w:proofErr w:type="spellStart"/>
      <w:r w:rsidRPr="00B25281">
        <w:rPr>
          <w:rFonts w:ascii="Times New Roman" w:eastAsia="Times New Roman" w:hAnsi="Times New Roman" w:cs="Times New Roman"/>
          <w:color w:val="000000" w:themeColor="text1"/>
          <w:sz w:val="24"/>
          <w:szCs w:val="24"/>
          <w:lang w:val="en-US"/>
        </w:rPr>
        <w:t>lainnya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Selain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ukuran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mengecil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kelebihan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setelah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revolusi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elektronika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terdapat</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kemampuan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komputasinya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meningkat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tajam</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kemampuannya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secara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otomatis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mampu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menangani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pemrosesan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algoritma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lebih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cepat</w:t>
      </w:r>
      <w:proofErr w:type="spellEnd"/>
      <w:r w:rsidRPr="00B25281">
        <w:rPr>
          <w:rFonts w:ascii="Times New Roman" w:eastAsia="Times New Roman" w:hAnsi="Times New Roman" w:cs="Times New Roman"/>
          <w:color w:val="000000" w:themeColor="text1"/>
          <w:sz w:val="24"/>
          <w:szCs w:val="24"/>
          <w:lang w:val="en-US"/>
        </w:rPr>
        <w:t xml:space="preserve">. Hal </w:t>
      </w:r>
      <w:proofErr w:type="spellStart"/>
      <w:r w:rsidRPr="00B25281">
        <w:rPr>
          <w:rFonts w:ascii="Times New Roman" w:eastAsia="Times New Roman" w:hAnsi="Times New Roman" w:cs="Times New Roman"/>
          <w:color w:val="000000" w:themeColor="text1"/>
          <w:sz w:val="24"/>
          <w:szCs w:val="24"/>
          <w:lang w:val="en-US"/>
        </w:rPr>
        <w:t>tersebut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mendorong</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buatnya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macam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w:t>
      </w:r>
    </w:p>
    <w:p w14:paraId="1D849B94" w14:textId="77777777" w:rsidR="007638EF" w:rsidRPr="00B25281" w:rsidRDefault="007638EF" w:rsidP="006D31C4">
      <w:pPr>
        <w:pStyle w:val="Heading2"/>
        <w:numPr>
          <w:ilvl w:val="1"/>
          <w:numId w:val="10"/>
        </w:numPr>
        <w:spacing w:after="160" w:line="360" w:lineRule="auto"/>
        <w:rPr>
          <w:rFonts w:ascii="Times New Roman" w:hAnsi="Times New Roman" w:cs="Times New Roman"/>
          <w:b/>
          <w:bCs/>
          <w:color w:val="000000" w:themeColor="text1"/>
          <w:sz w:val="24"/>
          <w:szCs w:val="24"/>
          <w:lang w:val="en-US"/>
        </w:rPr>
      </w:pPr>
      <w:proofErr w:type="spellStart"/>
      <w:r w:rsidRPr="00B25281">
        <w:rPr>
          <w:rFonts w:ascii="Times New Roman" w:hAnsi="Times New Roman" w:cs="Times New Roman"/>
          <w:b/>
          <w:bCs/>
          <w:color w:val="000000" w:themeColor="text1"/>
          <w:sz w:val="24"/>
          <w:szCs w:val="24"/>
          <w:lang w:val="en-US"/>
        </w:rPr>
        <w:t>Pengertian</w:t>
      </w:r>
      <w:proofErr w:type="spellEnd"/>
      <w:r w:rsidRPr="00B25281">
        <w:rPr>
          <w:rFonts w:ascii="Times New Roman" w:hAnsi="Times New Roman" w:cs="Times New Roman"/>
          <w:b/>
          <w:bCs/>
          <w:color w:val="000000" w:themeColor="text1"/>
          <w:sz w:val="24"/>
          <w:szCs w:val="24"/>
          <w:lang w:val="en-US"/>
        </w:rPr>
        <w:t xml:space="preserve"> Bahasa </w:t>
      </w:r>
      <w:proofErr w:type="spellStart"/>
      <w:r w:rsidRPr="00B25281">
        <w:rPr>
          <w:rFonts w:ascii="Times New Roman" w:hAnsi="Times New Roman" w:cs="Times New Roman"/>
          <w:b/>
          <w:bCs/>
          <w:color w:val="000000" w:themeColor="text1"/>
          <w:sz w:val="24"/>
          <w:szCs w:val="24"/>
          <w:lang w:val="en-US"/>
        </w:rPr>
        <w:t>Pemrograman</w:t>
      </w:r>
      <w:proofErr w:type="spellEnd"/>
    </w:p>
    <w:p w14:paraId="03514108"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r w:rsidRPr="00B25281">
        <w:rPr>
          <w:rStyle w:val="Strong"/>
          <w:color w:val="000000" w:themeColor="text1"/>
        </w:rPr>
        <w:t>Bahasa </w:t>
      </w:r>
      <w:proofErr w:type="spellStart"/>
      <w:r w:rsidRPr="00B25281">
        <w:rPr>
          <w:color w:val="000000" w:themeColor="text1"/>
        </w:rPr>
        <w:t>adalah</w:t>
      </w:r>
      <w:proofErr w:type="spellEnd"/>
      <w:r w:rsidRPr="00B25281">
        <w:rPr>
          <w:color w:val="000000" w:themeColor="text1"/>
        </w:rPr>
        <w:t xml:space="preserve"> </w:t>
      </w:r>
      <w:proofErr w:type="spellStart"/>
      <w:r w:rsidRPr="00B25281">
        <w:rPr>
          <w:color w:val="000000" w:themeColor="text1"/>
        </w:rPr>
        <w:t>suatu</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berkomunikasi</w:t>
      </w:r>
      <w:proofErr w:type="spellEnd"/>
      <w:r w:rsidRPr="00B25281">
        <w:rPr>
          <w:color w:val="000000" w:themeColor="text1"/>
        </w:rPr>
        <w:t xml:space="preserve">. Bahasa </w:t>
      </w:r>
      <w:proofErr w:type="spellStart"/>
      <w:r w:rsidRPr="00B25281">
        <w:rPr>
          <w:color w:val="000000" w:themeColor="text1"/>
        </w:rPr>
        <w:t>tertulis</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simbol</w:t>
      </w:r>
      <w:proofErr w:type="spellEnd"/>
      <w:r w:rsidRPr="00B25281">
        <w:rPr>
          <w:color w:val="000000" w:themeColor="text1"/>
        </w:rPr>
        <w:t xml:space="preserve"> (</w:t>
      </w:r>
      <w:proofErr w:type="spellStart"/>
      <w:r w:rsidRPr="00B25281">
        <w:rPr>
          <w:color w:val="000000" w:themeColor="text1"/>
        </w:rPr>
        <w:t>yaitu</w:t>
      </w:r>
      <w:proofErr w:type="spellEnd"/>
      <w:r w:rsidRPr="00B25281">
        <w:rPr>
          <w:color w:val="000000" w:themeColor="text1"/>
        </w:rPr>
        <w:t xml:space="preserve"> </w:t>
      </w:r>
      <w:proofErr w:type="spellStart"/>
      <w:r w:rsidRPr="00B25281">
        <w:rPr>
          <w:color w:val="000000" w:themeColor="text1"/>
        </w:rPr>
        <w:t>huruf</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membentuk</w:t>
      </w:r>
      <w:proofErr w:type="spellEnd"/>
      <w:r w:rsidRPr="00B25281">
        <w:rPr>
          <w:color w:val="000000" w:themeColor="text1"/>
        </w:rPr>
        <w:t xml:space="preserve"> kata.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ilmu</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manusia</w:t>
      </w:r>
      <w:proofErr w:type="spellEnd"/>
      <w:r w:rsidRPr="00B25281">
        <w:rPr>
          <w:color w:val="000000" w:themeColor="text1"/>
        </w:rPr>
        <w:t xml:space="preserve"> </w:t>
      </w:r>
      <w:proofErr w:type="spellStart"/>
      <w:r w:rsidRPr="00B25281">
        <w:rPr>
          <w:color w:val="000000" w:themeColor="text1"/>
        </w:rPr>
        <w:t>disebut</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alamiah</w:t>
      </w:r>
      <w:proofErr w:type="spellEnd"/>
      <w:r w:rsidRPr="00B25281">
        <w:rPr>
          <w:color w:val="000000" w:themeColor="text1"/>
        </w:rPr>
        <w:t xml:space="preserve">, </w:t>
      </w:r>
      <w:proofErr w:type="spellStart"/>
      <w:r w:rsidRPr="00B25281">
        <w:rPr>
          <w:color w:val="000000" w:themeColor="text1"/>
        </w:rPr>
        <w:t>dimna</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tidak</w:t>
      </w:r>
      <w:proofErr w:type="spellEnd"/>
      <w:r w:rsidRPr="00B25281">
        <w:rPr>
          <w:color w:val="000000" w:themeColor="text1"/>
        </w:rPr>
        <w:t xml:space="preserve"> </w:t>
      </w:r>
      <w:proofErr w:type="spellStart"/>
      <w:r w:rsidRPr="00B25281">
        <w:rPr>
          <w:color w:val="000000" w:themeColor="text1"/>
        </w:rPr>
        <w:t>bisa</w:t>
      </w:r>
      <w:proofErr w:type="spellEnd"/>
      <w:r w:rsidRPr="00B25281">
        <w:rPr>
          <w:color w:val="000000" w:themeColor="text1"/>
        </w:rPr>
        <w:t xml:space="preserve"> </w:t>
      </w:r>
      <w:proofErr w:type="spellStart"/>
      <w:r w:rsidRPr="00B25281">
        <w:rPr>
          <w:color w:val="000000" w:themeColor="text1"/>
        </w:rPr>
        <w:t>memahaminya</w:t>
      </w:r>
      <w:proofErr w:type="spellEnd"/>
      <w:r w:rsidRPr="00B25281">
        <w:rPr>
          <w:color w:val="000000" w:themeColor="text1"/>
        </w:rPr>
        <w:t xml:space="preserve">, </w:t>
      </w:r>
      <w:proofErr w:type="spellStart"/>
      <w:r w:rsidRPr="00B25281">
        <w:rPr>
          <w:color w:val="000000" w:themeColor="text1"/>
        </w:rPr>
        <w:t>sehingga</w:t>
      </w:r>
      <w:proofErr w:type="spellEnd"/>
      <w:r w:rsidRPr="00B25281">
        <w:rPr>
          <w:color w:val="000000" w:themeColor="text1"/>
        </w:rPr>
        <w:t xml:space="preserve"> </w:t>
      </w:r>
      <w:proofErr w:type="spellStart"/>
      <w:r w:rsidRPr="00B25281">
        <w:rPr>
          <w:color w:val="000000" w:themeColor="text1"/>
        </w:rPr>
        <w:t>diperlukan</w:t>
      </w:r>
      <w:proofErr w:type="spellEnd"/>
      <w:r w:rsidRPr="00B25281">
        <w:rPr>
          <w:color w:val="000000" w:themeColor="text1"/>
        </w:rPr>
        <w:t xml:space="preserve"> </w:t>
      </w:r>
      <w:proofErr w:type="spellStart"/>
      <w:r w:rsidRPr="00B25281">
        <w:rPr>
          <w:color w:val="000000" w:themeColor="text1"/>
        </w:rPr>
        <w:t>suatu</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w:t>
      </w:r>
    </w:p>
    <w:p w14:paraId="5F386F3A"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r w:rsidRPr="00B25281">
        <w:rPr>
          <w:rStyle w:val="Strong"/>
          <w:color w:val="000000" w:themeColor="text1"/>
        </w:rPr>
        <w:t>Program </w:t>
      </w:r>
      <w:proofErr w:type="spellStart"/>
      <w:r w:rsidRPr="00B25281">
        <w:rPr>
          <w:color w:val="000000" w:themeColor="text1"/>
        </w:rPr>
        <w:t>merupakan</w:t>
      </w:r>
      <w:proofErr w:type="spellEnd"/>
      <w:r w:rsidRPr="00B25281">
        <w:rPr>
          <w:color w:val="000000" w:themeColor="text1"/>
        </w:rPr>
        <w:t xml:space="preserve"> </w:t>
      </w:r>
      <w:proofErr w:type="spellStart"/>
      <w:r w:rsidRPr="00B25281">
        <w:rPr>
          <w:color w:val="000000" w:themeColor="text1"/>
        </w:rPr>
        <w:t>sekumpulan</w:t>
      </w:r>
      <w:proofErr w:type="spellEnd"/>
      <w:r w:rsidRPr="00B25281">
        <w:rPr>
          <w:color w:val="000000" w:themeColor="text1"/>
        </w:rPr>
        <w:t xml:space="preserve"> </w:t>
      </w:r>
      <w:proofErr w:type="spellStart"/>
      <w:r w:rsidRPr="00B25281">
        <w:rPr>
          <w:color w:val="000000" w:themeColor="text1"/>
        </w:rPr>
        <w:t>instruksi</w:t>
      </w:r>
      <w:proofErr w:type="spellEnd"/>
      <w:r w:rsidRPr="00B25281">
        <w:rPr>
          <w:color w:val="000000" w:themeColor="text1"/>
        </w:rPr>
        <w:t xml:space="preserve"> yang </w:t>
      </w:r>
      <w:proofErr w:type="spellStart"/>
      <w:r w:rsidRPr="00B25281">
        <w:rPr>
          <w:color w:val="000000" w:themeColor="text1"/>
        </w:rPr>
        <w:t>merupakan</w:t>
      </w:r>
      <w:proofErr w:type="spellEnd"/>
      <w:r w:rsidRPr="00B25281">
        <w:rPr>
          <w:color w:val="000000" w:themeColor="text1"/>
        </w:rPr>
        <w:t xml:space="preserve"> </w:t>
      </w:r>
      <w:proofErr w:type="spellStart"/>
      <w:r w:rsidRPr="00B25281">
        <w:rPr>
          <w:color w:val="000000" w:themeColor="text1"/>
        </w:rPr>
        <w:t>penyelesaian</w:t>
      </w:r>
      <w:proofErr w:type="spellEnd"/>
      <w:r w:rsidRPr="00B25281">
        <w:rPr>
          <w:color w:val="000000" w:themeColor="text1"/>
        </w:rPr>
        <w:t xml:space="preserve"> </w:t>
      </w:r>
      <w:proofErr w:type="spellStart"/>
      <w:r w:rsidRPr="00B25281">
        <w:rPr>
          <w:color w:val="000000" w:themeColor="text1"/>
        </w:rPr>
        <w:t>masalah</w:t>
      </w:r>
      <w:proofErr w:type="spellEnd"/>
      <w:r w:rsidRPr="00B25281">
        <w:rPr>
          <w:color w:val="000000" w:themeColor="text1"/>
        </w:rPr>
        <w:t>. Program ‘</w:t>
      </w:r>
      <w:proofErr w:type="spellStart"/>
      <w:r w:rsidRPr="00B25281">
        <w:rPr>
          <w:color w:val="000000" w:themeColor="text1"/>
        </w:rPr>
        <w:t>dimasukkan</w:t>
      </w:r>
      <w:proofErr w:type="spellEnd"/>
      <w:r w:rsidRPr="00B25281">
        <w:rPr>
          <w:color w:val="000000" w:themeColor="text1"/>
        </w:rPr>
        <w:t xml:space="preserve">’ </w:t>
      </w:r>
      <w:proofErr w:type="spellStart"/>
      <w:r w:rsidRPr="00B25281">
        <w:rPr>
          <w:color w:val="000000" w:themeColor="text1"/>
        </w:rPr>
        <w:t>ke</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mengerjakan</w:t>
      </w:r>
      <w:proofErr w:type="spellEnd"/>
      <w:r w:rsidRPr="00B25281">
        <w:rPr>
          <w:color w:val="000000" w:themeColor="text1"/>
        </w:rPr>
        <w:t xml:space="preserve"> </w:t>
      </w:r>
      <w:proofErr w:type="spellStart"/>
      <w:r w:rsidRPr="00B25281">
        <w:rPr>
          <w:color w:val="000000" w:themeColor="text1"/>
        </w:rPr>
        <w:t>instruksi-instruksi</w:t>
      </w:r>
      <w:proofErr w:type="spellEnd"/>
      <w:r w:rsidRPr="00B25281">
        <w:rPr>
          <w:color w:val="000000" w:themeColor="text1"/>
        </w:rPr>
        <w:t xml:space="preserve"> di </w:t>
      </w:r>
      <w:proofErr w:type="spellStart"/>
      <w:r w:rsidRPr="00B25281">
        <w:rPr>
          <w:color w:val="000000" w:themeColor="text1"/>
        </w:rPr>
        <w:t>dalam</w:t>
      </w:r>
      <w:proofErr w:type="spellEnd"/>
      <w:r w:rsidRPr="00B25281">
        <w:rPr>
          <w:color w:val="000000" w:themeColor="text1"/>
        </w:rPr>
        <w:t xml:space="preserve"> program </w:t>
      </w:r>
      <w:proofErr w:type="spellStart"/>
      <w:r w:rsidRPr="00B25281">
        <w:rPr>
          <w:color w:val="000000" w:themeColor="text1"/>
        </w:rPr>
        <w:t>tersebut</w:t>
      </w:r>
      <w:proofErr w:type="spellEnd"/>
      <w:r w:rsidRPr="00B25281">
        <w:rPr>
          <w:color w:val="000000" w:themeColor="text1"/>
        </w:rPr>
        <w:t xml:space="preserve">, </w:t>
      </w:r>
      <w:proofErr w:type="spellStart"/>
      <w:r w:rsidRPr="00B25281">
        <w:rPr>
          <w:color w:val="000000" w:themeColor="text1"/>
        </w:rPr>
        <w:t>lalu</w:t>
      </w:r>
      <w:proofErr w:type="spellEnd"/>
      <w:r w:rsidRPr="00B25281">
        <w:rPr>
          <w:color w:val="000000" w:themeColor="text1"/>
        </w:rPr>
        <w:t xml:space="preserve"> </w:t>
      </w:r>
      <w:proofErr w:type="spellStart"/>
      <w:r w:rsidRPr="00B25281">
        <w:rPr>
          <w:color w:val="000000" w:themeColor="text1"/>
        </w:rPr>
        <w:t>memberikan</w:t>
      </w:r>
      <w:proofErr w:type="spellEnd"/>
      <w:r w:rsidRPr="00B25281">
        <w:rPr>
          <w:color w:val="000000" w:themeColor="text1"/>
        </w:rPr>
        <w:t xml:space="preserve"> </w:t>
      </w:r>
      <w:proofErr w:type="spellStart"/>
      <w:r w:rsidRPr="00B25281">
        <w:rPr>
          <w:color w:val="000000" w:themeColor="text1"/>
        </w:rPr>
        <w:t>hasil</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keluaran</w:t>
      </w:r>
      <w:proofErr w:type="spellEnd"/>
      <w:r w:rsidRPr="00B25281">
        <w:rPr>
          <w:color w:val="000000" w:themeColor="text1"/>
        </w:rPr>
        <w:t xml:space="preserve"> yang </w:t>
      </w:r>
      <w:proofErr w:type="spellStart"/>
      <w:r w:rsidRPr="00B25281">
        <w:rPr>
          <w:color w:val="000000" w:themeColor="text1"/>
        </w:rPr>
        <w:t>diinginkan</w:t>
      </w:r>
      <w:proofErr w:type="spellEnd"/>
      <w:r w:rsidRPr="00B25281">
        <w:rPr>
          <w:color w:val="000000" w:themeColor="text1"/>
        </w:rPr>
        <w:t xml:space="preserve">. Agar program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dilaksanakan</w:t>
      </w:r>
      <w:proofErr w:type="spellEnd"/>
      <w:r w:rsidRPr="00B25281">
        <w:rPr>
          <w:color w:val="000000" w:themeColor="text1"/>
        </w:rPr>
        <w:t xml:space="preserve"> oleh </w:t>
      </w:r>
      <w:proofErr w:type="spellStart"/>
      <w:r w:rsidRPr="00B25281">
        <w:rPr>
          <w:color w:val="000000" w:themeColor="text1"/>
        </w:rPr>
        <w:t>komputer</w:t>
      </w:r>
      <w:proofErr w:type="spellEnd"/>
      <w:r w:rsidRPr="00B25281">
        <w:rPr>
          <w:color w:val="000000" w:themeColor="text1"/>
        </w:rPr>
        <w:t xml:space="preserve">, program </w:t>
      </w:r>
      <w:proofErr w:type="spellStart"/>
      <w:r w:rsidRPr="00B25281">
        <w:rPr>
          <w:color w:val="000000" w:themeColor="text1"/>
        </w:rPr>
        <w:t>tersebut</w:t>
      </w:r>
      <w:proofErr w:type="spellEnd"/>
      <w:r w:rsidRPr="00B25281">
        <w:rPr>
          <w:color w:val="000000" w:themeColor="text1"/>
        </w:rPr>
        <w:t xml:space="preserve"> </w:t>
      </w:r>
      <w:proofErr w:type="spellStart"/>
      <w:r w:rsidRPr="00B25281">
        <w:rPr>
          <w:color w:val="000000" w:themeColor="text1"/>
        </w:rPr>
        <w:t>harus</w:t>
      </w:r>
      <w:proofErr w:type="spellEnd"/>
      <w:r w:rsidRPr="00B25281">
        <w:rPr>
          <w:color w:val="000000" w:themeColor="text1"/>
        </w:rPr>
        <w:t xml:space="preserve"> </w:t>
      </w:r>
      <w:proofErr w:type="spellStart"/>
      <w:r w:rsidRPr="00B25281">
        <w:rPr>
          <w:color w:val="000000" w:themeColor="text1"/>
        </w:rPr>
        <w:t>ditulis</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suatu</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yang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dimengerti</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Karena </w:t>
      </w:r>
      <w:proofErr w:type="spellStart"/>
      <w:r w:rsidRPr="00B25281">
        <w:rPr>
          <w:color w:val="000000" w:themeColor="text1"/>
        </w:rPr>
        <w:lastRenderedPageBreak/>
        <w:t>komputer</w:t>
      </w:r>
      <w:proofErr w:type="spellEnd"/>
      <w:r w:rsidRPr="00B25281">
        <w:rPr>
          <w:color w:val="000000" w:themeColor="text1"/>
        </w:rPr>
        <w:t xml:space="preserve"> </w:t>
      </w:r>
      <w:proofErr w:type="spellStart"/>
      <w:r w:rsidRPr="00B25281">
        <w:rPr>
          <w:color w:val="000000" w:themeColor="text1"/>
        </w:rPr>
        <w:t>adalah</w:t>
      </w:r>
      <w:proofErr w:type="spellEnd"/>
      <w:r w:rsidRPr="00B25281">
        <w:rPr>
          <w:color w:val="000000" w:themeColor="text1"/>
        </w:rPr>
        <w:t xml:space="preserve"> </w:t>
      </w:r>
      <w:proofErr w:type="spellStart"/>
      <w:r w:rsidRPr="00B25281">
        <w:rPr>
          <w:color w:val="000000" w:themeColor="text1"/>
        </w:rPr>
        <w:t>mesin</w:t>
      </w:r>
      <w:proofErr w:type="spellEnd"/>
      <w:r w:rsidRPr="00B25281">
        <w:rPr>
          <w:color w:val="000000" w:themeColor="text1"/>
        </w:rPr>
        <w:t xml:space="preserve">, </w:t>
      </w:r>
      <w:proofErr w:type="spellStart"/>
      <w:r w:rsidRPr="00B25281">
        <w:rPr>
          <w:color w:val="000000" w:themeColor="text1"/>
        </w:rPr>
        <w:t>maka</w:t>
      </w:r>
      <w:proofErr w:type="spellEnd"/>
      <w:r w:rsidRPr="00B25281">
        <w:rPr>
          <w:color w:val="000000" w:themeColor="text1"/>
        </w:rPr>
        <w:t xml:space="preserve"> program </w:t>
      </w:r>
      <w:proofErr w:type="spellStart"/>
      <w:r w:rsidRPr="00B25281">
        <w:rPr>
          <w:color w:val="000000" w:themeColor="text1"/>
        </w:rPr>
        <w:t>harus</w:t>
      </w:r>
      <w:proofErr w:type="spellEnd"/>
      <w:r w:rsidRPr="00B25281">
        <w:rPr>
          <w:color w:val="000000" w:themeColor="text1"/>
        </w:rPr>
        <w:t xml:space="preserve"> </w:t>
      </w:r>
      <w:proofErr w:type="spellStart"/>
      <w:r w:rsidRPr="00B25281">
        <w:rPr>
          <w:color w:val="000000" w:themeColor="text1"/>
        </w:rPr>
        <w:t>ditulis</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yang </w:t>
      </w:r>
      <w:proofErr w:type="spellStart"/>
      <w:r w:rsidRPr="00B25281">
        <w:rPr>
          <w:color w:val="000000" w:themeColor="text1"/>
        </w:rPr>
        <w:t>khusus</w:t>
      </w:r>
      <w:proofErr w:type="spellEnd"/>
      <w:r w:rsidRPr="00B25281">
        <w:rPr>
          <w:color w:val="000000" w:themeColor="text1"/>
        </w:rPr>
        <w:t xml:space="preserve"> </w:t>
      </w:r>
      <w:proofErr w:type="spellStart"/>
      <w:r w:rsidRPr="00B25281">
        <w:rPr>
          <w:color w:val="000000" w:themeColor="text1"/>
        </w:rPr>
        <w:t>dibuat</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berkomunikasi</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Bahasa </w:t>
      </w:r>
      <w:proofErr w:type="spellStart"/>
      <w:r w:rsidRPr="00B25281">
        <w:rPr>
          <w:color w:val="000000" w:themeColor="text1"/>
        </w:rPr>
        <w:t>komputer</w:t>
      </w:r>
      <w:proofErr w:type="spellEnd"/>
      <w:r w:rsidRPr="00B25281">
        <w:rPr>
          <w:color w:val="000000" w:themeColor="text1"/>
        </w:rPr>
        <w:t xml:space="preserve"> yang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menulis</w:t>
      </w:r>
      <w:proofErr w:type="spellEnd"/>
      <w:r w:rsidRPr="00B25281">
        <w:rPr>
          <w:color w:val="000000" w:themeColor="text1"/>
        </w:rPr>
        <w:t xml:space="preserve"> program </w:t>
      </w:r>
      <w:proofErr w:type="spellStart"/>
      <w:r w:rsidRPr="00B25281">
        <w:rPr>
          <w:color w:val="000000" w:themeColor="text1"/>
        </w:rPr>
        <w:t>dinamakan</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w:t>
      </w:r>
    </w:p>
    <w:p w14:paraId="130FDB11"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r w:rsidRPr="00B25281">
        <w:rPr>
          <w:rStyle w:val="Strong"/>
          <w:color w:val="000000" w:themeColor="text1"/>
        </w:rPr>
        <w:t xml:space="preserve">Bahasa </w:t>
      </w:r>
      <w:proofErr w:type="spellStart"/>
      <w:r w:rsidRPr="00B25281">
        <w:rPr>
          <w:rStyle w:val="Strong"/>
          <w:color w:val="000000" w:themeColor="text1"/>
        </w:rPr>
        <w:t>pemrograman</w:t>
      </w:r>
      <w:proofErr w:type="spellEnd"/>
      <w:r w:rsidRPr="00B25281">
        <w:rPr>
          <w:color w:val="000000" w:themeColor="text1"/>
        </w:rPr>
        <w:t> </w:t>
      </w:r>
      <w:proofErr w:type="spellStart"/>
      <w:r w:rsidRPr="00B25281">
        <w:rPr>
          <w:color w:val="000000" w:themeColor="text1"/>
        </w:rPr>
        <w:t>adalah</w:t>
      </w:r>
      <w:proofErr w:type="spellEnd"/>
      <w:r w:rsidRPr="00B25281">
        <w:rPr>
          <w:color w:val="000000" w:themeColor="text1"/>
        </w:rPr>
        <w:t xml:space="preserve"> </w:t>
      </w:r>
      <w:proofErr w:type="spellStart"/>
      <w:r w:rsidRPr="00B25281">
        <w:rPr>
          <w:color w:val="000000" w:themeColor="text1"/>
        </w:rPr>
        <w:t>instruksi</w:t>
      </w:r>
      <w:proofErr w:type="spellEnd"/>
      <w:r w:rsidRPr="00B25281">
        <w:rPr>
          <w:color w:val="000000" w:themeColor="text1"/>
        </w:rPr>
        <w:t xml:space="preserve"> </w:t>
      </w:r>
      <w:proofErr w:type="spellStart"/>
      <w:r w:rsidRPr="00B25281">
        <w:rPr>
          <w:color w:val="000000" w:themeColor="text1"/>
        </w:rPr>
        <w:t>standar</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memerintah</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yang </w:t>
      </w:r>
      <w:proofErr w:type="spellStart"/>
      <w:r w:rsidRPr="00B25281">
        <w:rPr>
          <w:color w:val="000000" w:themeColor="text1"/>
        </w:rPr>
        <w:t>memiliki</w:t>
      </w:r>
      <w:proofErr w:type="spellEnd"/>
      <w:r w:rsidRPr="00B25281">
        <w:rPr>
          <w:color w:val="000000" w:themeColor="text1"/>
        </w:rPr>
        <w:t xml:space="preserve"> </w:t>
      </w:r>
      <w:proofErr w:type="spellStart"/>
      <w:r w:rsidRPr="00B25281">
        <w:rPr>
          <w:color w:val="000000" w:themeColor="text1"/>
        </w:rPr>
        <w:t>fungsi</w:t>
      </w:r>
      <w:proofErr w:type="spellEnd"/>
      <w:r w:rsidRPr="00B25281">
        <w:rPr>
          <w:color w:val="000000" w:themeColor="text1"/>
        </w:rPr>
        <w:t xml:space="preserve"> </w:t>
      </w:r>
      <w:proofErr w:type="spellStart"/>
      <w:r w:rsidRPr="00B25281">
        <w:rPr>
          <w:color w:val="000000" w:themeColor="text1"/>
        </w:rPr>
        <w:t>tertentu</w:t>
      </w:r>
      <w:proofErr w:type="spellEnd"/>
      <w:r w:rsidRPr="00B25281">
        <w:rPr>
          <w:color w:val="000000" w:themeColor="text1"/>
        </w:rPr>
        <w:t xml:space="preserve">. Bahasa </w:t>
      </w:r>
      <w:proofErr w:type="spellStart"/>
      <w:r w:rsidRPr="00B25281">
        <w:rPr>
          <w:color w:val="000000" w:themeColor="text1"/>
        </w:rPr>
        <w:t>pemrograman</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adalah</w:t>
      </w:r>
      <w:proofErr w:type="spellEnd"/>
      <w:r w:rsidRPr="00B25281">
        <w:rPr>
          <w:color w:val="000000" w:themeColor="text1"/>
        </w:rPr>
        <w:t xml:space="preserve"> </w:t>
      </w:r>
      <w:proofErr w:type="spellStart"/>
      <w:r w:rsidRPr="00B25281">
        <w:rPr>
          <w:color w:val="000000" w:themeColor="text1"/>
        </w:rPr>
        <w:t>satu</w:t>
      </w:r>
      <w:proofErr w:type="spellEnd"/>
      <w:r w:rsidRPr="00B25281">
        <w:rPr>
          <w:color w:val="000000" w:themeColor="text1"/>
        </w:rPr>
        <w:t xml:space="preserve"> set </w:t>
      </w:r>
      <w:proofErr w:type="spellStart"/>
      <w:r w:rsidRPr="00B25281">
        <w:rPr>
          <w:color w:val="000000" w:themeColor="text1"/>
        </w:rPr>
        <w:t>aturan</w:t>
      </w:r>
      <w:proofErr w:type="spellEnd"/>
      <w:r w:rsidRPr="00B25281">
        <w:rPr>
          <w:color w:val="000000" w:themeColor="text1"/>
        </w:rPr>
        <w:t xml:space="preserve"> </w:t>
      </w:r>
      <w:proofErr w:type="spellStart"/>
      <w:r w:rsidRPr="00B25281">
        <w:rPr>
          <w:color w:val="000000" w:themeColor="text1"/>
        </w:rPr>
        <w:t>sintaks</w:t>
      </w:r>
      <w:proofErr w:type="spellEnd"/>
      <w:r w:rsidRPr="00B25281">
        <w:rPr>
          <w:color w:val="000000" w:themeColor="text1"/>
        </w:rPr>
        <w:t xml:space="preserve"> dan </w:t>
      </w:r>
      <w:proofErr w:type="spellStart"/>
      <w:r w:rsidRPr="00B25281">
        <w:rPr>
          <w:color w:val="000000" w:themeColor="text1"/>
        </w:rPr>
        <w:t>semantik</w:t>
      </w:r>
      <w:proofErr w:type="spellEnd"/>
      <w:r w:rsidRPr="00B25281">
        <w:rPr>
          <w:color w:val="000000" w:themeColor="text1"/>
        </w:rPr>
        <w:t xml:space="preserve"> yang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mendefinisikan</w:t>
      </w:r>
      <w:proofErr w:type="spellEnd"/>
      <w:r w:rsidRPr="00B25281">
        <w:rPr>
          <w:color w:val="000000" w:themeColor="text1"/>
        </w:rPr>
        <w:t xml:space="preserve"> program </w:t>
      </w:r>
      <w:proofErr w:type="spellStart"/>
      <w:r w:rsidRPr="00B25281">
        <w:rPr>
          <w:color w:val="000000" w:themeColor="text1"/>
        </w:rPr>
        <w:t>komputer</w:t>
      </w:r>
      <w:proofErr w:type="spellEnd"/>
      <w:r w:rsidRPr="00B25281">
        <w:rPr>
          <w:color w:val="000000" w:themeColor="text1"/>
        </w:rPr>
        <w:t>.</w:t>
      </w:r>
    </w:p>
    <w:p w14:paraId="6253E13B"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r w:rsidRPr="00B25281">
        <w:rPr>
          <w:color w:val="000000" w:themeColor="text1"/>
        </w:rPr>
        <w:t xml:space="preserve">Bahasa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memungkinkan</w:t>
      </w:r>
      <w:proofErr w:type="spellEnd"/>
      <w:r w:rsidRPr="00B25281">
        <w:rPr>
          <w:color w:val="000000" w:themeColor="text1"/>
        </w:rPr>
        <w:t xml:space="preserve"> </w:t>
      </w:r>
      <w:proofErr w:type="spellStart"/>
      <w:r w:rsidRPr="00B25281">
        <w:rPr>
          <w:color w:val="000000" w:themeColor="text1"/>
        </w:rPr>
        <w:t>seorang</w:t>
      </w:r>
      <w:proofErr w:type="spellEnd"/>
      <w:r w:rsidRPr="00B25281">
        <w:rPr>
          <w:color w:val="000000" w:themeColor="text1"/>
        </w:rPr>
        <w:t xml:space="preserve"> programmer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menentukan</w:t>
      </w:r>
      <w:proofErr w:type="spellEnd"/>
      <w:r w:rsidRPr="00B25281">
        <w:rPr>
          <w:color w:val="000000" w:themeColor="text1"/>
        </w:rPr>
        <w:t xml:space="preserve"> mana yang data yang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diproses</w:t>
      </w:r>
      <w:proofErr w:type="spellEnd"/>
      <w:r w:rsidRPr="00B25281">
        <w:rPr>
          <w:color w:val="000000" w:themeColor="text1"/>
        </w:rPr>
        <w:t xml:space="preserve"> oleh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bagaimana</w:t>
      </w:r>
      <w:proofErr w:type="spellEnd"/>
      <w:r w:rsidRPr="00B25281">
        <w:rPr>
          <w:color w:val="000000" w:themeColor="text1"/>
        </w:rPr>
        <w:t xml:space="preserve"> data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disimpan</w:t>
      </w:r>
      <w:proofErr w:type="spellEnd"/>
      <w:r w:rsidRPr="00B25281">
        <w:rPr>
          <w:color w:val="000000" w:themeColor="text1"/>
        </w:rPr>
        <w:t xml:space="preserve"> / </w:t>
      </w:r>
      <w:proofErr w:type="spellStart"/>
      <w:r w:rsidRPr="00B25281">
        <w:rPr>
          <w:color w:val="000000" w:themeColor="text1"/>
        </w:rPr>
        <w:t>diteruskan</w:t>
      </w:r>
      <w:proofErr w:type="spellEnd"/>
      <w:r w:rsidRPr="00B25281">
        <w:rPr>
          <w:color w:val="000000" w:themeColor="text1"/>
        </w:rPr>
        <w:t xml:space="preserve">, dan </w:t>
      </w:r>
      <w:proofErr w:type="spellStart"/>
      <w:r w:rsidRPr="00B25281">
        <w:rPr>
          <w:color w:val="000000" w:themeColor="text1"/>
        </w:rPr>
        <w:t>langkah-langkah</w:t>
      </w:r>
      <w:proofErr w:type="spellEnd"/>
      <w:r w:rsidRPr="00B25281">
        <w:rPr>
          <w:color w:val="000000" w:themeColor="text1"/>
        </w:rPr>
        <w:t xml:space="preserve"> </w:t>
      </w:r>
      <w:proofErr w:type="spellStart"/>
      <w:r w:rsidRPr="00B25281">
        <w:rPr>
          <w:color w:val="000000" w:themeColor="text1"/>
        </w:rPr>
        <w:t>apa</w:t>
      </w:r>
      <w:proofErr w:type="spellEnd"/>
      <w:r w:rsidRPr="00B25281">
        <w:rPr>
          <w:color w:val="000000" w:themeColor="text1"/>
        </w:rPr>
        <w:t xml:space="preserve"> yang </w:t>
      </w:r>
      <w:proofErr w:type="spellStart"/>
      <w:r w:rsidRPr="00B25281">
        <w:rPr>
          <w:color w:val="000000" w:themeColor="text1"/>
        </w:rPr>
        <w:t>persis</w:t>
      </w:r>
      <w:proofErr w:type="spellEnd"/>
      <w:r w:rsidRPr="00B25281">
        <w:rPr>
          <w:color w:val="000000" w:themeColor="text1"/>
        </w:rPr>
        <w:t xml:space="preserve"> </w:t>
      </w:r>
      <w:proofErr w:type="spellStart"/>
      <w:r w:rsidRPr="00B25281">
        <w:rPr>
          <w:color w:val="000000" w:themeColor="text1"/>
        </w:rPr>
        <w:t>jenis</w:t>
      </w:r>
      <w:proofErr w:type="spellEnd"/>
      <w:r w:rsidRPr="00B25281">
        <w:rPr>
          <w:color w:val="000000" w:themeColor="text1"/>
        </w:rPr>
        <w:t xml:space="preserve"> yang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diambil</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situasi</w:t>
      </w:r>
      <w:proofErr w:type="spellEnd"/>
      <w:r w:rsidRPr="00B25281">
        <w:rPr>
          <w:color w:val="000000" w:themeColor="text1"/>
        </w:rPr>
        <w:t>.</w:t>
      </w:r>
    </w:p>
    <w:p w14:paraId="46F48E44" w14:textId="77777777" w:rsidR="007638EF" w:rsidRPr="00B25281" w:rsidRDefault="007638EF" w:rsidP="006D31C4">
      <w:pPr>
        <w:pStyle w:val="Heading2"/>
        <w:numPr>
          <w:ilvl w:val="1"/>
          <w:numId w:val="10"/>
        </w:numPr>
        <w:spacing w:line="360" w:lineRule="auto"/>
        <w:rPr>
          <w:rFonts w:ascii="Times New Roman" w:hAnsi="Times New Roman" w:cs="Times New Roman"/>
          <w:b/>
          <w:bCs/>
          <w:color w:val="000000" w:themeColor="text1"/>
          <w:sz w:val="24"/>
          <w:szCs w:val="24"/>
          <w:lang w:val="en-US"/>
        </w:rPr>
      </w:pPr>
      <w:proofErr w:type="spellStart"/>
      <w:r w:rsidRPr="00B25281">
        <w:rPr>
          <w:rFonts w:ascii="Times New Roman" w:hAnsi="Times New Roman" w:cs="Times New Roman"/>
          <w:b/>
          <w:bCs/>
          <w:color w:val="000000" w:themeColor="text1"/>
          <w:sz w:val="24"/>
          <w:szCs w:val="24"/>
          <w:lang w:val="en-US"/>
        </w:rPr>
        <w:t>Fungsi</w:t>
      </w:r>
      <w:proofErr w:type="spellEnd"/>
      <w:r w:rsidRPr="00B25281">
        <w:rPr>
          <w:rFonts w:ascii="Times New Roman" w:hAnsi="Times New Roman" w:cs="Times New Roman"/>
          <w:b/>
          <w:bCs/>
          <w:color w:val="000000" w:themeColor="text1"/>
          <w:sz w:val="24"/>
          <w:szCs w:val="24"/>
          <w:lang w:val="en-US"/>
        </w:rPr>
        <w:t xml:space="preserve"> Bahasa </w:t>
      </w:r>
      <w:proofErr w:type="spellStart"/>
      <w:r w:rsidRPr="00B25281">
        <w:rPr>
          <w:rFonts w:ascii="Times New Roman" w:hAnsi="Times New Roman" w:cs="Times New Roman"/>
          <w:b/>
          <w:bCs/>
          <w:color w:val="000000" w:themeColor="text1"/>
          <w:sz w:val="24"/>
          <w:szCs w:val="24"/>
          <w:lang w:val="en-US"/>
        </w:rPr>
        <w:t>Pemrograman</w:t>
      </w:r>
      <w:proofErr w:type="spellEnd"/>
    </w:p>
    <w:p w14:paraId="2F02ADE1"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proofErr w:type="spellStart"/>
      <w:r w:rsidRPr="00B25281">
        <w:rPr>
          <w:color w:val="000000" w:themeColor="text1"/>
        </w:rPr>
        <w:t>Fungsi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yang </w:t>
      </w:r>
      <w:proofErr w:type="spellStart"/>
      <w:r w:rsidRPr="00B25281">
        <w:rPr>
          <w:color w:val="000000" w:themeColor="text1"/>
        </w:rPr>
        <w:t>memerintahkan</w:t>
      </w:r>
      <w:proofErr w:type="spellEnd"/>
      <w:r w:rsidRPr="00B25281">
        <w:rPr>
          <w:color w:val="000000" w:themeColor="text1"/>
        </w:rPr>
        <w:t xml:space="preserve"> </w:t>
      </w:r>
      <w:proofErr w:type="spellStart"/>
      <w:r w:rsidRPr="00B25281">
        <w:rPr>
          <w:color w:val="000000" w:themeColor="text1"/>
        </w:rPr>
        <w:t>komputer</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mengolah</w:t>
      </w:r>
      <w:proofErr w:type="spellEnd"/>
      <w:r w:rsidRPr="00B25281">
        <w:rPr>
          <w:color w:val="000000" w:themeColor="text1"/>
        </w:rPr>
        <w:t xml:space="preserve"> data </w:t>
      </w:r>
      <w:proofErr w:type="spellStart"/>
      <w:r w:rsidRPr="00B25281">
        <w:rPr>
          <w:color w:val="000000" w:themeColor="text1"/>
        </w:rPr>
        <w:t>sesuai</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logika</w:t>
      </w:r>
      <w:proofErr w:type="spellEnd"/>
      <w:r w:rsidRPr="00B25281">
        <w:rPr>
          <w:color w:val="000000" w:themeColor="text1"/>
        </w:rPr>
        <w:t xml:space="preserve"> yang </w:t>
      </w:r>
      <w:proofErr w:type="spellStart"/>
      <w:r w:rsidRPr="00B25281">
        <w:rPr>
          <w:color w:val="000000" w:themeColor="text1"/>
        </w:rPr>
        <w:t>kita</w:t>
      </w:r>
      <w:proofErr w:type="spellEnd"/>
      <w:r w:rsidRPr="00B25281">
        <w:rPr>
          <w:color w:val="000000" w:themeColor="text1"/>
        </w:rPr>
        <w:t xml:space="preserve"> </w:t>
      </w:r>
      <w:proofErr w:type="spellStart"/>
      <w:r w:rsidRPr="00B25281">
        <w:rPr>
          <w:color w:val="000000" w:themeColor="text1"/>
        </w:rPr>
        <w:t>inginkan</w:t>
      </w:r>
      <w:proofErr w:type="spellEnd"/>
      <w:r w:rsidRPr="00B25281">
        <w:rPr>
          <w:color w:val="000000" w:themeColor="text1"/>
        </w:rPr>
        <w:t xml:space="preserve">. </w:t>
      </w:r>
      <w:r w:rsidRPr="00B25281">
        <w:rPr>
          <w:i/>
          <w:iCs/>
          <w:color w:val="000000" w:themeColor="text1"/>
        </w:rPr>
        <w:t>Output</w:t>
      </w:r>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bentuk</w:t>
      </w:r>
      <w:proofErr w:type="spellEnd"/>
      <w:r w:rsidRPr="00B25281">
        <w:rPr>
          <w:color w:val="000000" w:themeColor="text1"/>
        </w:rPr>
        <w:t xml:space="preserve"> program /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Contohnya</w:t>
      </w:r>
      <w:proofErr w:type="spellEnd"/>
      <w:r w:rsidRPr="00B25281">
        <w:rPr>
          <w:color w:val="000000" w:themeColor="text1"/>
        </w:rPr>
        <w:t xml:space="preserve"> </w:t>
      </w:r>
      <w:proofErr w:type="spellStart"/>
      <w:r w:rsidRPr="00B25281">
        <w:rPr>
          <w:color w:val="000000" w:themeColor="text1"/>
        </w:rPr>
        <w:t>adalah</w:t>
      </w:r>
      <w:proofErr w:type="spellEnd"/>
      <w:r w:rsidRPr="00B25281">
        <w:rPr>
          <w:color w:val="000000" w:themeColor="text1"/>
        </w:rPr>
        <w:t xml:space="preserve"> program yang </w:t>
      </w:r>
      <w:proofErr w:type="spellStart"/>
      <w:r w:rsidRPr="00B25281">
        <w:rPr>
          <w:color w:val="000000" w:themeColor="text1"/>
        </w:rPr>
        <w:t>digunakan</w:t>
      </w:r>
      <w:proofErr w:type="spellEnd"/>
      <w:r w:rsidRPr="00B25281">
        <w:rPr>
          <w:color w:val="000000" w:themeColor="text1"/>
        </w:rPr>
        <w:t xml:space="preserve"> oleh </w:t>
      </w:r>
      <w:proofErr w:type="spellStart"/>
      <w:r w:rsidRPr="00B25281">
        <w:rPr>
          <w:color w:val="000000" w:themeColor="text1"/>
        </w:rPr>
        <w:t>kasir</w:t>
      </w:r>
      <w:proofErr w:type="spellEnd"/>
      <w:r w:rsidRPr="00B25281">
        <w:rPr>
          <w:color w:val="000000" w:themeColor="text1"/>
        </w:rPr>
        <w:t xml:space="preserve"> di mall </w:t>
      </w:r>
      <w:proofErr w:type="spellStart"/>
      <w:r w:rsidRPr="00B25281">
        <w:rPr>
          <w:color w:val="000000" w:themeColor="text1"/>
        </w:rPr>
        <w:t>atau</w:t>
      </w:r>
      <w:proofErr w:type="spellEnd"/>
      <w:r w:rsidRPr="00B25281">
        <w:rPr>
          <w:color w:val="000000" w:themeColor="text1"/>
        </w:rPr>
        <w:t xml:space="preserve"> supermarket,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lampu</w:t>
      </w:r>
      <w:proofErr w:type="spellEnd"/>
      <w:r w:rsidRPr="00B25281">
        <w:rPr>
          <w:color w:val="000000" w:themeColor="text1"/>
        </w:rPr>
        <w:t xml:space="preserve"> </w:t>
      </w:r>
      <w:proofErr w:type="spellStart"/>
      <w:r w:rsidRPr="00B25281">
        <w:rPr>
          <w:color w:val="000000" w:themeColor="text1"/>
        </w:rPr>
        <w:t>lalu</w:t>
      </w:r>
      <w:proofErr w:type="spellEnd"/>
      <w:r w:rsidRPr="00B25281">
        <w:rPr>
          <w:color w:val="000000" w:themeColor="text1"/>
        </w:rPr>
        <w:t xml:space="preserve"> </w:t>
      </w:r>
      <w:proofErr w:type="spellStart"/>
      <w:r w:rsidRPr="00B25281">
        <w:rPr>
          <w:color w:val="000000" w:themeColor="text1"/>
        </w:rPr>
        <w:t>lintas</w:t>
      </w:r>
      <w:proofErr w:type="spellEnd"/>
      <w:r w:rsidRPr="00B25281">
        <w:rPr>
          <w:color w:val="000000" w:themeColor="text1"/>
        </w:rPr>
        <w:t xml:space="preserve"> di </w:t>
      </w:r>
      <w:proofErr w:type="spellStart"/>
      <w:r w:rsidRPr="00B25281">
        <w:rPr>
          <w:color w:val="000000" w:themeColor="text1"/>
        </w:rPr>
        <w:t>jalan</w:t>
      </w:r>
      <w:proofErr w:type="spellEnd"/>
      <w:r w:rsidRPr="00B25281">
        <w:rPr>
          <w:color w:val="000000" w:themeColor="text1"/>
        </w:rPr>
        <w:t xml:space="preserve"> </w:t>
      </w:r>
      <w:proofErr w:type="spellStart"/>
      <w:r w:rsidRPr="00B25281">
        <w:rPr>
          <w:color w:val="000000" w:themeColor="text1"/>
        </w:rPr>
        <w:t>raya</w:t>
      </w:r>
      <w:proofErr w:type="spellEnd"/>
      <w:r w:rsidRPr="00B25281">
        <w:rPr>
          <w:color w:val="000000" w:themeColor="text1"/>
        </w:rPr>
        <w:t xml:space="preserve">, </w:t>
      </w:r>
      <w:proofErr w:type="spellStart"/>
      <w:r w:rsidRPr="00B25281">
        <w:rPr>
          <w:color w:val="000000" w:themeColor="text1"/>
        </w:rPr>
        <w:t>dll</w:t>
      </w:r>
      <w:proofErr w:type="spellEnd"/>
    </w:p>
    <w:p w14:paraId="14D56F27"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tahu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orang di dunia, </w:t>
      </w:r>
      <w:proofErr w:type="spellStart"/>
      <w:r w:rsidRPr="00B25281">
        <w:rPr>
          <w:rFonts w:ascii="Times New Roman" w:eastAsia="Times New Roman" w:hAnsi="Times New Roman" w:cs="Times New Roman"/>
          <w:color w:val="000000" w:themeColor="text1"/>
          <w:sz w:val="24"/>
          <w:szCs w:val="24"/>
          <w:lang w:val="en-US"/>
        </w:rPr>
        <w:t>sekitar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ilmu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teknologi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Pengembangannya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mengikuti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inovasi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dunia </w:t>
      </w:r>
      <w:proofErr w:type="spellStart"/>
      <w:r w:rsidRPr="00B25281">
        <w:rPr>
          <w:rFonts w:ascii="Times New Roman" w:eastAsia="Times New Roman" w:hAnsi="Times New Roman" w:cs="Times New Roman"/>
          <w:color w:val="000000" w:themeColor="text1"/>
          <w:sz w:val="24"/>
          <w:szCs w:val="24"/>
          <w:lang w:val="en-US"/>
        </w:rPr>
        <w:t>teknologi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ketahui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antara</w:t>
      </w:r>
      <w:proofErr w:type="spellEnd"/>
      <w:r w:rsidRPr="00B25281">
        <w:rPr>
          <w:rFonts w:ascii="Times New Roman" w:eastAsia="Times New Roman" w:hAnsi="Times New Roman" w:cs="Times New Roman"/>
          <w:color w:val="000000" w:themeColor="text1"/>
          <w:sz w:val="24"/>
          <w:szCs w:val="24"/>
          <w:lang w:val="en-US"/>
        </w:rPr>
        <w:t xml:space="preserve"> lain,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permainan</w:t>
      </w:r>
      <w:proofErr w:type="spellEnd"/>
      <w:r w:rsidRPr="00B25281">
        <w:rPr>
          <w:rFonts w:ascii="Times New Roman" w:eastAsia="Times New Roman" w:hAnsi="Times New Roman" w:cs="Times New Roman"/>
          <w:color w:val="000000" w:themeColor="text1"/>
          <w:sz w:val="24"/>
          <w:szCs w:val="24"/>
          <w:lang w:val="en-US"/>
        </w:rPr>
        <w:t xml:space="preserve">, anti-virus, web, dan </w:t>
      </w:r>
      <w:proofErr w:type="spellStart"/>
      <w:r w:rsidRPr="00B25281">
        <w:rPr>
          <w:rFonts w:ascii="Times New Roman" w:eastAsia="Times New Roman" w:hAnsi="Times New Roman" w:cs="Times New Roman"/>
          <w:color w:val="000000" w:themeColor="text1"/>
          <w:sz w:val="24"/>
          <w:szCs w:val="24"/>
          <w:lang w:val="en-US"/>
        </w:rPr>
        <w:t>teknologi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lainnya</w:t>
      </w:r>
      <w:proofErr w:type="spellEnd"/>
      <w:r w:rsidRPr="00B25281">
        <w:rPr>
          <w:rFonts w:ascii="Times New Roman" w:eastAsia="Times New Roman" w:hAnsi="Times New Roman" w:cs="Times New Roman"/>
          <w:color w:val="000000" w:themeColor="text1"/>
          <w:sz w:val="24"/>
          <w:szCs w:val="24"/>
          <w:lang w:val="en-US"/>
        </w:rPr>
        <w:t>.</w:t>
      </w:r>
    </w:p>
    <w:p w14:paraId="5B15D98C" w14:textId="77777777" w:rsidR="007638EF" w:rsidRPr="00B25281" w:rsidRDefault="007638EF" w:rsidP="007638EF">
      <w:pPr>
        <w:shd w:val="clear" w:color="auto" w:fill="FFFFFF"/>
        <w:spacing w:after="225" w:line="360" w:lineRule="auto"/>
        <w:ind w:firstLine="720"/>
        <w:jc w:val="both"/>
        <w:rPr>
          <w:rFonts w:ascii="Times New Roman" w:hAnsi="Times New Roman" w:cs="Times New Roman"/>
          <w:color w:val="000000" w:themeColor="text1"/>
          <w:sz w:val="24"/>
          <w:szCs w:val="24"/>
          <w:shd w:val="clear" w:color="auto" w:fill="FFFFFF"/>
          <w:lang w:val="en-US"/>
        </w:rPr>
      </w:pPr>
      <w:r w:rsidRPr="00B25281">
        <w:rPr>
          <w:rFonts w:ascii="Times New Roman" w:hAnsi="Times New Roman" w:cs="Times New Roman"/>
          <w:color w:val="000000" w:themeColor="text1"/>
          <w:sz w:val="24"/>
          <w:szCs w:val="24"/>
          <w:shd w:val="clear" w:color="auto" w:fill="FFFFFF"/>
        </w:rPr>
        <w:lastRenderedPageBreak/>
        <w:t xml:space="preserve">Bahasa pemrograman komputer yang kita tahu termasuk </w:t>
      </w:r>
      <w:r w:rsidRPr="00B25281">
        <w:rPr>
          <w:rFonts w:ascii="Times New Roman" w:hAnsi="Times New Roman" w:cs="Times New Roman"/>
          <w:i/>
          <w:iCs/>
          <w:color w:val="000000" w:themeColor="text1"/>
          <w:sz w:val="24"/>
          <w:szCs w:val="24"/>
          <w:shd w:val="clear" w:color="auto" w:fill="FFFFFF"/>
        </w:rPr>
        <w:t>Java, Visual Basic, C ++, C, Cobol, PHP, Net,</w:t>
      </w:r>
      <w:r w:rsidRPr="00B25281">
        <w:rPr>
          <w:rFonts w:ascii="Times New Roman" w:hAnsi="Times New Roman" w:cs="Times New Roman"/>
          <w:color w:val="000000" w:themeColor="text1"/>
          <w:sz w:val="24"/>
          <w:szCs w:val="24"/>
          <w:shd w:val="clear" w:color="auto" w:fill="FFFFFF"/>
        </w:rPr>
        <w:t xml:space="preserve"> dan ratusan bahasa lain. Tapi tentu saja, bahasa harus disesuaikan dengan fungsi dan perangkat yang menggunakannya</w:t>
      </w:r>
      <w:r w:rsidRPr="00B25281">
        <w:rPr>
          <w:rFonts w:ascii="Times New Roman" w:hAnsi="Times New Roman" w:cs="Times New Roman"/>
          <w:color w:val="000000" w:themeColor="text1"/>
          <w:sz w:val="24"/>
          <w:szCs w:val="24"/>
          <w:shd w:val="clear" w:color="auto" w:fill="FFFFFF"/>
          <w:lang w:val="en-US"/>
        </w:rPr>
        <w:t>.</w:t>
      </w:r>
    </w:p>
    <w:p w14:paraId="7047BA68" w14:textId="77777777" w:rsidR="007638EF" w:rsidRPr="00B25281" w:rsidRDefault="007638EF" w:rsidP="006D31C4">
      <w:pPr>
        <w:pStyle w:val="Heading2"/>
        <w:numPr>
          <w:ilvl w:val="1"/>
          <w:numId w:val="10"/>
        </w:numPr>
        <w:spacing w:line="360" w:lineRule="auto"/>
        <w:rPr>
          <w:rFonts w:ascii="Times New Roman" w:hAnsi="Times New Roman" w:cs="Times New Roman"/>
          <w:b/>
          <w:bCs/>
          <w:color w:val="000000" w:themeColor="text1"/>
          <w:sz w:val="24"/>
          <w:szCs w:val="24"/>
          <w:lang w:val="en-US"/>
        </w:rPr>
      </w:pPr>
      <w:r w:rsidRPr="00B25281">
        <w:rPr>
          <w:rFonts w:ascii="Times New Roman" w:hAnsi="Times New Roman" w:cs="Times New Roman"/>
          <w:b/>
          <w:bCs/>
          <w:color w:val="000000" w:themeColor="text1"/>
          <w:sz w:val="24"/>
          <w:szCs w:val="24"/>
          <w:lang w:val="en-US"/>
        </w:rPr>
        <w:t xml:space="preserve">Tingkat Bahasa </w:t>
      </w:r>
      <w:proofErr w:type="spellStart"/>
      <w:r w:rsidRPr="00B25281">
        <w:rPr>
          <w:rFonts w:ascii="Times New Roman" w:hAnsi="Times New Roman" w:cs="Times New Roman"/>
          <w:b/>
          <w:bCs/>
          <w:color w:val="000000" w:themeColor="text1"/>
          <w:sz w:val="24"/>
          <w:szCs w:val="24"/>
          <w:lang w:val="en-US"/>
        </w:rPr>
        <w:t>Pemrograman</w:t>
      </w:r>
      <w:proofErr w:type="spellEnd"/>
    </w:p>
    <w:p w14:paraId="0AC70CDD" w14:textId="77777777" w:rsidR="007638EF" w:rsidRPr="00B25281" w:rsidRDefault="007638EF" w:rsidP="007638EF">
      <w:pPr>
        <w:spacing w:line="360" w:lineRule="auto"/>
        <w:ind w:firstLine="720"/>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 xml:space="preserve">Bahasa </w:t>
      </w:r>
      <w:proofErr w:type="spellStart"/>
      <w:r w:rsidRPr="00B25281">
        <w:rPr>
          <w:rFonts w:ascii="Times New Roman" w:hAnsi="Times New Roman" w:cs="Times New Roman"/>
          <w:color w:val="000000" w:themeColor="text1"/>
          <w:sz w:val="24"/>
          <w:szCs w:val="24"/>
          <w:lang w:val="en-US"/>
        </w:rPr>
        <w:t>pemrograman</w:t>
      </w:r>
      <w:proofErr w:type="spellEnd"/>
      <w:r w:rsidRPr="00B25281">
        <w:rPr>
          <w:rFonts w:ascii="Times New Roman" w:hAnsi="Times New Roman" w:cs="Times New Roman"/>
          <w:color w:val="000000" w:themeColor="text1"/>
          <w:sz w:val="24"/>
          <w:szCs w:val="24"/>
          <w:lang w:val="en-US"/>
        </w:rPr>
        <w:t xml:space="preserve"> juga </w:t>
      </w:r>
      <w:proofErr w:type="spellStart"/>
      <w:r w:rsidRPr="00B25281">
        <w:rPr>
          <w:rFonts w:ascii="Times New Roman" w:hAnsi="Times New Roman" w:cs="Times New Roman"/>
          <w:color w:val="000000" w:themeColor="text1"/>
          <w:sz w:val="24"/>
          <w:szCs w:val="24"/>
          <w:lang w:val="en-US"/>
        </w:rPr>
        <w:t>memiliki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beberapa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tingkatan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antara</w:t>
      </w:r>
      <w:proofErr w:type="spellEnd"/>
      <w:r w:rsidRPr="00B25281">
        <w:rPr>
          <w:rFonts w:ascii="Times New Roman" w:hAnsi="Times New Roman" w:cs="Times New Roman"/>
          <w:color w:val="000000" w:themeColor="text1"/>
          <w:sz w:val="24"/>
          <w:szCs w:val="24"/>
          <w:lang w:val="en-US"/>
        </w:rPr>
        <w:t xml:space="preserve"> lain </w:t>
      </w:r>
      <w:proofErr w:type="spellStart"/>
      <w:r w:rsidRPr="00B25281">
        <w:rPr>
          <w:rFonts w:ascii="Times New Roman" w:hAnsi="Times New Roman" w:cs="Times New Roman"/>
          <w:color w:val="000000" w:themeColor="text1"/>
          <w:sz w:val="24"/>
          <w:szCs w:val="24"/>
          <w:lang w:val="en-US"/>
        </w:rPr>
        <w:t>sebagai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berikut</w:t>
      </w:r>
      <w:proofErr w:type="spellEnd"/>
      <w:r w:rsidRPr="00B25281">
        <w:rPr>
          <w:rFonts w:ascii="Times New Roman" w:hAnsi="Times New Roman" w:cs="Times New Roman"/>
          <w:color w:val="000000" w:themeColor="text1"/>
          <w:sz w:val="24"/>
          <w:szCs w:val="24"/>
          <w:lang w:val="en-US"/>
        </w:rPr>
        <w:t>.</w:t>
      </w:r>
    </w:p>
    <w:p w14:paraId="11452F1D" w14:textId="77777777" w:rsidR="007638EF" w:rsidRPr="00B25281" w:rsidRDefault="007638EF" w:rsidP="006D31C4">
      <w:pPr>
        <w:pStyle w:val="ListParagraph"/>
        <w:numPr>
          <w:ilvl w:val="0"/>
          <w:numId w:val="12"/>
        </w:numPr>
        <w:shd w:val="clear" w:color="auto" w:fill="FFFFFF"/>
        <w:spacing w:before="100" w:beforeAutospacing="1" w:after="0" w:line="360" w:lineRule="auto"/>
        <w:ind w:left="360"/>
        <w:jc w:val="both"/>
        <w:rPr>
          <w:rFonts w:ascii="Times New Roman" w:eastAsia="Times New Roman" w:hAnsi="Times New Roman" w:cs="Times New Roman"/>
          <w:b/>
          <w:bCs/>
          <w:color w:val="000000" w:themeColor="text1"/>
          <w:sz w:val="24"/>
          <w:szCs w:val="24"/>
          <w:lang w:val="en-US"/>
        </w:rPr>
      </w:pPr>
      <w:r w:rsidRPr="00B25281">
        <w:rPr>
          <w:rFonts w:ascii="Times New Roman" w:eastAsia="Times New Roman" w:hAnsi="Times New Roman" w:cs="Times New Roman"/>
          <w:b/>
          <w:bCs/>
          <w:color w:val="000000" w:themeColor="text1"/>
          <w:sz w:val="24"/>
          <w:szCs w:val="24"/>
          <w:lang w:val="en-US"/>
        </w:rPr>
        <w:t>Bahasa Tingkat Tinggi</w:t>
      </w:r>
    </w:p>
    <w:p w14:paraId="262D2130"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w:t>
      </w:r>
      <w:proofErr w:type="spellEnd"/>
      <w:r w:rsidRPr="00B25281">
        <w:rPr>
          <w:rFonts w:ascii="Times New Roman" w:eastAsia="Times New Roman" w:hAnsi="Times New Roman" w:cs="Times New Roman"/>
          <w:color w:val="000000" w:themeColor="text1"/>
          <w:sz w:val="24"/>
          <w:szCs w:val="24"/>
          <w:lang w:val="en-US"/>
        </w:rPr>
        <w:t xml:space="preserve"> level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Basic, Visual Basic, Pascal, Java dan </w:t>
      </w:r>
      <w:proofErr w:type="spellStart"/>
      <w:r w:rsidRPr="00B25281">
        <w:rPr>
          <w:rFonts w:ascii="Times New Roman" w:eastAsia="Times New Roman" w:hAnsi="Times New Roman" w:cs="Times New Roman"/>
          <w:color w:val="000000" w:themeColor="text1"/>
          <w:sz w:val="24"/>
          <w:szCs w:val="24"/>
          <w:lang w:val="en-US"/>
        </w:rPr>
        <w:t>lainnya.dsb</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tidak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lagi</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pemula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sulit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dimengerti</w:t>
      </w:r>
      <w:proofErr w:type="spellEnd"/>
      <w:r w:rsidRPr="00B25281">
        <w:rPr>
          <w:rFonts w:ascii="Times New Roman" w:eastAsia="Times New Roman" w:hAnsi="Times New Roman" w:cs="Times New Roman"/>
          <w:color w:val="000000" w:themeColor="text1"/>
          <w:sz w:val="24"/>
          <w:szCs w:val="24"/>
          <w:lang w:val="en-US"/>
        </w:rPr>
        <w:t>.</w:t>
      </w:r>
    </w:p>
    <w:p w14:paraId="2C5EE403" w14:textId="77777777" w:rsidR="007638EF" w:rsidRPr="00B25281" w:rsidRDefault="007638EF" w:rsidP="006D31C4">
      <w:pPr>
        <w:pStyle w:val="ListParagraph"/>
        <w:numPr>
          <w:ilvl w:val="0"/>
          <w:numId w:val="12"/>
        </w:numPr>
        <w:shd w:val="clear" w:color="auto" w:fill="FFFFFF"/>
        <w:spacing w:before="100" w:beforeAutospacing="1" w:after="0" w:line="360" w:lineRule="auto"/>
        <w:ind w:left="360"/>
        <w:jc w:val="both"/>
        <w:rPr>
          <w:rFonts w:ascii="Times New Roman" w:eastAsia="Times New Roman" w:hAnsi="Times New Roman" w:cs="Times New Roman"/>
          <w:b/>
          <w:bCs/>
          <w:color w:val="000000" w:themeColor="text1"/>
          <w:sz w:val="24"/>
          <w:szCs w:val="24"/>
          <w:lang w:val="en-US"/>
        </w:rPr>
      </w:pPr>
      <w:r w:rsidRPr="00B25281">
        <w:rPr>
          <w:rFonts w:ascii="Times New Roman" w:eastAsia="Times New Roman" w:hAnsi="Times New Roman" w:cs="Times New Roman"/>
          <w:b/>
          <w:bCs/>
          <w:color w:val="000000" w:themeColor="text1"/>
          <w:sz w:val="24"/>
          <w:szCs w:val="24"/>
          <w:lang w:val="en-US"/>
        </w:rPr>
        <w:t xml:space="preserve">Bahasa Tingkat </w:t>
      </w:r>
      <w:proofErr w:type="spellStart"/>
      <w:r w:rsidRPr="00B25281">
        <w:rPr>
          <w:rFonts w:ascii="Times New Roman" w:eastAsia="Times New Roman" w:hAnsi="Times New Roman" w:cs="Times New Roman"/>
          <w:b/>
          <w:bCs/>
          <w:color w:val="000000" w:themeColor="text1"/>
          <w:sz w:val="24"/>
          <w:szCs w:val="24"/>
          <w:lang w:val="en-US"/>
        </w:rPr>
        <w:t>Menengah</w:t>
      </w:r>
      <w:proofErr w:type="spellEnd"/>
    </w:p>
    <w:p w14:paraId="4F5E1C0F"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Disebut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menengah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rendah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program C.</w:t>
      </w:r>
    </w:p>
    <w:p w14:paraId="68674489" w14:textId="77777777" w:rsidR="007638EF" w:rsidRPr="00B25281" w:rsidRDefault="007638EF" w:rsidP="006D31C4">
      <w:pPr>
        <w:pStyle w:val="ListParagraph"/>
        <w:numPr>
          <w:ilvl w:val="0"/>
          <w:numId w:val="12"/>
        </w:numPr>
        <w:shd w:val="clear" w:color="auto" w:fill="FFFFFF"/>
        <w:spacing w:before="100" w:beforeAutospacing="1" w:after="0" w:line="360" w:lineRule="auto"/>
        <w:ind w:left="360"/>
        <w:jc w:val="both"/>
        <w:rPr>
          <w:rFonts w:ascii="Times New Roman" w:eastAsia="Times New Roman" w:hAnsi="Times New Roman" w:cs="Times New Roman"/>
          <w:b/>
          <w:bCs/>
          <w:color w:val="000000" w:themeColor="text1"/>
          <w:sz w:val="24"/>
          <w:szCs w:val="24"/>
          <w:lang w:val="en-US"/>
        </w:rPr>
      </w:pPr>
      <w:r w:rsidRPr="00B25281">
        <w:rPr>
          <w:rFonts w:ascii="Times New Roman" w:eastAsia="Times New Roman" w:hAnsi="Times New Roman" w:cs="Times New Roman"/>
          <w:b/>
          <w:bCs/>
          <w:color w:val="000000" w:themeColor="text1"/>
          <w:sz w:val="24"/>
          <w:szCs w:val="24"/>
          <w:lang w:val="en-US"/>
        </w:rPr>
        <w:t xml:space="preserve">Bahasa Tingkat </w:t>
      </w:r>
      <w:proofErr w:type="spellStart"/>
      <w:r w:rsidRPr="00B25281">
        <w:rPr>
          <w:rFonts w:ascii="Times New Roman" w:eastAsia="Times New Roman" w:hAnsi="Times New Roman" w:cs="Times New Roman"/>
          <w:b/>
          <w:bCs/>
          <w:color w:val="000000" w:themeColor="text1"/>
          <w:sz w:val="24"/>
          <w:szCs w:val="24"/>
          <w:lang w:val="en-US"/>
        </w:rPr>
        <w:t>Rendah</w:t>
      </w:r>
      <w:proofErr w:type="spellEnd"/>
    </w:p>
    <w:p w14:paraId="5CBD3AD9"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w:t>
      </w:r>
      <w:proofErr w:type="spellEnd"/>
      <w:r w:rsidRPr="00B25281">
        <w:rPr>
          <w:rFonts w:ascii="Times New Roman" w:eastAsia="Times New Roman" w:hAnsi="Times New Roman" w:cs="Times New Roman"/>
          <w:color w:val="000000" w:themeColor="text1"/>
          <w:sz w:val="24"/>
          <w:szCs w:val="24"/>
          <w:lang w:val="en-US"/>
        </w:rPr>
        <w:t xml:space="preserve"> level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jauh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manusia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Assembly</w:t>
      </w:r>
      <w:r w:rsidRPr="00B25281">
        <w:rPr>
          <w:rFonts w:ascii="Times New Roman" w:eastAsia="Times New Roman" w:hAnsi="Times New Roman" w:cs="Times New Roman"/>
          <w:color w:val="000000" w:themeColor="text1"/>
          <w:sz w:val="24"/>
          <w:szCs w:val="24"/>
          <w:lang w:val="en-US"/>
        </w:rPr>
        <w:t>.</w:t>
      </w:r>
    </w:p>
    <w:p w14:paraId="62877311" w14:textId="441EB1AA" w:rsidR="007638EF" w:rsidRPr="00B25281" w:rsidRDefault="007638EF" w:rsidP="006D31C4">
      <w:pPr>
        <w:pStyle w:val="Heading2"/>
        <w:numPr>
          <w:ilvl w:val="1"/>
          <w:numId w:val="10"/>
        </w:numPr>
        <w:spacing w:after="160" w:line="360" w:lineRule="auto"/>
        <w:rPr>
          <w:rFonts w:ascii="Times New Roman" w:hAnsi="Times New Roman" w:cs="Times New Roman"/>
          <w:b/>
          <w:bCs/>
          <w:color w:val="000000" w:themeColor="text1"/>
          <w:sz w:val="24"/>
          <w:szCs w:val="24"/>
          <w:lang w:val="en-US"/>
        </w:rPr>
      </w:pPr>
      <w:proofErr w:type="spellStart"/>
      <w:r w:rsidRPr="00B25281">
        <w:rPr>
          <w:rFonts w:ascii="Times New Roman" w:hAnsi="Times New Roman" w:cs="Times New Roman"/>
          <w:b/>
          <w:bCs/>
          <w:color w:val="000000" w:themeColor="text1"/>
          <w:sz w:val="24"/>
          <w:szCs w:val="24"/>
          <w:lang w:val="en-US"/>
        </w:rPr>
        <w:t>Macam</w:t>
      </w:r>
      <w:proofErr w:type="spellEnd"/>
      <w:r w:rsidRPr="00B25281">
        <w:rPr>
          <w:rFonts w:ascii="Times New Roman" w:hAnsi="Times New Roman" w:cs="Times New Roman"/>
          <w:b/>
          <w:bCs/>
          <w:color w:val="000000" w:themeColor="text1"/>
          <w:sz w:val="24"/>
          <w:szCs w:val="24"/>
          <w:lang w:val="en-US"/>
        </w:rPr>
        <w:t xml:space="preserve"> Bahasa </w:t>
      </w:r>
      <w:proofErr w:type="spellStart"/>
      <w:r w:rsidRPr="00B25281">
        <w:rPr>
          <w:rFonts w:ascii="Times New Roman" w:hAnsi="Times New Roman" w:cs="Times New Roman"/>
          <w:b/>
          <w:bCs/>
          <w:color w:val="000000" w:themeColor="text1"/>
          <w:sz w:val="24"/>
          <w:szCs w:val="24"/>
          <w:lang w:val="en-US"/>
        </w:rPr>
        <w:t>Pemrograman</w:t>
      </w:r>
      <w:proofErr w:type="spellEnd"/>
    </w:p>
    <w:p w14:paraId="68928CF7" w14:textId="41E7C565" w:rsidR="00366C02" w:rsidRPr="00B25281" w:rsidRDefault="00366C02" w:rsidP="008734FE">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 xml:space="preserve">Bahasa </w:t>
      </w:r>
      <w:proofErr w:type="spellStart"/>
      <w:r w:rsidRPr="00B25281">
        <w:rPr>
          <w:rFonts w:ascii="Times New Roman" w:hAnsi="Times New Roman" w:cs="Times New Roman"/>
          <w:color w:val="000000" w:themeColor="text1"/>
          <w:sz w:val="24"/>
          <w:szCs w:val="24"/>
          <w:lang w:val="en-US"/>
        </w:rPr>
        <w:t>pemrograman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memiliki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banyak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macam</w:t>
      </w:r>
      <w:proofErr w:type="spellEnd"/>
      <w:r w:rsidRPr="00B25281">
        <w:rPr>
          <w:rFonts w:ascii="Times New Roman" w:hAnsi="Times New Roman" w:cs="Times New Roman"/>
          <w:color w:val="000000" w:themeColor="text1"/>
          <w:sz w:val="24"/>
          <w:szCs w:val="24"/>
          <w:lang w:val="en-US"/>
        </w:rPr>
        <w:t xml:space="preserve">. Pada </w:t>
      </w:r>
      <w:proofErr w:type="spellStart"/>
      <w:r w:rsidRPr="00B25281">
        <w:rPr>
          <w:rFonts w:ascii="Times New Roman" w:hAnsi="Times New Roman" w:cs="Times New Roman"/>
          <w:color w:val="000000" w:themeColor="text1"/>
          <w:sz w:val="24"/>
          <w:szCs w:val="24"/>
          <w:lang w:val="en-US"/>
        </w:rPr>
        <w:t>buku</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ini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hanya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menjelaskan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beberapa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macam</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saja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dari</w:t>
      </w:r>
      <w:proofErr w:type="spellEnd"/>
      <w:r w:rsidRPr="00B25281">
        <w:rPr>
          <w:rFonts w:ascii="Times New Roman" w:hAnsi="Times New Roman" w:cs="Times New Roman"/>
          <w:color w:val="000000" w:themeColor="text1"/>
          <w:sz w:val="24"/>
          <w:szCs w:val="24"/>
          <w:lang w:val="en-US"/>
        </w:rPr>
        <w:t xml:space="preserve"> Bahasa </w:t>
      </w:r>
      <w:proofErr w:type="spellStart"/>
      <w:r w:rsidRPr="00B25281">
        <w:rPr>
          <w:rFonts w:ascii="Times New Roman" w:hAnsi="Times New Roman" w:cs="Times New Roman"/>
          <w:color w:val="000000" w:themeColor="text1"/>
          <w:sz w:val="24"/>
          <w:szCs w:val="24"/>
          <w:lang w:val="en-US"/>
        </w:rPr>
        <w:t>pemrograman</w:t>
      </w:r>
      <w:proofErr w:type="spellEnd"/>
      <w:r w:rsidR="008734FE" w:rsidRPr="00B25281">
        <w:rPr>
          <w:rFonts w:ascii="Times New Roman" w:hAnsi="Times New Roman" w:cs="Times New Roman"/>
          <w:color w:val="000000" w:themeColor="text1"/>
          <w:sz w:val="24"/>
          <w:szCs w:val="24"/>
          <w:lang w:val="en-US"/>
        </w:rPr>
        <w:t>.</w:t>
      </w:r>
    </w:p>
    <w:p w14:paraId="01564406" w14:textId="77777777" w:rsidR="007638EF" w:rsidRPr="00B25281" w:rsidRDefault="007638EF" w:rsidP="006D31C4">
      <w:pPr>
        <w:pStyle w:val="Heading3"/>
        <w:numPr>
          <w:ilvl w:val="2"/>
          <w:numId w:val="13"/>
        </w:numPr>
        <w:spacing w:line="360" w:lineRule="auto"/>
        <w:rPr>
          <w:rFonts w:ascii="Times New Roman" w:hAnsi="Times New Roman" w:cs="Times New Roman"/>
          <w:b/>
          <w:bCs/>
          <w:color w:val="000000" w:themeColor="text1"/>
          <w:lang w:val="en-US"/>
        </w:rPr>
      </w:pPr>
      <w:proofErr w:type="spellStart"/>
      <w:r w:rsidRPr="00B25281">
        <w:rPr>
          <w:rFonts w:ascii="Times New Roman" w:hAnsi="Times New Roman" w:cs="Times New Roman"/>
          <w:b/>
          <w:bCs/>
          <w:i/>
          <w:iCs/>
          <w:color w:val="000000" w:themeColor="text1"/>
          <w:lang w:val="en-US"/>
        </w:rPr>
        <w:lastRenderedPageBreak/>
        <w:t>HyperText</w:t>
      </w:r>
      <w:proofErr w:type="spellEnd"/>
      <w:r w:rsidRPr="00B25281">
        <w:rPr>
          <w:rFonts w:ascii="Times New Roman" w:hAnsi="Times New Roman" w:cs="Times New Roman"/>
          <w:b/>
          <w:bCs/>
          <w:i/>
          <w:iCs/>
          <w:color w:val="000000" w:themeColor="text1"/>
          <w:lang w:val="en-US"/>
        </w:rPr>
        <w:t xml:space="preserve"> Markup Language (HTML)</w:t>
      </w:r>
    </w:p>
    <w:p w14:paraId="657C3C6C" w14:textId="77777777" w:rsidR="007638EF" w:rsidRPr="00B25281" w:rsidRDefault="007638EF" w:rsidP="007638EF">
      <w:pPr>
        <w:spacing w:before="160"/>
        <w:ind w:left="720"/>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60372B71" wp14:editId="3F8A6784">
            <wp:extent cx="2820251" cy="1524000"/>
            <wp:effectExtent l="0" t="0" r="0" b="0"/>
            <wp:docPr id="15" name="Picture 15" descr="Bahasa Pemrograma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ahasa Pemrograman HTM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2897" cy="1536237"/>
                    </a:xfrm>
                    <a:prstGeom prst="rect">
                      <a:avLst/>
                    </a:prstGeom>
                    <a:noFill/>
                    <a:ln>
                      <a:noFill/>
                    </a:ln>
                  </pic:spPr>
                </pic:pic>
              </a:graphicData>
            </a:graphic>
          </wp:inline>
        </w:drawing>
      </w:r>
    </w:p>
    <w:p w14:paraId="6A26D572"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i/>
          <w:iCs/>
          <w:color w:val="000000" w:themeColor="text1"/>
        </w:rPr>
      </w:pPr>
      <w:proofErr w:type="spellStart"/>
      <w:r w:rsidRPr="00B25281">
        <w:rPr>
          <w:i/>
          <w:iCs/>
          <w:color w:val="000000" w:themeColor="text1"/>
        </w:rPr>
        <w:t>HyperText</w:t>
      </w:r>
      <w:proofErr w:type="spellEnd"/>
      <w:r w:rsidRPr="00B25281">
        <w:rPr>
          <w:i/>
          <w:iCs/>
          <w:color w:val="000000" w:themeColor="text1"/>
        </w:rPr>
        <w:t xml:space="preserve"> Markup Language (HTML)</w:t>
      </w:r>
      <w:r w:rsidRPr="00B25281">
        <w:rPr>
          <w:color w:val="000000" w:themeColor="text1"/>
        </w:rPr>
        <w:t xml:space="preserve"> </w:t>
      </w:r>
      <w:proofErr w:type="spellStart"/>
      <w:r w:rsidRPr="00B25281">
        <w:rPr>
          <w:color w:val="000000" w:themeColor="text1"/>
        </w:rPr>
        <w:t>adalah</w:t>
      </w:r>
      <w:proofErr w:type="spellEnd"/>
      <w:r w:rsidRPr="00B25281">
        <w:rPr>
          <w:color w:val="000000" w:themeColor="text1"/>
        </w:rPr>
        <w:t xml:space="preserve"> </w:t>
      </w:r>
      <w:proofErr w:type="spellStart"/>
      <w:r w:rsidRPr="00B25281">
        <w:rPr>
          <w:color w:val="000000" w:themeColor="text1"/>
        </w:rPr>
        <w:t>sebuah</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markup yang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xml:space="preserve"> </w:t>
      </w:r>
      <w:proofErr w:type="spellStart"/>
      <w:r w:rsidRPr="00B25281">
        <w:rPr>
          <w:color w:val="000000" w:themeColor="text1"/>
        </w:rPr>
        <w:t>sebuah</w:t>
      </w:r>
      <w:proofErr w:type="spellEnd"/>
      <w:r w:rsidRPr="00B25281">
        <w:rPr>
          <w:color w:val="000000" w:themeColor="text1"/>
        </w:rPr>
        <w:t xml:space="preserve"> </w:t>
      </w:r>
      <w:proofErr w:type="spellStart"/>
      <w:r w:rsidRPr="00B25281">
        <w:rPr>
          <w:color w:val="000000" w:themeColor="text1"/>
        </w:rPr>
        <w:t>halaman</w:t>
      </w:r>
      <w:proofErr w:type="spellEnd"/>
      <w:r w:rsidRPr="00B25281">
        <w:rPr>
          <w:color w:val="000000" w:themeColor="text1"/>
        </w:rPr>
        <w:t xml:space="preserve"> web dan </w:t>
      </w:r>
      <w:proofErr w:type="spellStart"/>
      <w:r w:rsidRPr="00B25281">
        <w:rPr>
          <w:color w:val="000000" w:themeColor="text1"/>
        </w:rPr>
        <w:t>menampilkan</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di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sebuah</w:t>
      </w:r>
      <w:proofErr w:type="spellEnd"/>
      <w:r w:rsidRPr="00B25281">
        <w:rPr>
          <w:color w:val="000000" w:themeColor="text1"/>
        </w:rPr>
        <w:t xml:space="preserve"> browser Internet. </w:t>
      </w:r>
      <w:r w:rsidRPr="00B25281">
        <w:rPr>
          <w:i/>
          <w:iCs/>
          <w:color w:val="000000" w:themeColor="text1"/>
        </w:rPr>
        <w:t>HTML</w:t>
      </w:r>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merupakan</w:t>
      </w:r>
      <w:proofErr w:type="spellEnd"/>
      <w:r w:rsidRPr="00B25281">
        <w:rPr>
          <w:color w:val="000000" w:themeColor="text1"/>
        </w:rPr>
        <w:t xml:space="preserve"> </w:t>
      </w:r>
      <w:proofErr w:type="spellStart"/>
      <w:r w:rsidRPr="00B25281">
        <w:rPr>
          <w:color w:val="000000" w:themeColor="text1"/>
        </w:rPr>
        <w:t>standar</w:t>
      </w:r>
      <w:proofErr w:type="spellEnd"/>
      <w:r w:rsidRPr="00B25281">
        <w:rPr>
          <w:color w:val="000000" w:themeColor="text1"/>
        </w:rPr>
        <w:t xml:space="preserve"> internet yang </w:t>
      </w:r>
      <w:proofErr w:type="spellStart"/>
      <w:r w:rsidRPr="00B25281">
        <w:rPr>
          <w:color w:val="000000" w:themeColor="text1"/>
        </w:rPr>
        <w:t>didefinisikan</w:t>
      </w:r>
      <w:proofErr w:type="spellEnd"/>
      <w:r w:rsidRPr="00B25281">
        <w:rPr>
          <w:color w:val="000000" w:themeColor="text1"/>
        </w:rPr>
        <w:t xml:space="preserve"> dan </w:t>
      </w:r>
      <w:proofErr w:type="spellStart"/>
      <w:r w:rsidRPr="00B25281">
        <w:rPr>
          <w:color w:val="000000" w:themeColor="text1"/>
        </w:rPr>
        <w:t>dikendalikan</w:t>
      </w:r>
      <w:proofErr w:type="spellEnd"/>
      <w:r w:rsidRPr="00B25281">
        <w:rPr>
          <w:color w:val="000000" w:themeColor="text1"/>
        </w:rPr>
        <w:t xml:space="preserve"> </w:t>
      </w:r>
      <w:proofErr w:type="spellStart"/>
      <w:r w:rsidRPr="00B25281">
        <w:rPr>
          <w:color w:val="000000" w:themeColor="text1"/>
        </w:rPr>
        <w:t>penggunaannya</w:t>
      </w:r>
      <w:proofErr w:type="spellEnd"/>
      <w:r w:rsidRPr="00B25281">
        <w:rPr>
          <w:color w:val="000000" w:themeColor="text1"/>
        </w:rPr>
        <w:t xml:space="preserve"> oleh </w:t>
      </w:r>
      <w:r w:rsidRPr="00B25281">
        <w:rPr>
          <w:i/>
          <w:iCs/>
          <w:color w:val="000000" w:themeColor="text1"/>
        </w:rPr>
        <w:t>World Wide Web Consortium (W3C).</w:t>
      </w:r>
    </w:p>
    <w:p w14:paraId="6ED77664" w14:textId="77777777" w:rsidR="007638EF" w:rsidRPr="00B25281" w:rsidRDefault="007638EF" w:rsidP="007638EF">
      <w:pPr>
        <w:pStyle w:val="NormalWeb"/>
        <w:shd w:val="clear" w:color="auto" w:fill="FFFFFF"/>
        <w:spacing w:before="0" w:beforeAutospacing="0" w:after="225" w:afterAutospacing="0" w:line="360" w:lineRule="auto"/>
        <w:ind w:firstLine="720"/>
        <w:jc w:val="both"/>
        <w:rPr>
          <w:color w:val="000000" w:themeColor="text1"/>
        </w:rPr>
      </w:pPr>
      <w:r w:rsidRPr="00B25281">
        <w:rPr>
          <w:i/>
          <w:iCs/>
          <w:color w:val="000000" w:themeColor="text1"/>
        </w:rPr>
        <w:t>HTML</w:t>
      </w:r>
      <w:r w:rsidRPr="00B25281">
        <w:rPr>
          <w:color w:val="000000" w:themeColor="text1"/>
        </w:rPr>
        <w:t xml:space="preserve"> </w:t>
      </w:r>
      <w:proofErr w:type="spellStart"/>
      <w:r w:rsidRPr="00B25281">
        <w:rPr>
          <w:color w:val="000000" w:themeColor="text1"/>
        </w:rPr>
        <w:t>berupa</w:t>
      </w:r>
      <w:proofErr w:type="spellEnd"/>
      <w:r w:rsidRPr="00B25281">
        <w:rPr>
          <w:color w:val="000000" w:themeColor="text1"/>
        </w:rPr>
        <w:t xml:space="preserve"> </w:t>
      </w:r>
      <w:proofErr w:type="spellStart"/>
      <w:r w:rsidRPr="00B25281">
        <w:rPr>
          <w:color w:val="000000" w:themeColor="text1"/>
        </w:rPr>
        <w:t>kode-kode</w:t>
      </w:r>
      <w:proofErr w:type="spellEnd"/>
      <w:r w:rsidRPr="00B25281">
        <w:rPr>
          <w:color w:val="000000" w:themeColor="text1"/>
        </w:rPr>
        <w:t xml:space="preserve"> tag yang </w:t>
      </w:r>
      <w:proofErr w:type="spellStart"/>
      <w:r w:rsidRPr="00B25281">
        <w:rPr>
          <w:color w:val="000000" w:themeColor="text1"/>
        </w:rPr>
        <w:t>menginstruksikan</w:t>
      </w:r>
      <w:proofErr w:type="spellEnd"/>
      <w:r w:rsidRPr="00B25281">
        <w:rPr>
          <w:color w:val="000000" w:themeColor="text1"/>
        </w:rPr>
        <w:t xml:space="preserve"> browser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menghasilkan</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w:t>
      </w:r>
      <w:proofErr w:type="spellStart"/>
      <w:r w:rsidRPr="00B25281">
        <w:rPr>
          <w:color w:val="000000" w:themeColor="text1"/>
        </w:rPr>
        <w:t>sesuai</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yang </w:t>
      </w:r>
      <w:proofErr w:type="spellStart"/>
      <w:r w:rsidRPr="00B25281">
        <w:rPr>
          <w:color w:val="000000" w:themeColor="text1"/>
        </w:rPr>
        <w:t>diinginkan</w:t>
      </w:r>
      <w:proofErr w:type="spellEnd"/>
      <w:r w:rsidRPr="00B25281">
        <w:rPr>
          <w:color w:val="000000" w:themeColor="text1"/>
        </w:rPr>
        <w:t xml:space="preserve">. </w:t>
      </w:r>
      <w:proofErr w:type="spellStart"/>
      <w:r w:rsidRPr="00B25281">
        <w:rPr>
          <w:color w:val="000000" w:themeColor="text1"/>
        </w:rPr>
        <w:t>Sebuah</w:t>
      </w:r>
      <w:proofErr w:type="spellEnd"/>
      <w:r w:rsidRPr="00B25281">
        <w:rPr>
          <w:color w:val="000000" w:themeColor="text1"/>
        </w:rPr>
        <w:t xml:space="preserve"> file yang </w:t>
      </w:r>
      <w:proofErr w:type="spellStart"/>
      <w:r w:rsidRPr="00B25281">
        <w:rPr>
          <w:color w:val="000000" w:themeColor="text1"/>
        </w:rPr>
        <w:t>merupakan</w:t>
      </w:r>
      <w:proofErr w:type="spellEnd"/>
      <w:r w:rsidRPr="00B25281">
        <w:rPr>
          <w:color w:val="000000" w:themeColor="text1"/>
        </w:rPr>
        <w:t xml:space="preserve"> file </w:t>
      </w:r>
      <w:r w:rsidRPr="00B25281">
        <w:rPr>
          <w:i/>
          <w:iCs/>
          <w:color w:val="000000" w:themeColor="text1"/>
        </w:rPr>
        <w:t>HTML</w:t>
      </w:r>
      <w:r w:rsidRPr="00B25281">
        <w:rPr>
          <w:color w:val="000000" w:themeColor="text1"/>
        </w:rPr>
        <w:t xml:space="preserve">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dibuka</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browser web </w:t>
      </w:r>
      <w:proofErr w:type="spellStart"/>
      <w:r w:rsidRPr="00B25281">
        <w:rPr>
          <w:color w:val="000000" w:themeColor="text1"/>
        </w:rPr>
        <w:t>seperti</w:t>
      </w:r>
      <w:proofErr w:type="spellEnd"/>
      <w:r w:rsidRPr="00B25281">
        <w:rPr>
          <w:color w:val="000000" w:themeColor="text1"/>
        </w:rPr>
        <w:t xml:space="preserve"> </w:t>
      </w:r>
      <w:r w:rsidRPr="00B25281">
        <w:rPr>
          <w:i/>
          <w:iCs/>
          <w:color w:val="000000" w:themeColor="text1"/>
        </w:rPr>
        <w:t>Mozilla Firefox</w:t>
      </w:r>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w:t>
      </w:r>
      <w:r w:rsidRPr="00B25281">
        <w:rPr>
          <w:i/>
          <w:iCs/>
          <w:color w:val="000000" w:themeColor="text1"/>
        </w:rPr>
        <w:t>Microsoft Internet Explorer</w:t>
      </w:r>
      <w:r w:rsidRPr="00B25281">
        <w:rPr>
          <w:color w:val="000000" w:themeColor="text1"/>
        </w:rPr>
        <w:t>.</w:t>
      </w:r>
    </w:p>
    <w:p w14:paraId="5AE5BD75" w14:textId="77777777" w:rsidR="007638EF" w:rsidRPr="00B25281" w:rsidRDefault="007638EF" w:rsidP="006D31C4">
      <w:pPr>
        <w:pStyle w:val="Heading3"/>
        <w:numPr>
          <w:ilvl w:val="2"/>
          <w:numId w:val="13"/>
        </w:numPr>
        <w:spacing w:after="160" w:line="360" w:lineRule="auto"/>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PHP: Hypertext Preprocessor</w:t>
      </w:r>
    </w:p>
    <w:p w14:paraId="3AA21755" w14:textId="77777777" w:rsidR="007638EF" w:rsidRPr="00B25281" w:rsidRDefault="007638EF" w:rsidP="007638EF">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3BB20826" wp14:editId="37EF6170">
            <wp:extent cx="2500745" cy="1499692"/>
            <wp:effectExtent l="0" t="0" r="0" b="5715"/>
            <wp:docPr id="17" name="Picture 17" descr="Bahasa Pemrograma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ahasa Pemrograman PH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6896" cy="1515375"/>
                    </a:xfrm>
                    <a:prstGeom prst="rect">
                      <a:avLst/>
                    </a:prstGeom>
                    <a:noFill/>
                    <a:ln>
                      <a:noFill/>
                    </a:ln>
                  </pic:spPr>
                </pic:pic>
              </a:graphicData>
            </a:graphic>
          </wp:inline>
        </w:drawing>
      </w:r>
    </w:p>
    <w:p w14:paraId="7765EBF2"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lastRenderedPageBreak/>
        <w:t>PHP</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script</w:t>
      </w:r>
      <w:r w:rsidRPr="00B25281">
        <w:rPr>
          <w:rFonts w:ascii="Times New Roman" w:eastAsia="Times New Roman" w:hAnsi="Times New Roman" w:cs="Times New Roman"/>
          <w:color w:val="000000" w:themeColor="text1"/>
          <w:sz w:val="24"/>
          <w:szCs w:val="24"/>
          <w:lang w:val="en-US"/>
        </w:rPr>
        <w:t xml:space="preserve"> yang paling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dipakai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w:t>
      </w:r>
      <w:r w:rsidRPr="00B25281">
        <w:rPr>
          <w:rFonts w:ascii="Times New Roman" w:eastAsia="Times New Roman" w:hAnsi="Times New Roman" w:cs="Times New Roman"/>
          <w:i/>
          <w:iCs/>
          <w:color w:val="000000" w:themeColor="text1"/>
          <w:sz w:val="24"/>
          <w:szCs w:val="24"/>
          <w:lang w:val="en-US"/>
        </w:rPr>
        <w:t xml:space="preserve"> PHP</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pertama</w:t>
      </w:r>
      <w:proofErr w:type="spellEnd"/>
      <w:r w:rsidRPr="00B25281">
        <w:rPr>
          <w:rFonts w:ascii="Times New Roman" w:eastAsia="Times New Roman" w:hAnsi="Times New Roman" w:cs="Times New Roman"/>
          <w:color w:val="000000" w:themeColor="text1"/>
          <w:sz w:val="24"/>
          <w:szCs w:val="24"/>
          <w:lang w:val="en-US"/>
        </w:rPr>
        <w:t xml:space="preserve"> kali </w:t>
      </w:r>
      <w:proofErr w:type="spellStart"/>
      <w:r w:rsidRPr="00B25281">
        <w:rPr>
          <w:rFonts w:ascii="Times New Roman" w:eastAsia="Times New Roman" w:hAnsi="Times New Roman" w:cs="Times New Roman"/>
          <w:color w:val="000000" w:themeColor="text1"/>
          <w:sz w:val="24"/>
          <w:szCs w:val="24"/>
          <w:lang w:val="en-US"/>
        </w:rPr>
        <w:t>dibuat</w:t>
      </w:r>
      <w:proofErr w:type="spellEnd"/>
      <w:r w:rsidRPr="00B25281">
        <w:rPr>
          <w:rFonts w:ascii="Times New Roman" w:eastAsia="Times New Roman" w:hAnsi="Times New Roman" w:cs="Times New Roman"/>
          <w:color w:val="000000" w:themeColor="text1"/>
          <w:sz w:val="24"/>
          <w:szCs w:val="24"/>
          <w:lang w:val="en-US"/>
        </w:rPr>
        <w:t xml:space="preserve"> oleh Rasmus </w:t>
      </w:r>
      <w:proofErr w:type="spellStart"/>
      <w:r w:rsidRPr="00B25281">
        <w:rPr>
          <w:rFonts w:ascii="Times New Roman" w:eastAsia="Times New Roman" w:hAnsi="Times New Roman" w:cs="Times New Roman"/>
          <w:color w:val="000000" w:themeColor="text1"/>
          <w:sz w:val="24"/>
          <w:szCs w:val="24"/>
          <w:lang w:val="en-US"/>
        </w:rPr>
        <w:t>Lerdorf</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1995. Pada </w:t>
      </w:r>
      <w:proofErr w:type="spellStart"/>
      <w:r w:rsidRPr="00B25281">
        <w:rPr>
          <w:rFonts w:ascii="Times New Roman" w:eastAsia="Times New Roman" w:hAnsi="Times New Roman" w:cs="Times New Roman"/>
          <w:color w:val="000000" w:themeColor="text1"/>
          <w:sz w:val="24"/>
          <w:szCs w:val="24"/>
          <w:lang w:val="en-US"/>
        </w:rPr>
        <w:t>waktu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PHP</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bernama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FI (Form Interpreted),</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wujudnya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berupa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sekumpulan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script</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mengolah</w:t>
      </w:r>
      <w:proofErr w:type="spellEnd"/>
      <w:r w:rsidRPr="00B25281">
        <w:rPr>
          <w:rFonts w:ascii="Times New Roman" w:eastAsia="Times New Roman" w:hAnsi="Times New Roman" w:cs="Times New Roman"/>
          <w:color w:val="000000" w:themeColor="text1"/>
          <w:sz w:val="24"/>
          <w:szCs w:val="24"/>
          <w:lang w:val="en-US"/>
        </w:rPr>
        <w:t xml:space="preserve"> data </w:t>
      </w:r>
      <w:r w:rsidRPr="00B25281">
        <w:rPr>
          <w:rFonts w:ascii="Times New Roman" w:eastAsia="Times New Roman" w:hAnsi="Times New Roman" w:cs="Times New Roman"/>
          <w:i/>
          <w:iCs/>
          <w:color w:val="000000" w:themeColor="text1"/>
          <w:sz w:val="24"/>
          <w:szCs w:val="24"/>
          <w:lang w:val="en-US"/>
        </w:rPr>
        <w:t>form</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web.</w:t>
      </w:r>
    </w:p>
    <w:p w14:paraId="1C199B7A"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 xml:space="preserve">PHP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dipakai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situs web yang </w:t>
      </w:r>
      <w:proofErr w:type="spellStart"/>
      <w:r w:rsidRPr="00B25281">
        <w:rPr>
          <w:rFonts w:ascii="Times New Roman" w:eastAsia="Times New Roman" w:hAnsi="Times New Roman" w:cs="Times New Roman"/>
          <w:color w:val="000000" w:themeColor="text1"/>
          <w:sz w:val="24"/>
          <w:szCs w:val="24"/>
          <w:lang w:val="en-US"/>
        </w:rPr>
        <w:t>dinamis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walaupun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tidak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tertutup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kemungkinan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pemakaian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lain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PHP </w:t>
      </w:r>
      <w:proofErr w:type="spellStart"/>
      <w:r w:rsidRPr="00B25281">
        <w:rPr>
          <w:rFonts w:ascii="Times New Roman" w:eastAsia="Times New Roman" w:hAnsi="Times New Roman" w:cs="Times New Roman"/>
          <w:color w:val="000000" w:themeColor="text1"/>
          <w:sz w:val="24"/>
          <w:szCs w:val="24"/>
          <w:lang w:val="en-US"/>
        </w:rPr>
        <w:t>biasanya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berjalan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sistem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operasi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i/>
          <w:iCs/>
          <w:color w:val="000000" w:themeColor="text1"/>
          <w:sz w:val="24"/>
          <w:szCs w:val="24"/>
          <w:lang w:val="en-US"/>
        </w:rPr>
        <w:t>linux</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PHP</w:t>
      </w:r>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bisa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dijalankan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hosting windows).</w:t>
      </w:r>
    </w:p>
    <w:p w14:paraId="1D6E54D7" w14:textId="77777777" w:rsidR="007638EF" w:rsidRPr="00B25281" w:rsidRDefault="007638EF" w:rsidP="006D31C4">
      <w:pPr>
        <w:pStyle w:val="Heading3"/>
        <w:numPr>
          <w:ilvl w:val="2"/>
          <w:numId w:val="13"/>
        </w:numPr>
        <w:spacing w:line="360" w:lineRule="auto"/>
        <w:rPr>
          <w:rFonts w:ascii="Times New Roman" w:hAnsi="Times New Roman" w:cs="Times New Roman"/>
          <w:b/>
          <w:bCs/>
          <w:color w:val="000000" w:themeColor="text1"/>
          <w:lang w:val="en-US"/>
        </w:rPr>
      </w:pPr>
      <w:proofErr w:type="spellStart"/>
      <w:r w:rsidRPr="00B25281">
        <w:rPr>
          <w:rFonts w:ascii="Times New Roman" w:hAnsi="Times New Roman" w:cs="Times New Roman"/>
          <w:b/>
          <w:bCs/>
          <w:i/>
          <w:iCs/>
          <w:color w:val="000000" w:themeColor="text1"/>
          <w:lang w:val="en-US"/>
        </w:rPr>
        <w:t>Javascript</w:t>
      </w:r>
      <w:proofErr w:type="spellEnd"/>
    </w:p>
    <w:p w14:paraId="2CB97474" w14:textId="77777777" w:rsidR="007638EF" w:rsidRPr="00B25281" w:rsidRDefault="007638EF" w:rsidP="007638EF">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7579D209" wp14:editId="5D7BA6FE">
            <wp:extent cx="2875430" cy="1436196"/>
            <wp:effectExtent l="0" t="0" r="1270" b="0"/>
            <wp:docPr id="18" name="Picture 18" descr="Hasil gambar untuk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asil gambar untuk javascrip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4849" cy="1445895"/>
                    </a:xfrm>
                    <a:prstGeom prst="rect">
                      <a:avLst/>
                    </a:prstGeom>
                    <a:noFill/>
                    <a:ln>
                      <a:noFill/>
                    </a:ln>
                  </pic:spPr>
                </pic:pic>
              </a:graphicData>
            </a:graphic>
          </wp:inline>
        </w:drawing>
      </w:r>
    </w:p>
    <w:p w14:paraId="61B55065" w14:textId="77777777" w:rsidR="007638EF" w:rsidRPr="00B25281" w:rsidRDefault="007638EF" w:rsidP="007638EF">
      <w:pPr>
        <w:spacing w:before="160"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shd w:val="clear" w:color="auto" w:fill="FFFFFF"/>
        </w:rPr>
        <w:t>Javascript</w:t>
      </w:r>
      <w:r w:rsidRPr="00B25281">
        <w:rPr>
          <w:rFonts w:ascii="Times New Roman" w:hAnsi="Times New Roman" w:cs="Times New Roman"/>
          <w:color w:val="000000" w:themeColor="text1"/>
          <w:sz w:val="24"/>
          <w:szCs w:val="24"/>
          <w:shd w:val="clear" w:color="auto" w:fill="FFFFFF"/>
        </w:rPr>
        <w:t xml:space="preserve"> adalah bahasa </w:t>
      </w:r>
      <w:r w:rsidRPr="00B25281">
        <w:rPr>
          <w:rFonts w:ascii="Times New Roman" w:hAnsi="Times New Roman" w:cs="Times New Roman"/>
          <w:i/>
          <w:iCs/>
          <w:color w:val="000000" w:themeColor="text1"/>
          <w:sz w:val="24"/>
          <w:szCs w:val="24"/>
          <w:shd w:val="clear" w:color="auto" w:fill="FFFFFF"/>
        </w:rPr>
        <w:t>scripting</w:t>
      </w:r>
      <w:r w:rsidRPr="00B25281">
        <w:rPr>
          <w:rFonts w:ascii="Times New Roman" w:hAnsi="Times New Roman" w:cs="Times New Roman"/>
          <w:color w:val="000000" w:themeColor="text1"/>
          <w:sz w:val="24"/>
          <w:szCs w:val="24"/>
          <w:shd w:val="clear" w:color="auto" w:fill="FFFFFF"/>
        </w:rPr>
        <w:t xml:space="preserve"> yang handal yang berjalan pada sisi </w:t>
      </w:r>
      <w:r w:rsidRPr="00B25281">
        <w:rPr>
          <w:rFonts w:ascii="Times New Roman" w:hAnsi="Times New Roman" w:cs="Times New Roman"/>
          <w:i/>
          <w:iCs/>
          <w:color w:val="000000" w:themeColor="text1"/>
          <w:sz w:val="24"/>
          <w:szCs w:val="24"/>
          <w:shd w:val="clear" w:color="auto" w:fill="FFFFFF"/>
        </w:rPr>
        <w:t>client</w:t>
      </w:r>
      <w:r w:rsidRPr="00B25281">
        <w:rPr>
          <w:rFonts w:ascii="Times New Roman" w:hAnsi="Times New Roman" w:cs="Times New Roman"/>
          <w:color w:val="000000" w:themeColor="text1"/>
          <w:sz w:val="24"/>
          <w:szCs w:val="24"/>
          <w:shd w:val="clear" w:color="auto" w:fill="FFFFFF"/>
        </w:rPr>
        <w:t>.</w:t>
      </w:r>
      <w:r w:rsidRPr="00B25281">
        <w:rPr>
          <w:rFonts w:ascii="Times New Roman" w:hAnsi="Times New Roman" w:cs="Times New Roman"/>
          <w:i/>
          <w:iCs/>
          <w:color w:val="000000" w:themeColor="text1"/>
          <w:sz w:val="24"/>
          <w:szCs w:val="24"/>
          <w:shd w:val="clear" w:color="auto" w:fill="FFFFFF"/>
          <w:lang w:val="en-US"/>
        </w:rPr>
        <w:t xml:space="preserve"> </w:t>
      </w:r>
      <w:r w:rsidRPr="00B25281">
        <w:rPr>
          <w:rFonts w:ascii="Times New Roman" w:hAnsi="Times New Roman" w:cs="Times New Roman"/>
          <w:i/>
          <w:iCs/>
          <w:color w:val="000000" w:themeColor="text1"/>
          <w:sz w:val="24"/>
          <w:szCs w:val="24"/>
          <w:shd w:val="clear" w:color="auto" w:fill="FFFFFF"/>
        </w:rPr>
        <w:t>JavaScript</w:t>
      </w:r>
      <w:r w:rsidRPr="00B25281">
        <w:rPr>
          <w:rFonts w:ascii="Times New Roman" w:hAnsi="Times New Roman" w:cs="Times New Roman"/>
          <w:color w:val="000000" w:themeColor="text1"/>
          <w:sz w:val="24"/>
          <w:szCs w:val="24"/>
          <w:shd w:val="clear" w:color="auto" w:fill="FFFFFF"/>
        </w:rPr>
        <w:t xml:space="preserve"> merupakan sebuah bahasa </w:t>
      </w:r>
      <w:r w:rsidRPr="00B25281">
        <w:rPr>
          <w:rFonts w:ascii="Times New Roman" w:hAnsi="Times New Roman" w:cs="Times New Roman"/>
          <w:i/>
          <w:iCs/>
          <w:color w:val="000000" w:themeColor="text1"/>
          <w:sz w:val="24"/>
          <w:szCs w:val="24"/>
          <w:shd w:val="clear" w:color="auto" w:fill="FFFFFF"/>
        </w:rPr>
        <w:t>scripting</w:t>
      </w:r>
      <w:r w:rsidRPr="00B25281">
        <w:rPr>
          <w:rFonts w:ascii="Times New Roman" w:hAnsi="Times New Roman" w:cs="Times New Roman"/>
          <w:color w:val="000000" w:themeColor="text1"/>
          <w:sz w:val="24"/>
          <w:szCs w:val="24"/>
          <w:shd w:val="clear" w:color="auto" w:fill="FFFFFF"/>
        </w:rPr>
        <w:t xml:space="preserve"> yang dikembangkan oleh </w:t>
      </w:r>
      <w:r w:rsidRPr="00B25281">
        <w:rPr>
          <w:rFonts w:ascii="Times New Roman" w:hAnsi="Times New Roman" w:cs="Times New Roman"/>
          <w:i/>
          <w:iCs/>
          <w:color w:val="000000" w:themeColor="text1"/>
          <w:sz w:val="24"/>
          <w:szCs w:val="24"/>
          <w:shd w:val="clear" w:color="auto" w:fill="FFFFFF"/>
        </w:rPr>
        <w:t>Netscape.</w:t>
      </w:r>
      <w:r w:rsidRPr="00B25281">
        <w:rPr>
          <w:rFonts w:ascii="Times New Roman" w:hAnsi="Times New Roman" w:cs="Times New Roman"/>
          <w:color w:val="000000" w:themeColor="text1"/>
          <w:sz w:val="24"/>
          <w:szCs w:val="24"/>
          <w:shd w:val="clear" w:color="auto" w:fill="FFFFFF"/>
        </w:rPr>
        <w:t xml:space="preserve"> Untuk menjalankan </w:t>
      </w:r>
      <w:r w:rsidRPr="00B25281">
        <w:rPr>
          <w:rFonts w:ascii="Times New Roman" w:hAnsi="Times New Roman" w:cs="Times New Roman"/>
          <w:i/>
          <w:iCs/>
          <w:color w:val="000000" w:themeColor="text1"/>
          <w:sz w:val="24"/>
          <w:szCs w:val="24"/>
          <w:shd w:val="clear" w:color="auto" w:fill="FFFFFF"/>
        </w:rPr>
        <w:t>script</w:t>
      </w:r>
      <w:r w:rsidRPr="00B25281">
        <w:rPr>
          <w:rFonts w:ascii="Times New Roman" w:hAnsi="Times New Roman" w:cs="Times New Roman"/>
          <w:color w:val="000000" w:themeColor="text1"/>
          <w:sz w:val="24"/>
          <w:szCs w:val="24"/>
          <w:shd w:val="clear" w:color="auto" w:fill="FFFFFF"/>
        </w:rPr>
        <w:t xml:space="preserve"> yang ditulis dengan </w:t>
      </w:r>
      <w:r w:rsidRPr="00B25281">
        <w:rPr>
          <w:rFonts w:ascii="Times New Roman" w:hAnsi="Times New Roman" w:cs="Times New Roman"/>
          <w:i/>
          <w:iCs/>
          <w:color w:val="000000" w:themeColor="text1"/>
          <w:sz w:val="24"/>
          <w:szCs w:val="24"/>
          <w:shd w:val="clear" w:color="auto" w:fill="FFFFFF"/>
        </w:rPr>
        <w:t>JavaScript</w:t>
      </w:r>
      <w:r w:rsidRPr="00B25281">
        <w:rPr>
          <w:rFonts w:ascii="Times New Roman" w:hAnsi="Times New Roman" w:cs="Times New Roman"/>
          <w:color w:val="000000" w:themeColor="text1"/>
          <w:sz w:val="24"/>
          <w:szCs w:val="24"/>
          <w:shd w:val="clear" w:color="auto" w:fill="FFFFFF"/>
        </w:rPr>
        <w:t xml:space="preserve"> kita membutuhkan </w:t>
      </w:r>
      <w:r w:rsidRPr="00B25281">
        <w:rPr>
          <w:rFonts w:ascii="Times New Roman" w:hAnsi="Times New Roman" w:cs="Times New Roman"/>
          <w:i/>
          <w:iCs/>
          <w:color w:val="000000" w:themeColor="text1"/>
          <w:sz w:val="24"/>
          <w:szCs w:val="24"/>
          <w:shd w:val="clear" w:color="auto" w:fill="FFFFFF"/>
        </w:rPr>
        <w:t>JavaScript-enabled browser</w:t>
      </w:r>
      <w:r w:rsidRPr="00B25281">
        <w:rPr>
          <w:rFonts w:ascii="Times New Roman" w:hAnsi="Times New Roman" w:cs="Times New Roman"/>
          <w:color w:val="000000" w:themeColor="text1"/>
          <w:sz w:val="24"/>
          <w:szCs w:val="24"/>
          <w:shd w:val="clear" w:color="auto" w:fill="FFFFFF"/>
        </w:rPr>
        <w:t xml:space="preserve"> yaitu browser yang mampu menjalankan </w:t>
      </w:r>
      <w:r w:rsidRPr="00B25281">
        <w:rPr>
          <w:rFonts w:ascii="Times New Roman" w:hAnsi="Times New Roman" w:cs="Times New Roman"/>
          <w:i/>
          <w:iCs/>
          <w:color w:val="000000" w:themeColor="text1"/>
          <w:sz w:val="24"/>
          <w:szCs w:val="24"/>
          <w:shd w:val="clear" w:color="auto" w:fill="FFFFFF"/>
        </w:rPr>
        <w:t>JavaScript.</w:t>
      </w:r>
    </w:p>
    <w:p w14:paraId="03DA0CC2" w14:textId="77777777" w:rsidR="007638EF" w:rsidRPr="00B25281" w:rsidRDefault="007638EF" w:rsidP="006D31C4">
      <w:pPr>
        <w:pStyle w:val="Heading3"/>
        <w:numPr>
          <w:ilvl w:val="2"/>
          <w:numId w:val="13"/>
        </w:numPr>
        <w:spacing w:line="360" w:lineRule="auto"/>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lastRenderedPageBreak/>
        <w:t>CSS</w:t>
      </w:r>
    </w:p>
    <w:p w14:paraId="5F282EB0" w14:textId="77777777" w:rsidR="007638EF" w:rsidRPr="00B25281" w:rsidRDefault="007638EF" w:rsidP="007638EF">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6BC244B3" wp14:editId="16D26C7C">
            <wp:extent cx="3548784" cy="2089095"/>
            <wp:effectExtent l="0" t="0" r="0" b="6985"/>
            <wp:docPr id="22" name="Picture 22" descr="Hasil gambar untuk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asil gambar untuk c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8620" cy="2100772"/>
                    </a:xfrm>
                    <a:prstGeom prst="rect">
                      <a:avLst/>
                    </a:prstGeom>
                    <a:noFill/>
                    <a:ln>
                      <a:noFill/>
                    </a:ln>
                  </pic:spPr>
                </pic:pic>
              </a:graphicData>
            </a:graphic>
          </wp:inline>
        </w:drawing>
      </w:r>
    </w:p>
    <w:p w14:paraId="23940954" w14:textId="77777777" w:rsidR="007638EF" w:rsidRPr="00B25281" w:rsidRDefault="007638EF" w:rsidP="007638EF">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shd w:val="clear" w:color="auto" w:fill="FFFFFF"/>
        </w:rPr>
        <w:t>Cascading Style Sheets (CSS)</w:t>
      </w:r>
      <w:r w:rsidRPr="00B25281">
        <w:rPr>
          <w:rFonts w:ascii="Times New Roman" w:hAnsi="Times New Roman" w:cs="Times New Roman"/>
          <w:color w:val="000000" w:themeColor="text1"/>
          <w:sz w:val="24"/>
          <w:szCs w:val="24"/>
          <w:shd w:val="clear" w:color="auto" w:fill="FFFFFF"/>
        </w:rPr>
        <w:t xml:space="preserve"> adalah suatu bahasa </w:t>
      </w:r>
      <w:r w:rsidRPr="00B25281">
        <w:rPr>
          <w:rFonts w:ascii="Times New Roman" w:hAnsi="Times New Roman" w:cs="Times New Roman"/>
          <w:i/>
          <w:iCs/>
          <w:color w:val="000000" w:themeColor="text1"/>
          <w:sz w:val="24"/>
          <w:szCs w:val="24"/>
          <w:shd w:val="clear" w:color="auto" w:fill="FFFFFF"/>
        </w:rPr>
        <w:t xml:space="preserve">stylesheet </w:t>
      </w:r>
      <w:r w:rsidRPr="00B25281">
        <w:rPr>
          <w:rFonts w:ascii="Times New Roman" w:hAnsi="Times New Roman" w:cs="Times New Roman"/>
          <w:color w:val="000000" w:themeColor="text1"/>
          <w:sz w:val="24"/>
          <w:szCs w:val="24"/>
          <w:shd w:val="clear" w:color="auto" w:fill="FFFFFF"/>
        </w:rPr>
        <w:t xml:space="preserve">yang digunakan untuk mengatur tampilan suatu dokumen yang ditulis dalam bahasa markup. Penggunaan yang paling umum dari </w:t>
      </w:r>
      <w:r w:rsidRPr="00B25281">
        <w:rPr>
          <w:rFonts w:ascii="Times New Roman" w:hAnsi="Times New Roman" w:cs="Times New Roman"/>
          <w:i/>
          <w:iCs/>
          <w:color w:val="000000" w:themeColor="text1"/>
          <w:sz w:val="24"/>
          <w:szCs w:val="24"/>
          <w:shd w:val="clear" w:color="auto" w:fill="FFFFFF"/>
        </w:rPr>
        <w:t xml:space="preserve">CSS </w:t>
      </w:r>
      <w:r w:rsidRPr="00B25281">
        <w:rPr>
          <w:rFonts w:ascii="Times New Roman" w:hAnsi="Times New Roman" w:cs="Times New Roman"/>
          <w:color w:val="000000" w:themeColor="text1"/>
          <w:sz w:val="24"/>
          <w:szCs w:val="24"/>
          <w:shd w:val="clear" w:color="auto" w:fill="FFFFFF"/>
        </w:rPr>
        <w:t>adalah untuk memformat halaman web yang ditulis dengan</w:t>
      </w:r>
      <w:r w:rsidRPr="00B25281">
        <w:rPr>
          <w:rFonts w:ascii="Times New Roman" w:hAnsi="Times New Roman" w:cs="Times New Roman"/>
          <w:i/>
          <w:iCs/>
          <w:color w:val="000000" w:themeColor="text1"/>
          <w:sz w:val="24"/>
          <w:szCs w:val="24"/>
          <w:shd w:val="clear" w:color="auto" w:fill="FFFFFF"/>
        </w:rPr>
        <w:t xml:space="preserve"> HTML</w:t>
      </w:r>
      <w:r w:rsidRPr="00B25281">
        <w:rPr>
          <w:rFonts w:ascii="Times New Roman" w:hAnsi="Times New Roman" w:cs="Times New Roman"/>
          <w:color w:val="000000" w:themeColor="text1"/>
          <w:sz w:val="24"/>
          <w:szCs w:val="24"/>
          <w:shd w:val="clear" w:color="auto" w:fill="FFFFFF"/>
          <w:lang w:val="en-US"/>
        </w:rPr>
        <w:t xml:space="preserve">. </w:t>
      </w:r>
      <w:r w:rsidRPr="00B25281">
        <w:rPr>
          <w:rFonts w:ascii="Times New Roman" w:hAnsi="Times New Roman" w:cs="Times New Roman"/>
          <w:color w:val="000000" w:themeColor="text1"/>
          <w:sz w:val="24"/>
          <w:szCs w:val="24"/>
          <w:shd w:val="clear" w:color="auto" w:fill="FFFFFF"/>
        </w:rPr>
        <w:t xml:space="preserve">Spesifikasi </w:t>
      </w:r>
      <w:r w:rsidRPr="00B25281">
        <w:rPr>
          <w:rFonts w:ascii="Times New Roman" w:hAnsi="Times New Roman" w:cs="Times New Roman"/>
          <w:i/>
          <w:iCs/>
          <w:color w:val="000000" w:themeColor="text1"/>
          <w:sz w:val="24"/>
          <w:szCs w:val="24"/>
          <w:shd w:val="clear" w:color="auto" w:fill="FFFFFF"/>
        </w:rPr>
        <w:t>CSS</w:t>
      </w:r>
      <w:r w:rsidRPr="00B25281">
        <w:rPr>
          <w:rFonts w:ascii="Times New Roman" w:hAnsi="Times New Roman" w:cs="Times New Roman"/>
          <w:color w:val="000000" w:themeColor="text1"/>
          <w:sz w:val="24"/>
          <w:szCs w:val="24"/>
          <w:shd w:val="clear" w:color="auto" w:fill="FFFFFF"/>
        </w:rPr>
        <w:t xml:space="preserve"> diatur oleh </w:t>
      </w:r>
      <w:r w:rsidRPr="00B25281">
        <w:rPr>
          <w:rFonts w:ascii="Times New Roman" w:hAnsi="Times New Roman" w:cs="Times New Roman"/>
          <w:i/>
          <w:iCs/>
          <w:color w:val="000000" w:themeColor="text1"/>
          <w:sz w:val="24"/>
          <w:szCs w:val="24"/>
          <w:shd w:val="clear" w:color="auto" w:fill="FFFFFF"/>
        </w:rPr>
        <w:t>World Wide Web Consortium (W3C).</w:t>
      </w:r>
    </w:p>
    <w:p w14:paraId="0136AADE" w14:textId="77777777" w:rsidR="007638EF" w:rsidRPr="00B25281" w:rsidRDefault="007638EF" w:rsidP="006D31C4">
      <w:pPr>
        <w:pStyle w:val="Heading3"/>
        <w:numPr>
          <w:ilvl w:val="2"/>
          <w:numId w:val="13"/>
        </w:numPr>
        <w:spacing w:line="360" w:lineRule="auto"/>
        <w:rPr>
          <w:rFonts w:ascii="Times New Roman" w:hAnsi="Times New Roman" w:cs="Times New Roman"/>
          <w:b/>
          <w:bCs/>
          <w:i/>
          <w:iCs/>
          <w:color w:val="000000" w:themeColor="text1"/>
          <w:lang w:val="en-US"/>
        </w:rPr>
      </w:pPr>
      <w:r w:rsidRPr="00B25281">
        <w:rPr>
          <w:rFonts w:ascii="Times New Roman" w:hAnsi="Times New Roman" w:cs="Times New Roman"/>
          <w:b/>
          <w:bCs/>
          <w:i/>
          <w:iCs/>
          <w:color w:val="000000" w:themeColor="text1"/>
          <w:lang w:val="en-US"/>
        </w:rPr>
        <w:t>Java</w:t>
      </w:r>
    </w:p>
    <w:p w14:paraId="2945C7D6" w14:textId="77777777" w:rsidR="007638EF" w:rsidRPr="00B25281" w:rsidRDefault="007638EF" w:rsidP="007638EF">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shd w:val="clear" w:color="auto" w:fill="FFFFFF"/>
        </w:rPr>
        <w:t>Java</w:t>
      </w:r>
      <w:r w:rsidRPr="00B25281">
        <w:rPr>
          <w:rFonts w:ascii="Times New Roman" w:hAnsi="Times New Roman" w:cs="Times New Roman"/>
          <w:color w:val="000000" w:themeColor="text1"/>
          <w:sz w:val="24"/>
          <w:szCs w:val="24"/>
          <w:shd w:val="clear" w:color="auto" w:fill="FFFFFF"/>
        </w:rPr>
        <w:t xml:space="preserve"> adalah sebuah teknologi yang diperkenalkan oleh Sun Microsystems pada pertengahan tahun 1990. Menurut definisi dari Sun, </w:t>
      </w:r>
      <w:r w:rsidRPr="00B25281">
        <w:rPr>
          <w:rFonts w:ascii="Times New Roman" w:hAnsi="Times New Roman" w:cs="Times New Roman"/>
          <w:i/>
          <w:iCs/>
          <w:color w:val="000000" w:themeColor="text1"/>
          <w:sz w:val="24"/>
          <w:szCs w:val="24"/>
          <w:shd w:val="clear" w:color="auto" w:fill="FFFFFF"/>
        </w:rPr>
        <w:t>Java</w:t>
      </w:r>
      <w:r w:rsidRPr="00B25281">
        <w:rPr>
          <w:rFonts w:ascii="Times New Roman" w:hAnsi="Times New Roman" w:cs="Times New Roman"/>
          <w:color w:val="000000" w:themeColor="text1"/>
          <w:sz w:val="24"/>
          <w:szCs w:val="24"/>
          <w:shd w:val="clear" w:color="auto" w:fill="FFFFFF"/>
        </w:rPr>
        <w:t xml:space="preserve"> adalah nama untuk sekumpulan teknologi untuk membuat dan menjalankan perangkat luinak pada komputer standalone ataupun pada lingkungan jaringan. Kita lebih menyukai menyebut </w:t>
      </w:r>
      <w:r w:rsidRPr="00B25281">
        <w:rPr>
          <w:rFonts w:ascii="Times New Roman" w:hAnsi="Times New Roman" w:cs="Times New Roman"/>
          <w:i/>
          <w:iCs/>
          <w:color w:val="000000" w:themeColor="text1"/>
          <w:sz w:val="24"/>
          <w:szCs w:val="24"/>
          <w:shd w:val="clear" w:color="auto" w:fill="FFFFFF"/>
        </w:rPr>
        <w:t xml:space="preserve">Java </w:t>
      </w:r>
      <w:r w:rsidRPr="00B25281">
        <w:rPr>
          <w:rFonts w:ascii="Times New Roman" w:hAnsi="Times New Roman" w:cs="Times New Roman"/>
          <w:color w:val="000000" w:themeColor="text1"/>
          <w:sz w:val="24"/>
          <w:szCs w:val="24"/>
          <w:shd w:val="clear" w:color="auto" w:fill="FFFFFF"/>
        </w:rPr>
        <w:t xml:space="preserve">sebagai sebuah teknologi dibanding hanya sebuah bahasa pemrograman, karena </w:t>
      </w:r>
      <w:r w:rsidRPr="00B25281">
        <w:rPr>
          <w:rFonts w:ascii="Times New Roman" w:hAnsi="Times New Roman" w:cs="Times New Roman"/>
          <w:i/>
          <w:iCs/>
          <w:color w:val="000000" w:themeColor="text1"/>
          <w:sz w:val="24"/>
          <w:szCs w:val="24"/>
          <w:shd w:val="clear" w:color="auto" w:fill="FFFFFF"/>
        </w:rPr>
        <w:t>Java</w:t>
      </w:r>
      <w:r w:rsidRPr="00B25281">
        <w:rPr>
          <w:rFonts w:ascii="Times New Roman" w:hAnsi="Times New Roman" w:cs="Times New Roman"/>
          <w:color w:val="000000" w:themeColor="text1"/>
          <w:sz w:val="24"/>
          <w:szCs w:val="24"/>
          <w:shd w:val="clear" w:color="auto" w:fill="FFFFFF"/>
        </w:rPr>
        <w:t xml:space="preserve"> lebih lengkap dibanding sebuah bahasa pemrograman konvensional.</w:t>
      </w:r>
    </w:p>
    <w:p w14:paraId="751037A1" w14:textId="77777777" w:rsidR="007638EF" w:rsidRPr="00B25281" w:rsidRDefault="007638EF" w:rsidP="007638EF">
      <w:pPr>
        <w:spacing w:line="360" w:lineRule="auto"/>
        <w:ind w:left="72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lastRenderedPageBreak/>
        <w:drawing>
          <wp:inline distT="0" distB="0" distL="0" distR="0" wp14:anchorId="2198826D" wp14:editId="72D05DF8">
            <wp:extent cx="2639291" cy="1540948"/>
            <wp:effectExtent l="0" t="0" r="8890" b="2540"/>
            <wp:docPr id="25" name="Picture 25" descr="Hasil gambar untuk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asil gambar untuk jav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52726" cy="1548792"/>
                    </a:xfrm>
                    <a:prstGeom prst="rect">
                      <a:avLst/>
                    </a:prstGeom>
                    <a:noFill/>
                    <a:ln>
                      <a:noFill/>
                    </a:ln>
                  </pic:spPr>
                </pic:pic>
              </a:graphicData>
            </a:graphic>
          </wp:inline>
        </w:drawing>
      </w:r>
    </w:p>
    <w:p w14:paraId="0A330D7F" w14:textId="77777777" w:rsidR="007638EF" w:rsidRPr="00B25281" w:rsidRDefault="007638EF" w:rsidP="007638EF">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r w:rsidRPr="00B25281">
        <w:rPr>
          <w:rFonts w:ascii="Times New Roman" w:eastAsia="Times New Roman" w:hAnsi="Times New Roman" w:cs="Times New Roman"/>
          <w:i/>
          <w:iCs/>
          <w:color w:val="000000" w:themeColor="text1"/>
          <w:sz w:val="24"/>
          <w:szCs w:val="24"/>
          <w:lang w:val="en-US"/>
        </w:rPr>
        <w:t>Java</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dikategorikan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berorientasi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objek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terdistribusi</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multithrreaded</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Objek</w:t>
      </w:r>
      <w:proofErr w:type="spellEnd"/>
      <w:proofErr w:type="gram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Java </w:t>
      </w:r>
      <w:proofErr w:type="spellStart"/>
      <w:r w:rsidRPr="00B25281">
        <w:rPr>
          <w:rFonts w:ascii="Times New Roman" w:eastAsia="Times New Roman" w:hAnsi="Times New Roman" w:cs="Times New Roman"/>
          <w:color w:val="000000" w:themeColor="text1"/>
          <w:sz w:val="24"/>
          <w:szCs w:val="24"/>
          <w:lang w:val="en-US"/>
        </w:rPr>
        <w:t>dispesifikasi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membentuk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kelas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masing-masing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kelas</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Java,</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kompiler</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Java</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memproduksi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file </w:t>
      </w:r>
      <w:proofErr w:type="spellStart"/>
      <w:r w:rsidRPr="00B25281">
        <w:rPr>
          <w:rFonts w:ascii="Times New Roman" w:eastAsia="Times New Roman" w:hAnsi="Times New Roman" w:cs="Times New Roman"/>
          <w:color w:val="000000" w:themeColor="text1"/>
          <w:sz w:val="24"/>
          <w:szCs w:val="24"/>
          <w:lang w:val="en-US"/>
        </w:rPr>
        <w:t>keluaran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arsitektur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netral</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jalan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implementasi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Java Virtual Machine (JVM).</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Awalnya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Java </w:t>
      </w:r>
      <w:proofErr w:type="spellStart"/>
      <w:r w:rsidRPr="00B25281">
        <w:rPr>
          <w:rFonts w:ascii="Times New Roman" w:eastAsia="Times New Roman" w:hAnsi="Times New Roman" w:cs="Times New Roman"/>
          <w:color w:val="000000" w:themeColor="text1"/>
          <w:sz w:val="24"/>
          <w:szCs w:val="24"/>
          <w:lang w:val="en-US"/>
        </w:rPr>
        <w:t>sangat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digemari</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komunitas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internet,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Java </w:t>
      </w:r>
      <w:proofErr w:type="spellStart"/>
      <w:r w:rsidRPr="00B25281">
        <w:rPr>
          <w:rFonts w:ascii="Times New Roman" w:eastAsia="Times New Roman" w:hAnsi="Times New Roman" w:cs="Times New Roman"/>
          <w:color w:val="000000" w:themeColor="text1"/>
          <w:sz w:val="24"/>
          <w:szCs w:val="24"/>
          <w:lang w:val="en-US"/>
        </w:rPr>
        <w:t>mendukung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applets, </w:t>
      </w:r>
      <w:proofErr w:type="spellStart"/>
      <w:r w:rsidRPr="00B25281">
        <w:rPr>
          <w:rFonts w:ascii="Times New Roman" w:eastAsia="Times New Roman" w:hAnsi="Times New Roman" w:cs="Times New Roman"/>
          <w:color w:val="000000" w:themeColor="text1"/>
          <w:sz w:val="24"/>
          <w:szCs w:val="24"/>
          <w:lang w:val="en-US"/>
        </w:rPr>
        <w:t>dimana</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akses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sumber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terbatas</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jalan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web browser.</w:t>
      </w:r>
    </w:p>
    <w:p w14:paraId="63996F84" w14:textId="77777777" w:rsidR="007638EF" w:rsidRPr="00B25281" w:rsidRDefault="007638EF" w:rsidP="007638EF">
      <w:pPr>
        <w:shd w:val="clear" w:color="auto" w:fill="FFFFFF"/>
        <w:spacing w:after="225"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Java</w:t>
      </w:r>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menyediakan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dukungan</w:t>
      </w:r>
      <w:proofErr w:type="spellEnd"/>
      <w:r w:rsidRPr="00B25281">
        <w:rPr>
          <w:rFonts w:ascii="Times New Roman" w:eastAsia="Times New Roman" w:hAnsi="Times New Roman" w:cs="Times New Roman"/>
          <w:color w:val="000000" w:themeColor="text1"/>
          <w:sz w:val="24"/>
          <w:szCs w:val="24"/>
          <w:lang w:val="en-US"/>
        </w:rPr>
        <w:t xml:space="preserve"> level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networking</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objek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terdistribusi</w:t>
      </w:r>
      <w:proofErr w:type="spellEnd"/>
      <w:r w:rsidRPr="00B25281">
        <w:rPr>
          <w:rFonts w:ascii="Times New Roman" w:eastAsia="Times New Roman" w:hAnsi="Times New Roman" w:cs="Times New Roman"/>
          <w:color w:val="000000" w:themeColor="text1"/>
          <w:sz w:val="24"/>
          <w:szCs w:val="24"/>
          <w:lang w:val="en-US"/>
        </w:rPr>
        <w:t>.</w:t>
      </w:r>
      <w:r w:rsidRPr="00B25281">
        <w:rPr>
          <w:rFonts w:ascii="Times New Roman" w:eastAsia="Times New Roman" w:hAnsi="Times New Roman" w:cs="Times New Roman"/>
          <w:i/>
          <w:iCs/>
          <w:color w:val="000000" w:themeColor="text1"/>
          <w:sz w:val="24"/>
          <w:szCs w:val="24"/>
          <w:lang w:val="en-US"/>
        </w:rPr>
        <w:t xml:space="preserve"> Java</w:t>
      </w:r>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dianggap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Tampilan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khususnya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penting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menganggap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bahwa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program </w:t>
      </w:r>
      <w:r w:rsidRPr="00B25281">
        <w:rPr>
          <w:rFonts w:ascii="Times New Roman" w:eastAsia="Times New Roman" w:hAnsi="Times New Roman" w:cs="Times New Roman"/>
          <w:i/>
          <w:iCs/>
          <w:color w:val="000000" w:themeColor="text1"/>
          <w:sz w:val="24"/>
          <w:szCs w:val="24"/>
          <w:lang w:val="en-US"/>
        </w:rPr>
        <w:t xml:space="preserve">Java </w:t>
      </w:r>
      <w:proofErr w:type="spellStart"/>
      <w:r w:rsidRPr="00B25281">
        <w:rPr>
          <w:rFonts w:ascii="Times New Roman" w:eastAsia="Times New Roman" w:hAnsi="Times New Roman" w:cs="Times New Roman"/>
          <w:color w:val="000000" w:themeColor="text1"/>
          <w:sz w:val="24"/>
          <w:szCs w:val="24"/>
          <w:lang w:val="en-US"/>
        </w:rPr>
        <w:t>boleh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mengeksekusi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silang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jaringan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terdistribusi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Sehingga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Java</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termasuk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relatif</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dipelajari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karena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banyaknya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contoh</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konsep</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beredar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luas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berupa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buku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maupun</w:t>
      </w:r>
      <w:proofErr w:type="spellEnd"/>
      <w:r w:rsidRPr="00B25281">
        <w:rPr>
          <w:rFonts w:ascii="Times New Roman" w:eastAsia="Times New Roman" w:hAnsi="Times New Roman" w:cs="Times New Roman"/>
          <w:color w:val="000000" w:themeColor="text1"/>
          <w:sz w:val="24"/>
          <w:szCs w:val="24"/>
          <w:lang w:val="en-US"/>
        </w:rPr>
        <w:t xml:space="preserve"> di internet. </w:t>
      </w:r>
      <w:proofErr w:type="spellStart"/>
      <w:r w:rsidRPr="00B25281">
        <w:rPr>
          <w:rFonts w:ascii="Times New Roman" w:eastAsia="Times New Roman" w:hAnsi="Times New Roman" w:cs="Times New Roman"/>
          <w:color w:val="000000" w:themeColor="text1"/>
          <w:sz w:val="24"/>
          <w:szCs w:val="24"/>
          <w:lang w:val="en-US"/>
        </w:rPr>
        <w:t>Tetapi</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dibuat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Java </w:t>
      </w:r>
      <w:r w:rsidRPr="00B25281">
        <w:rPr>
          <w:rFonts w:ascii="Times New Roman" w:eastAsia="Times New Roman" w:hAnsi="Times New Roman" w:cs="Times New Roman"/>
          <w:color w:val="000000" w:themeColor="text1"/>
          <w:sz w:val="24"/>
          <w:szCs w:val="24"/>
          <w:lang w:val="en-US"/>
        </w:rPr>
        <w:t xml:space="preserve">juga </w:t>
      </w:r>
      <w:proofErr w:type="spellStart"/>
      <w:r w:rsidRPr="00B25281">
        <w:rPr>
          <w:rFonts w:ascii="Times New Roman" w:eastAsia="Times New Roman" w:hAnsi="Times New Roman" w:cs="Times New Roman"/>
          <w:color w:val="000000" w:themeColor="text1"/>
          <w:sz w:val="24"/>
          <w:szCs w:val="24"/>
          <w:lang w:val="en-US"/>
        </w:rPr>
        <w:t>relatif</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lebih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membutuhkan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waktu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saat</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eksekusi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color w:val="000000" w:themeColor="text1"/>
          <w:sz w:val="24"/>
          <w:szCs w:val="24"/>
          <w:lang w:val="en-US"/>
        </w:rPr>
        <w:lastRenderedPageBreak/>
        <w:t>(</w:t>
      </w:r>
      <w:proofErr w:type="spellStart"/>
      <w:r w:rsidRPr="00B25281">
        <w:rPr>
          <w:rFonts w:ascii="Times New Roman" w:eastAsia="Times New Roman" w:hAnsi="Times New Roman" w:cs="Times New Roman"/>
          <w:color w:val="000000" w:themeColor="text1"/>
          <w:sz w:val="24"/>
          <w:szCs w:val="24"/>
          <w:lang w:val="en-US"/>
        </w:rPr>
        <w:t>lebih</w:t>
      </w:r>
      <w:proofErr w:type="spellEnd"/>
      <w:r w:rsidRPr="00B25281">
        <w:rPr>
          <w:rFonts w:ascii="Times New Roman" w:eastAsia="Times New Roman" w:hAnsi="Times New Roman" w:cs="Times New Roman"/>
          <w:color w:val="000000" w:themeColor="text1"/>
          <w:sz w:val="24"/>
          <w:szCs w:val="24"/>
          <w:lang w:val="en-US"/>
        </w:rPr>
        <w:t xml:space="preserve"> lama) </w:t>
      </w:r>
      <w:proofErr w:type="spellStart"/>
      <w:r w:rsidRPr="00B25281">
        <w:rPr>
          <w:rFonts w:ascii="Times New Roman" w:eastAsia="Times New Roman" w:hAnsi="Times New Roman" w:cs="Times New Roman"/>
          <w:color w:val="000000" w:themeColor="text1"/>
          <w:sz w:val="24"/>
          <w:szCs w:val="24"/>
          <w:lang w:val="en-US"/>
        </w:rPr>
        <w:t>dikarenakan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menjalankan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programnya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dibutuhkan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JVM </w:t>
      </w:r>
      <w:r w:rsidRPr="00B25281">
        <w:rPr>
          <w:rFonts w:ascii="Times New Roman" w:eastAsia="Times New Roman" w:hAnsi="Times New Roman" w:cs="Times New Roman"/>
          <w:color w:val="000000" w:themeColor="text1"/>
          <w:sz w:val="24"/>
          <w:szCs w:val="24"/>
          <w:lang w:val="en-US"/>
        </w:rPr>
        <w:t>(</w:t>
      </w:r>
      <w:proofErr w:type="spellStart"/>
      <w:r w:rsidRPr="00B25281">
        <w:rPr>
          <w:rFonts w:ascii="Times New Roman" w:eastAsia="Times New Roman" w:hAnsi="Times New Roman" w:cs="Times New Roman"/>
          <w:color w:val="000000" w:themeColor="text1"/>
          <w:sz w:val="24"/>
          <w:szCs w:val="24"/>
          <w:lang w:val="en-US"/>
        </w:rPr>
        <w:t>perantara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antar</w:t>
      </w:r>
      <w:proofErr w:type="spellEnd"/>
      <w:r w:rsidRPr="00B25281">
        <w:rPr>
          <w:rFonts w:ascii="Times New Roman" w:eastAsia="Times New Roman" w:hAnsi="Times New Roman" w:cs="Times New Roman"/>
          <w:color w:val="000000" w:themeColor="text1"/>
          <w:sz w:val="24"/>
          <w:szCs w:val="24"/>
          <w:lang w:val="en-US"/>
        </w:rPr>
        <w:t xml:space="preserve"> program dan </w:t>
      </w:r>
      <w:proofErr w:type="spellStart"/>
      <w:r w:rsidRPr="00B25281">
        <w:rPr>
          <w:rFonts w:ascii="Times New Roman" w:eastAsia="Times New Roman" w:hAnsi="Times New Roman" w:cs="Times New Roman"/>
          <w:color w:val="000000" w:themeColor="text1"/>
          <w:sz w:val="24"/>
          <w:szCs w:val="24"/>
          <w:lang w:val="en-US"/>
        </w:rPr>
        <w:t>sistem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operasi</w:t>
      </w:r>
      <w:proofErr w:type="spellEnd"/>
      <w:r w:rsidRPr="00B25281">
        <w:rPr>
          <w:rFonts w:ascii="Times New Roman" w:eastAsia="Times New Roman" w:hAnsi="Times New Roman" w:cs="Times New Roman"/>
          <w:color w:val="000000" w:themeColor="text1"/>
          <w:sz w:val="24"/>
          <w:szCs w:val="24"/>
          <w:lang w:val="en-US"/>
        </w:rPr>
        <w:t>).</w:t>
      </w:r>
    </w:p>
    <w:p w14:paraId="10580581" w14:textId="77777777" w:rsidR="007638EF" w:rsidRPr="00B25281" w:rsidRDefault="007638EF" w:rsidP="006D31C4">
      <w:pPr>
        <w:pStyle w:val="Heading3"/>
        <w:numPr>
          <w:ilvl w:val="2"/>
          <w:numId w:val="13"/>
        </w:numPr>
        <w:spacing w:line="360" w:lineRule="auto"/>
        <w:rPr>
          <w:rFonts w:ascii="Times New Roman" w:hAnsi="Times New Roman" w:cs="Times New Roman"/>
          <w:b/>
          <w:bCs/>
          <w:color w:val="000000" w:themeColor="text1"/>
          <w:lang w:val="en-US"/>
        </w:rPr>
      </w:pPr>
      <w:r w:rsidRPr="00B25281">
        <w:rPr>
          <w:rFonts w:ascii="Times New Roman" w:hAnsi="Times New Roman" w:cs="Times New Roman"/>
          <w:b/>
          <w:bCs/>
          <w:color w:val="000000" w:themeColor="text1"/>
          <w:lang w:val="en-US"/>
        </w:rPr>
        <w:t xml:space="preserve">Bahasa </w:t>
      </w:r>
      <w:r w:rsidRPr="00B25281">
        <w:rPr>
          <w:rFonts w:ascii="Times New Roman" w:hAnsi="Times New Roman" w:cs="Times New Roman"/>
          <w:b/>
          <w:bCs/>
          <w:i/>
          <w:iCs/>
          <w:color w:val="000000" w:themeColor="text1"/>
          <w:lang w:val="en-US"/>
        </w:rPr>
        <w:t xml:space="preserve">C </w:t>
      </w:r>
    </w:p>
    <w:p w14:paraId="1BD7E495" w14:textId="77777777" w:rsidR="007638EF" w:rsidRPr="00B25281" w:rsidRDefault="007638EF" w:rsidP="007638EF">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3EB1F326" wp14:editId="4BC9BC9D">
            <wp:extent cx="2375766" cy="1777737"/>
            <wp:effectExtent l="0" t="0" r="0" b="0"/>
            <wp:docPr id="26" name="Picture 26" descr="Hasil gambar untuk BAHAS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asil gambar untuk BAHASA 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0883" cy="1781566"/>
                    </a:xfrm>
                    <a:prstGeom prst="rect">
                      <a:avLst/>
                    </a:prstGeom>
                    <a:noFill/>
                    <a:ln>
                      <a:noFill/>
                    </a:ln>
                  </pic:spPr>
                </pic:pic>
              </a:graphicData>
            </a:graphic>
          </wp:inline>
        </w:drawing>
      </w:r>
    </w:p>
    <w:p w14:paraId="4468DCE1" w14:textId="77777777" w:rsidR="007638EF" w:rsidRPr="00B25281" w:rsidRDefault="007638EF" w:rsidP="007638EF">
      <w:pPr>
        <w:spacing w:before="160" w:line="360" w:lineRule="auto"/>
        <w:ind w:firstLine="720"/>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color w:val="000000" w:themeColor="text1"/>
          <w:sz w:val="24"/>
          <w:szCs w:val="24"/>
          <w:shd w:val="clear" w:color="auto" w:fill="FFFFFF"/>
        </w:rPr>
        <w:t xml:space="preserve">Akar dari bahasa </w:t>
      </w:r>
      <w:r w:rsidRPr="00B25281">
        <w:rPr>
          <w:rFonts w:ascii="Times New Roman" w:hAnsi="Times New Roman" w:cs="Times New Roman"/>
          <w:i/>
          <w:iCs/>
          <w:color w:val="000000" w:themeColor="text1"/>
          <w:sz w:val="24"/>
          <w:szCs w:val="24"/>
          <w:shd w:val="clear" w:color="auto" w:fill="FFFFFF"/>
        </w:rPr>
        <w:t>C</w:t>
      </w:r>
      <w:r w:rsidRPr="00B25281">
        <w:rPr>
          <w:rFonts w:ascii="Times New Roman" w:hAnsi="Times New Roman" w:cs="Times New Roman"/>
          <w:color w:val="000000" w:themeColor="text1"/>
          <w:sz w:val="24"/>
          <w:szCs w:val="24"/>
          <w:shd w:val="clear" w:color="auto" w:fill="FFFFFF"/>
        </w:rPr>
        <w:t xml:space="preserve"> adalah bahasa </w:t>
      </w:r>
      <w:r w:rsidRPr="00B25281">
        <w:rPr>
          <w:rFonts w:ascii="Times New Roman" w:hAnsi="Times New Roman" w:cs="Times New Roman"/>
          <w:i/>
          <w:iCs/>
          <w:color w:val="000000" w:themeColor="text1"/>
          <w:sz w:val="24"/>
          <w:szCs w:val="24"/>
          <w:shd w:val="clear" w:color="auto" w:fill="FFFFFF"/>
        </w:rPr>
        <w:t>BCPL</w:t>
      </w:r>
      <w:r w:rsidRPr="00B25281">
        <w:rPr>
          <w:rFonts w:ascii="Times New Roman" w:hAnsi="Times New Roman" w:cs="Times New Roman"/>
          <w:color w:val="000000" w:themeColor="text1"/>
          <w:sz w:val="24"/>
          <w:szCs w:val="24"/>
          <w:shd w:val="clear" w:color="auto" w:fill="FFFFFF"/>
        </w:rPr>
        <w:t xml:space="preserve"> yang dikembangkan oleh Martin Richard pada tahun 1967.</w:t>
      </w:r>
      <w:r w:rsidRPr="00B25281">
        <w:rPr>
          <w:rFonts w:ascii="Times New Roman" w:hAnsi="Times New Roman" w:cs="Times New Roman"/>
          <w:color w:val="000000" w:themeColor="text1"/>
          <w:sz w:val="24"/>
          <w:szCs w:val="24"/>
          <w:shd w:val="clear" w:color="auto" w:fill="FFFFFF"/>
          <w:lang w:val="en-US"/>
        </w:rPr>
        <w:t xml:space="preserve"> </w:t>
      </w:r>
      <w:r w:rsidRPr="00B25281">
        <w:rPr>
          <w:rFonts w:ascii="Times New Roman" w:hAnsi="Times New Roman" w:cs="Times New Roman"/>
          <w:color w:val="000000" w:themeColor="text1"/>
          <w:sz w:val="24"/>
          <w:szCs w:val="24"/>
          <w:shd w:val="clear" w:color="auto" w:fill="FFFFFF"/>
        </w:rPr>
        <w:t xml:space="preserve">Bahasa ini memberikan ide kepada Ken Thompson yang kemudian mengembangkan bahasa yang disebut dengan B pada tahun 1970. Perkembangan selanjutnya dari bahasa </w:t>
      </w:r>
      <w:r w:rsidRPr="00B25281">
        <w:rPr>
          <w:rFonts w:ascii="Times New Roman" w:hAnsi="Times New Roman" w:cs="Times New Roman"/>
          <w:i/>
          <w:iCs/>
          <w:color w:val="000000" w:themeColor="text1"/>
          <w:sz w:val="24"/>
          <w:szCs w:val="24"/>
          <w:shd w:val="clear" w:color="auto" w:fill="FFFFFF"/>
        </w:rPr>
        <w:t xml:space="preserve">B </w:t>
      </w:r>
      <w:r w:rsidRPr="00B25281">
        <w:rPr>
          <w:rFonts w:ascii="Times New Roman" w:hAnsi="Times New Roman" w:cs="Times New Roman"/>
          <w:color w:val="000000" w:themeColor="text1"/>
          <w:sz w:val="24"/>
          <w:szCs w:val="24"/>
          <w:shd w:val="clear" w:color="auto" w:fill="FFFFFF"/>
        </w:rPr>
        <w:t xml:space="preserve">adalah bahasa </w:t>
      </w:r>
      <w:r w:rsidRPr="00B25281">
        <w:rPr>
          <w:rFonts w:ascii="Times New Roman" w:hAnsi="Times New Roman" w:cs="Times New Roman"/>
          <w:i/>
          <w:iCs/>
          <w:color w:val="000000" w:themeColor="text1"/>
          <w:sz w:val="24"/>
          <w:szCs w:val="24"/>
          <w:shd w:val="clear" w:color="auto" w:fill="FFFFFF"/>
        </w:rPr>
        <w:t>C</w:t>
      </w:r>
      <w:r w:rsidRPr="00B25281">
        <w:rPr>
          <w:rFonts w:ascii="Times New Roman" w:hAnsi="Times New Roman" w:cs="Times New Roman"/>
          <w:color w:val="000000" w:themeColor="text1"/>
          <w:sz w:val="24"/>
          <w:szCs w:val="24"/>
          <w:shd w:val="clear" w:color="auto" w:fill="FFFFFF"/>
        </w:rPr>
        <w:t xml:space="preserve"> oleh Dennis Ricthie sekitar tahun 1972-an di </w:t>
      </w:r>
      <w:r w:rsidRPr="00B25281">
        <w:rPr>
          <w:rFonts w:ascii="Times New Roman" w:hAnsi="Times New Roman" w:cs="Times New Roman"/>
          <w:i/>
          <w:iCs/>
          <w:color w:val="000000" w:themeColor="text1"/>
          <w:sz w:val="24"/>
          <w:szCs w:val="24"/>
          <w:shd w:val="clear" w:color="auto" w:fill="FFFFFF"/>
        </w:rPr>
        <w:t>Bell Telephone Laboratories Inc</w:t>
      </w:r>
      <w:r w:rsidRPr="00B25281">
        <w:rPr>
          <w:rFonts w:ascii="Times New Roman" w:hAnsi="Times New Roman" w:cs="Times New Roman"/>
          <w:color w:val="000000" w:themeColor="text1"/>
          <w:sz w:val="24"/>
          <w:szCs w:val="24"/>
          <w:shd w:val="clear" w:color="auto" w:fill="FFFFFF"/>
        </w:rPr>
        <w:t xml:space="preserve">.( sekarang adalah </w:t>
      </w:r>
      <w:r w:rsidRPr="00B25281">
        <w:rPr>
          <w:rFonts w:ascii="Times New Roman" w:hAnsi="Times New Roman" w:cs="Times New Roman"/>
          <w:i/>
          <w:iCs/>
          <w:color w:val="000000" w:themeColor="text1"/>
          <w:sz w:val="24"/>
          <w:szCs w:val="24"/>
          <w:shd w:val="clear" w:color="auto" w:fill="FFFFFF"/>
        </w:rPr>
        <w:t>AT&amp;T Bell Laboratories</w:t>
      </w:r>
      <w:r w:rsidRPr="00B25281">
        <w:rPr>
          <w:rFonts w:ascii="Times New Roman" w:hAnsi="Times New Roman" w:cs="Times New Roman"/>
          <w:color w:val="000000" w:themeColor="text1"/>
          <w:sz w:val="24"/>
          <w:szCs w:val="24"/>
          <w:shd w:val="clear" w:color="auto" w:fill="FFFFFF"/>
        </w:rPr>
        <w:t>).</w:t>
      </w:r>
    </w:p>
    <w:p w14:paraId="05EE78C9" w14:textId="77777777" w:rsidR="007638EF" w:rsidRPr="00B25281" w:rsidRDefault="007638EF" w:rsidP="007638EF">
      <w:pPr>
        <w:shd w:val="clear" w:color="auto" w:fill="FFFFFF"/>
        <w:spacing w:after="100" w:afterAutospacing="1"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Kelebihan</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tersedia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hampir</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semua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jenis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kode</w:t>
      </w:r>
      <w:proofErr w:type="spellEnd"/>
      <w:r w:rsidRPr="00B25281">
        <w:rPr>
          <w:rFonts w:ascii="Times New Roman" w:eastAsia="Times New Roman" w:hAnsi="Times New Roman" w:cs="Times New Roman"/>
          <w:color w:val="000000" w:themeColor="text1"/>
          <w:sz w:val="24"/>
          <w:szCs w:val="24"/>
          <w:lang w:val="en-US"/>
        </w:rPr>
        <w:t xml:space="preserve"> Bahasa</w:t>
      </w:r>
      <w:r w:rsidRPr="00B25281">
        <w:rPr>
          <w:rFonts w:ascii="Times New Roman" w:eastAsia="Times New Roman" w:hAnsi="Times New Roman" w:cs="Times New Roman"/>
          <w:i/>
          <w:iCs/>
          <w:color w:val="000000" w:themeColor="text1"/>
          <w:sz w:val="24"/>
          <w:szCs w:val="24"/>
          <w:lang w:val="en-US"/>
        </w:rPr>
        <w:t xml:space="preserve"> 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sifatnya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portable</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ditulis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suatu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tertentu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lain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modifikasi</w:t>
      </w:r>
      <w:proofErr w:type="spellEnd"/>
      <w:r w:rsidRPr="00B25281">
        <w:rPr>
          <w:rFonts w:ascii="Times New Roman" w:eastAsia="Times New Roman" w:hAnsi="Times New Roman" w:cs="Times New Roman"/>
          <w:color w:val="000000" w:themeColor="text1"/>
          <w:sz w:val="24"/>
          <w:szCs w:val="24"/>
          <w:lang w:val="en-US"/>
        </w:rPr>
        <w:t xml:space="preserve">, dan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menyediakan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w:t>
      </w:r>
      <w:proofErr w:type="spellEnd"/>
      <w:r w:rsidRPr="00B25281">
        <w:rPr>
          <w:rFonts w:ascii="Times New Roman" w:eastAsia="Times New Roman" w:hAnsi="Times New Roman" w:cs="Times New Roman"/>
          <w:color w:val="000000" w:themeColor="text1"/>
          <w:sz w:val="24"/>
          <w:szCs w:val="24"/>
          <w:lang w:val="en-US"/>
        </w:rPr>
        <w:t xml:space="preserve"> kata-kata </w:t>
      </w:r>
      <w:proofErr w:type="spellStart"/>
      <w:r w:rsidRPr="00B25281">
        <w:rPr>
          <w:rFonts w:ascii="Times New Roman" w:eastAsia="Times New Roman" w:hAnsi="Times New Roman" w:cs="Times New Roman"/>
          <w:color w:val="000000" w:themeColor="text1"/>
          <w:sz w:val="24"/>
          <w:szCs w:val="24"/>
          <w:lang w:val="en-US"/>
        </w:rPr>
        <w:t>kunci</w:t>
      </w:r>
      <w:proofErr w:type="spellEnd"/>
      <w:r w:rsidRPr="00B25281">
        <w:rPr>
          <w:rFonts w:ascii="Times New Roman" w:eastAsia="Times New Roman" w:hAnsi="Times New Roman" w:cs="Times New Roman"/>
          <w:color w:val="000000" w:themeColor="text1"/>
          <w:sz w:val="24"/>
          <w:szCs w:val="24"/>
          <w:lang w:val="en-US"/>
        </w:rPr>
        <w:t>.</w:t>
      </w:r>
    </w:p>
    <w:p w14:paraId="289C70B7" w14:textId="77777777" w:rsidR="007638EF" w:rsidRPr="00B25281" w:rsidRDefault="007638EF" w:rsidP="007638EF">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mempunyai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struktur</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baik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sehingga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dipahami</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mempunyai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fungsi-fungsi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bagiannya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Selain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dianggap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lastRenderedPageBreak/>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menengah</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mampu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menggabungkan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kemampuan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rendah</w:t>
      </w:r>
      <w:proofErr w:type="spellEnd"/>
      <w:r w:rsidRPr="00B25281">
        <w:rPr>
          <w:rFonts w:ascii="Times New Roman" w:eastAsia="Times New Roman" w:hAnsi="Times New Roman" w:cs="Times New Roman"/>
          <w:color w:val="000000" w:themeColor="text1"/>
          <w:sz w:val="24"/>
          <w:szCs w:val="24"/>
          <w:lang w:val="en-US"/>
        </w:rPr>
        <w:t xml:space="preserve">. Karena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sifatnya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kompiler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maka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menghasilkan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executable program</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banyak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dibutuhkan</w:t>
      </w:r>
      <w:proofErr w:type="spellEnd"/>
      <w:r w:rsidRPr="00B25281">
        <w:rPr>
          <w:rFonts w:ascii="Times New Roman" w:eastAsia="Times New Roman" w:hAnsi="Times New Roman" w:cs="Times New Roman"/>
          <w:color w:val="000000" w:themeColor="text1"/>
          <w:sz w:val="24"/>
          <w:szCs w:val="24"/>
          <w:lang w:val="en-US"/>
        </w:rPr>
        <w:t xml:space="preserve"> oleh program-program </w:t>
      </w:r>
      <w:proofErr w:type="spellStart"/>
      <w:r w:rsidRPr="00B25281">
        <w:rPr>
          <w:rFonts w:ascii="Times New Roman" w:eastAsia="Times New Roman" w:hAnsi="Times New Roman" w:cs="Times New Roman"/>
          <w:color w:val="000000" w:themeColor="text1"/>
          <w:sz w:val="24"/>
          <w:szCs w:val="24"/>
          <w:lang w:val="en-US"/>
        </w:rPr>
        <w:t>komersial</w:t>
      </w:r>
      <w:proofErr w:type="spellEnd"/>
      <w:r w:rsidRPr="00B25281">
        <w:rPr>
          <w:rFonts w:ascii="Times New Roman" w:eastAsia="Times New Roman" w:hAnsi="Times New Roman" w:cs="Times New Roman"/>
          <w:color w:val="000000" w:themeColor="text1"/>
          <w:sz w:val="24"/>
          <w:szCs w:val="24"/>
          <w:lang w:val="en-US"/>
        </w:rPr>
        <w:t>.</w:t>
      </w:r>
    </w:p>
    <w:p w14:paraId="149CF114" w14:textId="77777777" w:rsidR="007638EF" w:rsidRPr="00B25281" w:rsidRDefault="007638EF" w:rsidP="007638EF">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Kekurangan</w:t>
      </w:r>
      <w:proofErr w:type="spellEnd"/>
      <w:r w:rsidRPr="00B25281">
        <w:rPr>
          <w:rFonts w:ascii="Times New Roman" w:eastAsia="Times New Roman" w:hAnsi="Times New Roman" w:cs="Times New Roman"/>
          <w:color w:val="000000" w:themeColor="text1"/>
          <w:sz w:val="24"/>
          <w:szCs w:val="24"/>
          <w:lang w:val="en-US"/>
        </w:rPr>
        <w:t xml:space="preserve"> Bahasa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portabilitas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 xml:space="preserve">. Program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tulis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jenis</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platform</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kompile</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jalankan</w:t>
      </w:r>
      <w:proofErr w:type="spellEnd"/>
      <w:r w:rsidRPr="00B25281">
        <w:rPr>
          <w:rFonts w:ascii="Times New Roman" w:eastAsia="Times New Roman" w:hAnsi="Times New Roman" w:cs="Times New Roman"/>
          <w:color w:val="000000" w:themeColor="text1"/>
          <w:sz w:val="24"/>
          <w:szCs w:val="24"/>
          <w:lang w:val="en-US"/>
        </w:rPr>
        <w:t xml:space="preserve"> di </w:t>
      </w:r>
      <w:r w:rsidRPr="00B25281">
        <w:rPr>
          <w:rFonts w:ascii="Times New Roman" w:eastAsia="Times New Roman" w:hAnsi="Times New Roman" w:cs="Times New Roman"/>
          <w:i/>
          <w:iCs/>
          <w:color w:val="000000" w:themeColor="text1"/>
          <w:sz w:val="24"/>
          <w:szCs w:val="24"/>
          <w:lang w:val="en-US"/>
        </w:rPr>
        <w:t>platform</w:t>
      </w:r>
      <w:r w:rsidRPr="00B25281">
        <w:rPr>
          <w:rFonts w:ascii="Times New Roman" w:eastAsia="Times New Roman" w:hAnsi="Times New Roman" w:cs="Times New Roman"/>
          <w:color w:val="000000" w:themeColor="text1"/>
          <w:sz w:val="24"/>
          <w:szCs w:val="24"/>
          <w:lang w:val="en-US"/>
        </w:rPr>
        <w:t xml:space="preserve"> lain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tanpa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perubahan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diwujudkan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standarisasi</w:t>
      </w:r>
      <w:proofErr w:type="spellEnd"/>
      <w:r w:rsidRPr="00B25281">
        <w:rPr>
          <w:rFonts w:ascii="Times New Roman" w:eastAsia="Times New Roman" w:hAnsi="Times New Roman" w:cs="Times New Roman"/>
          <w:color w:val="000000" w:themeColor="text1"/>
          <w:sz w:val="24"/>
          <w:szCs w:val="24"/>
          <w:lang w:val="en-US"/>
        </w:rPr>
        <w:t xml:space="preserve"> ANSI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w:t>
      </w:r>
    </w:p>
    <w:p w14:paraId="63D94283" w14:textId="77777777" w:rsidR="007638EF" w:rsidRPr="00B25281" w:rsidRDefault="007638EF" w:rsidP="007638EF">
      <w:pPr>
        <w:shd w:val="clear" w:color="auto" w:fill="FFFFFF"/>
        <w:spacing w:after="100" w:afterAutospacing="1"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kata </w:t>
      </w:r>
      <w:proofErr w:type="spellStart"/>
      <w:r w:rsidRPr="00B25281">
        <w:rPr>
          <w:rFonts w:ascii="Times New Roman" w:eastAsia="Times New Roman" w:hAnsi="Times New Roman" w:cs="Times New Roman"/>
          <w:color w:val="000000" w:themeColor="text1"/>
          <w:sz w:val="24"/>
          <w:szCs w:val="24"/>
          <w:lang w:val="en-US"/>
        </w:rPr>
        <w:t>kunci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keyword</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w:t>
      </w:r>
      <w:proofErr w:type="spellEnd"/>
      <w:r w:rsidRPr="00B25281">
        <w:rPr>
          <w:rFonts w:ascii="Times New Roman" w:eastAsia="Times New Roman" w:hAnsi="Times New Roman" w:cs="Times New Roman"/>
          <w:color w:val="000000" w:themeColor="text1"/>
          <w:sz w:val="24"/>
          <w:szCs w:val="24"/>
          <w:lang w:val="en-US"/>
        </w:rPr>
        <w:t xml:space="preserve">. Kata </w:t>
      </w:r>
      <w:proofErr w:type="spellStart"/>
      <w:r w:rsidRPr="00B25281">
        <w:rPr>
          <w:rFonts w:ascii="Times New Roman" w:eastAsia="Times New Roman" w:hAnsi="Times New Roman" w:cs="Times New Roman"/>
          <w:color w:val="000000" w:themeColor="text1"/>
          <w:sz w:val="24"/>
          <w:szCs w:val="24"/>
          <w:lang w:val="en-US"/>
        </w:rPr>
        <w:t>kunci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disini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fungsi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ataupun</w:t>
      </w:r>
      <w:proofErr w:type="spellEnd"/>
      <w:r w:rsidRPr="00B25281">
        <w:rPr>
          <w:rFonts w:ascii="Times New Roman" w:eastAsia="Times New Roman" w:hAnsi="Times New Roman" w:cs="Times New Roman"/>
          <w:color w:val="000000" w:themeColor="text1"/>
          <w:sz w:val="24"/>
          <w:szCs w:val="24"/>
          <w:lang w:val="en-US"/>
        </w:rPr>
        <w:t xml:space="preserve"> kata </w:t>
      </w:r>
      <w:proofErr w:type="spellStart"/>
      <w:r w:rsidRPr="00B25281">
        <w:rPr>
          <w:rFonts w:ascii="Times New Roman" w:eastAsia="Times New Roman" w:hAnsi="Times New Roman" w:cs="Times New Roman"/>
          <w:color w:val="000000" w:themeColor="text1"/>
          <w:sz w:val="24"/>
          <w:szCs w:val="24"/>
          <w:lang w:val="en-US"/>
        </w:rPr>
        <w:t>dasar</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disediakan</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kompiler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suatu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Hal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membawa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pengaruh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semakin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mudahnya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menulis</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rendah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Pengaruh</w:t>
      </w:r>
      <w:proofErr w:type="spellEnd"/>
      <w:r w:rsidRPr="00B25281">
        <w:rPr>
          <w:rFonts w:ascii="Times New Roman" w:eastAsia="Times New Roman" w:hAnsi="Times New Roman" w:cs="Times New Roman"/>
          <w:color w:val="000000" w:themeColor="text1"/>
          <w:sz w:val="24"/>
          <w:szCs w:val="24"/>
          <w:lang w:val="en-US"/>
        </w:rPr>
        <w:t xml:space="preserve"> lain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sedikitnya</w:t>
      </w:r>
      <w:proofErr w:type="spellEnd"/>
      <w:r w:rsidRPr="00B25281">
        <w:rPr>
          <w:rFonts w:ascii="Times New Roman" w:eastAsia="Times New Roman" w:hAnsi="Times New Roman" w:cs="Times New Roman"/>
          <w:color w:val="000000" w:themeColor="text1"/>
          <w:sz w:val="24"/>
          <w:szCs w:val="24"/>
          <w:lang w:val="en-US"/>
        </w:rPr>
        <w:t xml:space="preserve"> kata </w:t>
      </w:r>
      <w:proofErr w:type="spellStart"/>
      <w:r w:rsidRPr="00B25281">
        <w:rPr>
          <w:rFonts w:ascii="Times New Roman" w:eastAsia="Times New Roman" w:hAnsi="Times New Roman" w:cs="Times New Roman"/>
          <w:color w:val="000000" w:themeColor="text1"/>
          <w:sz w:val="24"/>
          <w:szCs w:val="24"/>
          <w:lang w:val="en-US"/>
        </w:rPr>
        <w:t>kunci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proses </w:t>
      </w:r>
      <w:proofErr w:type="spellStart"/>
      <w:r w:rsidRPr="00B25281">
        <w:rPr>
          <w:rFonts w:ascii="Times New Roman" w:eastAsia="Times New Roman" w:hAnsi="Times New Roman" w:cs="Times New Roman"/>
          <w:color w:val="000000" w:themeColor="text1"/>
          <w:sz w:val="24"/>
          <w:szCs w:val="24"/>
          <w:lang w:val="en-US"/>
        </w:rPr>
        <w:t>eksekusi</w:t>
      </w:r>
      <w:proofErr w:type="spellEnd"/>
      <w:r w:rsidRPr="00B25281">
        <w:rPr>
          <w:rFonts w:ascii="Times New Roman" w:eastAsia="Times New Roman" w:hAnsi="Times New Roman" w:cs="Times New Roman"/>
          <w:color w:val="000000" w:themeColor="text1"/>
          <w:sz w:val="24"/>
          <w:szCs w:val="24"/>
          <w:lang w:val="en-US"/>
        </w:rPr>
        <w:t xml:space="preserve"> program </w:t>
      </w:r>
      <w:r w:rsidRPr="00B25281">
        <w:rPr>
          <w:rFonts w:ascii="Times New Roman" w:eastAsia="Times New Roman" w:hAnsi="Times New Roman" w:cs="Times New Roman"/>
          <w:i/>
          <w:iCs/>
          <w:color w:val="000000" w:themeColor="text1"/>
          <w:sz w:val="24"/>
          <w:szCs w:val="24"/>
          <w:lang w:val="en-US"/>
        </w:rPr>
        <w:t>C</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sangat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cepat</w:t>
      </w:r>
      <w:proofErr w:type="spellEnd"/>
      <w:r w:rsidRPr="00B25281">
        <w:rPr>
          <w:rFonts w:ascii="Times New Roman" w:eastAsia="Times New Roman" w:hAnsi="Times New Roman" w:cs="Times New Roman"/>
          <w:color w:val="000000" w:themeColor="text1"/>
          <w:sz w:val="24"/>
          <w:szCs w:val="24"/>
          <w:lang w:val="en-US"/>
        </w:rPr>
        <w:t>.</w:t>
      </w:r>
    </w:p>
    <w:p w14:paraId="20D988EA" w14:textId="77777777" w:rsidR="007638EF" w:rsidRPr="00B25281" w:rsidRDefault="007638EF" w:rsidP="006D31C4">
      <w:pPr>
        <w:pStyle w:val="Heading3"/>
        <w:numPr>
          <w:ilvl w:val="2"/>
          <w:numId w:val="13"/>
        </w:numPr>
        <w:spacing w:line="360" w:lineRule="auto"/>
        <w:rPr>
          <w:rFonts w:ascii="Times New Roman" w:hAnsi="Times New Roman" w:cs="Times New Roman"/>
          <w:b/>
          <w:bCs/>
          <w:color w:val="000000" w:themeColor="text1"/>
          <w:lang w:val="en-US"/>
        </w:rPr>
      </w:pPr>
      <w:r w:rsidRPr="00B25281">
        <w:rPr>
          <w:rFonts w:ascii="Times New Roman" w:hAnsi="Times New Roman" w:cs="Times New Roman"/>
          <w:b/>
          <w:bCs/>
          <w:color w:val="000000" w:themeColor="text1"/>
          <w:lang w:val="en-US"/>
        </w:rPr>
        <w:lastRenderedPageBreak/>
        <w:t>Python</w:t>
      </w:r>
    </w:p>
    <w:p w14:paraId="54662D02" w14:textId="77777777" w:rsidR="007638EF" w:rsidRPr="00B25281" w:rsidRDefault="007638EF" w:rsidP="007638EF">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1555BBA3" wp14:editId="150C2593">
            <wp:extent cx="3744506" cy="1974273"/>
            <wp:effectExtent l="0" t="0" r="8890" b="6985"/>
            <wp:docPr id="27" name="Picture 27" descr="Hasil gambar untuk bahas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asil gambar untuk bahasa pyth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5774" cy="1980214"/>
                    </a:xfrm>
                    <a:prstGeom prst="rect">
                      <a:avLst/>
                    </a:prstGeom>
                    <a:noFill/>
                    <a:ln>
                      <a:noFill/>
                    </a:ln>
                  </pic:spPr>
                </pic:pic>
              </a:graphicData>
            </a:graphic>
          </wp:inline>
        </w:drawing>
      </w:r>
    </w:p>
    <w:p w14:paraId="6ED981D0" w14:textId="77777777" w:rsidR="007638EF" w:rsidRPr="00B25281" w:rsidRDefault="007638EF" w:rsidP="007638EF">
      <w:pPr>
        <w:pStyle w:val="NormalWeb"/>
        <w:shd w:val="clear" w:color="auto" w:fill="FFFFFF"/>
        <w:spacing w:before="0" w:beforeAutospacing="0" w:after="160" w:afterAutospacing="0" w:line="360" w:lineRule="auto"/>
        <w:ind w:firstLine="720"/>
        <w:jc w:val="both"/>
        <w:rPr>
          <w:color w:val="000000" w:themeColor="text1"/>
          <w:spacing w:val="2"/>
        </w:rPr>
      </w:pPr>
      <w:r w:rsidRPr="00B25281">
        <w:rPr>
          <w:i/>
          <w:iCs/>
          <w:color w:val="000000" w:themeColor="text1"/>
          <w:spacing w:val="2"/>
        </w:rPr>
        <w:t xml:space="preserve">Python </w:t>
      </w:r>
      <w:proofErr w:type="spellStart"/>
      <w:r w:rsidRPr="00B25281">
        <w:rPr>
          <w:color w:val="000000" w:themeColor="text1"/>
          <w:spacing w:val="2"/>
        </w:rPr>
        <w:t>merupakan</w:t>
      </w:r>
      <w:proofErr w:type="spellEnd"/>
      <w:r w:rsidRPr="00B25281">
        <w:rPr>
          <w:color w:val="000000" w:themeColor="text1"/>
          <w:spacing w:val="2"/>
        </w:rPr>
        <w:t xml:space="preserve"> </w:t>
      </w:r>
      <w:proofErr w:type="spellStart"/>
      <w:r w:rsidRPr="00B25281">
        <w:rPr>
          <w:color w:val="000000" w:themeColor="text1"/>
          <w:spacing w:val="2"/>
        </w:rPr>
        <w:t>bahasa</w:t>
      </w:r>
      <w:proofErr w:type="spellEnd"/>
      <w:r w:rsidRPr="00B25281">
        <w:rPr>
          <w:color w:val="000000" w:themeColor="text1"/>
          <w:spacing w:val="2"/>
        </w:rPr>
        <w:t xml:space="preserve"> </w:t>
      </w:r>
      <w:proofErr w:type="spellStart"/>
      <w:r w:rsidRPr="00B25281">
        <w:rPr>
          <w:color w:val="000000" w:themeColor="text1"/>
          <w:spacing w:val="2"/>
        </w:rPr>
        <w:t>pemrograman</w:t>
      </w:r>
      <w:proofErr w:type="spellEnd"/>
      <w:r w:rsidRPr="00B25281">
        <w:rPr>
          <w:color w:val="000000" w:themeColor="text1"/>
          <w:spacing w:val="2"/>
        </w:rPr>
        <w:t xml:space="preserve"> </w:t>
      </w:r>
      <w:proofErr w:type="spellStart"/>
      <w:r w:rsidRPr="00B25281">
        <w:rPr>
          <w:color w:val="000000" w:themeColor="text1"/>
          <w:spacing w:val="2"/>
        </w:rPr>
        <w:t>tingkat</w:t>
      </w:r>
      <w:proofErr w:type="spellEnd"/>
      <w:r w:rsidRPr="00B25281">
        <w:rPr>
          <w:color w:val="000000" w:themeColor="text1"/>
          <w:spacing w:val="2"/>
        </w:rPr>
        <w:t xml:space="preserve"> </w:t>
      </w:r>
      <w:proofErr w:type="spellStart"/>
      <w:r w:rsidRPr="00B25281">
        <w:rPr>
          <w:color w:val="000000" w:themeColor="text1"/>
          <w:spacing w:val="2"/>
        </w:rPr>
        <w:t>tinggi</w:t>
      </w:r>
      <w:proofErr w:type="spellEnd"/>
      <w:r w:rsidRPr="00B25281">
        <w:rPr>
          <w:color w:val="000000" w:themeColor="text1"/>
          <w:spacing w:val="2"/>
        </w:rPr>
        <w:t xml:space="preserve"> yang </w:t>
      </w:r>
      <w:proofErr w:type="spellStart"/>
      <w:r w:rsidRPr="00B25281">
        <w:rPr>
          <w:color w:val="000000" w:themeColor="text1"/>
          <w:spacing w:val="2"/>
        </w:rPr>
        <w:t>diracik</w:t>
      </w:r>
      <w:proofErr w:type="spellEnd"/>
      <w:r w:rsidRPr="00B25281">
        <w:rPr>
          <w:color w:val="000000" w:themeColor="text1"/>
          <w:spacing w:val="2"/>
        </w:rPr>
        <w:t xml:space="preserve"> oleh </w:t>
      </w:r>
      <w:hyperlink r:id="rId54" w:tgtFrame="_blank" w:history="1">
        <w:r w:rsidRPr="00B25281">
          <w:rPr>
            <w:rStyle w:val="Hyperlink"/>
            <w:rFonts w:eastAsiaTheme="majorEastAsia"/>
            <w:color w:val="000000" w:themeColor="text1"/>
            <w:spacing w:val="2"/>
            <w:u w:val="none"/>
          </w:rPr>
          <w:t>Guido van Rossum</w:t>
        </w:r>
      </w:hyperlink>
      <w:r w:rsidRPr="00B25281">
        <w:rPr>
          <w:color w:val="000000" w:themeColor="text1"/>
          <w:spacing w:val="2"/>
        </w:rPr>
        <w:t xml:space="preserve">. </w:t>
      </w:r>
      <w:r w:rsidRPr="00B25281">
        <w:rPr>
          <w:i/>
          <w:iCs/>
          <w:color w:val="000000" w:themeColor="text1"/>
          <w:spacing w:val="2"/>
        </w:rPr>
        <w:t xml:space="preserve">Python </w:t>
      </w:r>
      <w:proofErr w:type="spellStart"/>
      <w:r w:rsidRPr="00B25281">
        <w:rPr>
          <w:color w:val="000000" w:themeColor="text1"/>
          <w:spacing w:val="2"/>
        </w:rPr>
        <w:t>banyak</w:t>
      </w:r>
      <w:proofErr w:type="spellEnd"/>
      <w:r w:rsidRPr="00B25281">
        <w:rPr>
          <w:color w:val="000000" w:themeColor="text1"/>
          <w:spacing w:val="2"/>
        </w:rPr>
        <w:t xml:space="preserve"> </w:t>
      </w:r>
      <w:proofErr w:type="spellStart"/>
      <w:r w:rsidRPr="00B25281">
        <w:rPr>
          <w:color w:val="000000" w:themeColor="text1"/>
          <w:spacing w:val="2"/>
        </w:rPr>
        <w:t>digunakan</w:t>
      </w:r>
      <w:proofErr w:type="spellEnd"/>
      <w:r w:rsidRPr="00B25281">
        <w:rPr>
          <w:color w:val="000000" w:themeColor="text1"/>
          <w:spacing w:val="2"/>
        </w:rPr>
        <w:t xml:space="preserve"> </w:t>
      </w:r>
      <w:proofErr w:type="spellStart"/>
      <w:r w:rsidRPr="00B25281">
        <w:rPr>
          <w:color w:val="000000" w:themeColor="text1"/>
          <w:spacing w:val="2"/>
        </w:rPr>
        <w:t>untuk</w:t>
      </w:r>
      <w:proofErr w:type="spellEnd"/>
      <w:r w:rsidRPr="00B25281">
        <w:rPr>
          <w:color w:val="000000" w:themeColor="text1"/>
          <w:spacing w:val="2"/>
        </w:rPr>
        <w:t xml:space="preserve"> </w:t>
      </w:r>
      <w:proofErr w:type="spellStart"/>
      <w:r w:rsidRPr="00B25281">
        <w:rPr>
          <w:color w:val="000000" w:themeColor="text1"/>
          <w:spacing w:val="2"/>
        </w:rPr>
        <w:t>membuat</w:t>
      </w:r>
      <w:proofErr w:type="spellEnd"/>
      <w:r w:rsidRPr="00B25281">
        <w:rPr>
          <w:color w:val="000000" w:themeColor="text1"/>
          <w:spacing w:val="2"/>
        </w:rPr>
        <w:t xml:space="preserve"> </w:t>
      </w:r>
      <w:proofErr w:type="spellStart"/>
      <w:r w:rsidRPr="00B25281">
        <w:rPr>
          <w:color w:val="000000" w:themeColor="text1"/>
          <w:spacing w:val="2"/>
        </w:rPr>
        <w:t>berbagai</w:t>
      </w:r>
      <w:proofErr w:type="spellEnd"/>
      <w:r w:rsidRPr="00B25281">
        <w:rPr>
          <w:color w:val="000000" w:themeColor="text1"/>
          <w:spacing w:val="2"/>
        </w:rPr>
        <w:t xml:space="preserve"> </w:t>
      </w:r>
      <w:proofErr w:type="spellStart"/>
      <w:r w:rsidRPr="00B25281">
        <w:rPr>
          <w:color w:val="000000" w:themeColor="text1"/>
          <w:spacing w:val="2"/>
        </w:rPr>
        <w:t>macam</w:t>
      </w:r>
      <w:proofErr w:type="spellEnd"/>
      <w:r w:rsidRPr="00B25281">
        <w:rPr>
          <w:color w:val="000000" w:themeColor="text1"/>
          <w:spacing w:val="2"/>
        </w:rPr>
        <w:t xml:space="preserve"> program, </w:t>
      </w:r>
      <w:proofErr w:type="spellStart"/>
      <w:r w:rsidRPr="00B25281">
        <w:rPr>
          <w:color w:val="000000" w:themeColor="text1"/>
          <w:spacing w:val="2"/>
        </w:rPr>
        <w:t>seperti</w:t>
      </w:r>
      <w:proofErr w:type="spellEnd"/>
      <w:r w:rsidRPr="00B25281">
        <w:rPr>
          <w:color w:val="000000" w:themeColor="text1"/>
          <w:spacing w:val="2"/>
        </w:rPr>
        <w:t xml:space="preserve">: program </w:t>
      </w:r>
      <w:r w:rsidRPr="00B25281">
        <w:rPr>
          <w:i/>
          <w:iCs/>
          <w:color w:val="000000" w:themeColor="text1"/>
          <w:spacing w:val="2"/>
        </w:rPr>
        <w:t>CLI,</w:t>
      </w:r>
      <w:r w:rsidRPr="00B25281">
        <w:rPr>
          <w:color w:val="000000" w:themeColor="text1"/>
          <w:spacing w:val="2"/>
        </w:rPr>
        <w:t> </w:t>
      </w:r>
      <w:hyperlink r:id="rId55" w:history="1">
        <w:r w:rsidRPr="00B25281">
          <w:rPr>
            <w:rStyle w:val="Hyperlink"/>
            <w:rFonts w:eastAsiaTheme="majorEastAsia"/>
            <w:i/>
            <w:iCs/>
            <w:color w:val="000000" w:themeColor="text1"/>
            <w:spacing w:val="2"/>
            <w:u w:val="none"/>
          </w:rPr>
          <w:t>Program GUI (desktop)</w:t>
        </w:r>
      </w:hyperlink>
      <w:r w:rsidRPr="00B25281">
        <w:rPr>
          <w:color w:val="000000" w:themeColor="text1"/>
          <w:spacing w:val="2"/>
        </w:rPr>
        <w:t>, </w:t>
      </w:r>
      <w:proofErr w:type="spellStart"/>
      <w:r w:rsidR="00AF7B10">
        <w:fldChar w:fldCharType="begin"/>
      </w:r>
      <w:r w:rsidR="00AF7B10">
        <w:instrText xml:space="preserve"> HYPERLINK "https://www.petanikode.com/kategori/mobile" </w:instrText>
      </w:r>
      <w:r w:rsidR="00AF7B10">
        <w:fldChar w:fldCharType="separate"/>
      </w:r>
      <w:r w:rsidRPr="00B25281">
        <w:rPr>
          <w:rStyle w:val="Hyperlink"/>
          <w:rFonts w:eastAsiaTheme="majorEastAsia"/>
          <w:color w:val="000000" w:themeColor="text1"/>
          <w:spacing w:val="2"/>
          <w:u w:val="none"/>
        </w:rPr>
        <w:t>Aplikasi</w:t>
      </w:r>
      <w:proofErr w:type="spellEnd"/>
      <w:r w:rsidRPr="00B25281">
        <w:rPr>
          <w:rStyle w:val="Hyperlink"/>
          <w:rFonts w:eastAsiaTheme="majorEastAsia"/>
          <w:color w:val="000000" w:themeColor="text1"/>
          <w:spacing w:val="2"/>
          <w:u w:val="none"/>
        </w:rPr>
        <w:t xml:space="preserve"> </w:t>
      </w:r>
      <w:r w:rsidRPr="00B25281">
        <w:rPr>
          <w:rStyle w:val="Hyperlink"/>
          <w:rFonts w:eastAsiaTheme="majorEastAsia"/>
          <w:i/>
          <w:iCs/>
          <w:color w:val="000000" w:themeColor="text1"/>
          <w:spacing w:val="2"/>
          <w:u w:val="none"/>
        </w:rPr>
        <w:t>Mobile</w:t>
      </w:r>
      <w:r w:rsidR="00AF7B10">
        <w:rPr>
          <w:rStyle w:val="Hyperlink"/>
          <w:rFonts w:eastAsiaTheme="majorEastAsia"/>
          <w:i/>
          <w:iCs/>
          <w:color w:val="000000" w:themeColor="text1"/>
          <w:spacing w:val="2"/>
          <w:u w:val="none"/>
        </w:rPr>
        <w:fldChar w:fldCharType="end"/>
      </w:r>
      <w:r w:rsidRPr="00B25281">
        <w:rPr>
          <w:color w:val="000000" w:themeColor="text1"/>
          <w:spacing w:val="2"/>
        </w:rPr>
        <w:t>, </w:t>
      </w:r>
      <w:hyperlink r:id="rId56" w:history="1">
        <w:r w:rsidRPr="00B25281">
          <w:rPr>
            <w:rStyle w:val="Hyperlink"/>
            <w:rFonts w:eastAsiaTheme="majorEastAsia"/>
            <w:i/>
            <w:iCs/>
            <w:color w:val="000000" w:themeColor="text1"/>
            <w:spacing w:val="2"/>
            <w:u w:val="none"/>
          </w:rPr>
          <w:t>Web</w:t>
        </w:r>
      </w:hyperlink>
      <w:r w:rsidRPr="00B25281">
        <w:rPr>
          <w:i/>
          <w:iCs/>
          <w:color w:val="000000" w:themeColor="text1"/>
          <w:spacing w:val="2"/>
        </w:rPr>
        <w:t>, IoT, </w:t>
      </w:r>
      <w:hyperlink r:id="rId57" w:history="1">
        <w:r w:rsidRPr="00B25281">
          <w:rPr>
            <w:rStyle w:val="Hyperlink"/>
            <w:rFonts w:eastAsiaTheme="majorEastAsia"/>
            <w:i/>
            <w:iCs/>
            <w:color w:val="000000" w:themeColor="text1"/>
            <w:spacing w:val="2"/>
            <w:u w:val="none"/>
          </w:rPr>
          <w:t>Game</w:t>
        </w:r>
      </w:hyperlink>
      <w:r w:rsidRPr="00B25281">
        <w:rPr>
          <w:color w:val="000000" w:themeColor="text1"/>
          <w:spacing w:val="2"/>
        </w:rPr>
        <w:t xml:space="preserve">, Program </w:t>
      </w:r>
      <w:proofErr w:type="spellStart"/>
      <w:r w:rsidRPr="00B25281">
        <w:rPr>
          <w:color w:val="000000" w:themeColor="text1"/>
          <w:spacing w:val="2"/>
        </w:rPr>
        <w:t>untuk</w:t>
      </w:r>
      <w:proofErr w:type="spellEnd"/>
      <w:r w:rsidRPr="00B25281">
        <w:rPr>
          <w:color w:val="000000" w:themeColor="text1"/>
          <w:spacing w:val="2"/>
        </w:rPr>
        <w:t xml:space="preserve"> </w:t>
      </w:r>
      <w:r w:rsidRPr="00B25281">
        <w:rPr>
          <w:i/>
          <w:iCs/>
          <w:color w:val="000000" w:themeColor="text1"/>
          <w:spacing w:val="2"/>
        </w:rPr>
        <w:t>Hacking</w:t>
      </w:r>
      <w:r w:rsidRPr="00B25281">
        <w:rPr>
          <w:color w:val="000000" w:themeColor="text1"/>
          <w:spacing w:val="2"/>
        </w:rPr>
        <w:t xml:space="preserve">, </w:t>
      </w:r>
      <w:proofErr w:type="spellStart"/>
      <w:r w:rsidRPr="00B25281">
        <w:rPr>
          <w:color w:val="000000" w:themeColor="text1"/>
          <w:spacing w:val="2"/>
        </w:rPr>
        <w:t>dsb</w:t>
      </w:r>
      <w:proofErr w:type="spellEnd"/>
      <w:r w:rsidRPr="00B25281">
        <w:rPr>
          <w:color w:val="000000" w:themeColor="text1"/>
          <w:spacing w:val="2"/>
        </w:rPr>
        <w:t>.</w:t>
      </w:r>
    </w:p>
    <w:p w14:paraId="2955EB78" w14:textId="77777777" w:rsidR="007638EF" w:rsidRPr="00B25281" w:rsidRDefault="007638EF" w:rsidP="007638EF">
      <w:pPr>
        <w:pStyle w:val="NormalWeb"/>
        <w:shd w:val="clear" w:color="auto" w:fill="FFFFFF"/>
        <w:spacing w:before="0" w:beforeAutospacing="0" w:line="360" w:lineRule="auto"/>
        <w:ind w:firstLine="720"/>
        <w:jc w:val="both"/>
        <w:rPr>
          <w:color w:val="000000" w:themeColor="text1"/>
          <w:spacing w:val="2"/>
        </w:rPr>
      </w:pPr>
      <w:r w:rsidRPr="00B25281">
        <w:rPr>
          <w:i/>
          <w:iCs/>
          <w:color w:val="000000" w:themeColor="text1"/>
          <w:spacing w:val="2"/>
        </w:rPr>
        <w:t>Python</w:t>
      </w:r>
      <w:r w:rsidRPr="00B25281">
        <w:rPr>
          <w:color w:val="000000" w:themeColor="text1"/>
          <w:spacing w:val="2"/>
        </w:rPr>
        <w:t xml:space="preserve"> juga </w:t>
      </w:r>
      <w:proofErr w:type="spellStart"/>
      <w:r w:rsidRPr="00B25281">
        <w:rPr>
          <w:color w:val="000000" w:themeColor="text1"/>
          <w:spacing w:val="2"/>
        </w:rPr>
        <w:t>dikenal</w:t>
      </w:r>
      <w:proofErr w:type="spellEnd"/>
      <w:r w:rsidRPr="00B25281">
        <w:rPr>
          <w:color w:val="000000" w:themeColor="text1"/>
          <w:spacing w:val="2"/>
        </w:rPr>
        <w:t xml:space="preserve"> </w:t>
      </w:r>
      <w:proofErr w:type="spellStart"/>
      <w:r w:rsidRPr="00B25281">
        <w:rPr>
          <w:color w:val="000000" w:themeColor="text1"/>
          <w:spacing w:val="2"/>
        </w:rPr>
        <w:t>dengan</w:t>
      </w:r>
      <w:proofErr w:type="spellEnd"/>
      <w:r w:rsidRPr="00B25281">
        <w:rPr>
          <w:color w:val="000000" w:themeColor="text1"/>
          <w:spacing w:val="2"/>
        </w:rPr>
        <w:t xml:space="preserve"> </w:t>
      </w:r>
      <w:proofErr w:type="spellStart"/>
      <w:r w:rsidRPr="00B25281">
        <w:rPr>
          <w:color w:val="000000" w:themeColor="text1"/>
          <w:spacing w:val="2"/>
        </w:rPr>
        <w:t>bahasa</w:t>
      </w:r>
      <w:proofErr w:type="spellEnd"/>
      <w:r w:rsidRPr="00B25281">
        <w:rPr>
          <w:color w:val="000000" w:themeColor="text1"/>
          <w:spacing w:val="2"/>
        </w:rPr>
        <w:t xml:space="preserve"> </w:t>
      </w:r>
      <w:proofErr w:type="spellStart"/>
      <w:r w:rsidRPr="00B25281">
        <w:rPr>
          <w:color w:val="000000" w:themeColor="text1"/>
          <w:spacing w:val="2"/>
        </w:rPr>
        <w:t>pemrograman</w:t>
      </w:r>
      <w:proofErr w:type="spellEnd"/>
      <w:r w:rsidRPr="00B25281">
        <w:rPr>
          <w:color w:val="000000" w:themeColor="text1"/>
          <w:spacing w:val="2"/>
        </w:rPr>
        <w:t xml:space="preserve"> yang </w:t>
      </w:r>
      <w:proofErr w:type="spellStart"/>
      <w:r w:rsidRPr="00B25281">
        <w:rPr>
          <w:color w:val="000000" w:themeColor="text1"/>
          <w:spacing w:val="2"/>
        </w:rPr>
        <w:t>mudah</w:t>
      </w:r>
      <w:proofErr w:type="spellEnd"/>
      <w:r w:rsidRPr="00B25281">
        <w:rPr>
          <w:color w:val="000000" w:themeColor="text1"/>
          <w:spacing w:val="2"/>
        </w:rPr>
        <w:t xml:space="preserve"> </w:t>
      </w:r>
      <w:proofErr w:type="spellStart"/>
      <w:r w:rsidRPr="00B25281">
        <w:rPr>
          <w:color w:val="000000" w:themeColor="text1"/>
          <w:spacing w:val="2"/>
        </w:rPr>
        <w:t>dipelajari</w:t>
      </w:r>
      <w:proofErr w:type="spellEnd"/>
      <w:r w:rsidRPr="00B25281">
        <w:rPr>
          <w:color w:val="000000" w:themeColor="text1"/>
          <w:spacing w:val="2"/>
        </w:rPr>
        <w:t xml:space="preserve">, </w:t>
      </w:r>
      <w:proofErr w:type="spellStart"/>
      <w:r w:rsidRPr="00B25281">
        <w:rPr>
          <w:color w:val="000000" w:themeColor="text1"/>
          <w:spacing w:val="2"/>
        </w:rPr>
        <w:t>karena</w:t>
      </w:r>
      <w:proofErr w:type="spellEnd"/>
      <w:r w:rsidRPr="00B25281">
        <w:rPr>
          <w:color w:val="000000" w:themeColor="text1"/>
          <w:spacing w:val="2"/>
        </w:rPr>
        <w:t xml:space="preserve"> </w:t>
      </w:r>
      <w:proofErr w:type="spellStart"/>
      <w:r w:rsidRPr="00B25281">
        <w:rPr>
          <w:color w:val="000000" w:themeColor="text1"/>
          <w:spacing w:val="2"/>
        </w:rPr>
        <w:t>struktur</w:t>
      </w:r>
      <w:proofErr w:type="spellEnd"/>
      <w:r w:rsidRPr="00B25281">
        <w:rPr>
          <w:color w:val="000000" w:themeColor="text1"/>
          <w:spacing w:val="2"/>
        </w:rPr>
        <w:t xml:space="preserve"> </w:t>
      </w:r>
      <w:proofErr w:type="spellStart"/>
      <w:r w:rsidRPr="00B25281">
        <w:rPr>
          <w:color w:val="000000" w:themeColor="text1"/>
          <w:spacing w:val="2"/>
        </w:rPr>
        <w:t>sintaknya</w:t>
      </w:r>
      <w:proofErr w:type="spellEnd"/>
      <w:r w:rsidRPr="00B25281">
        <w:rPr>
          <w:color w:val="000000" w:themeColor="text1"/>
          <w:spacing w:val="2"/>
        </w:rPr>
        <w:t xml:space="preserve"> </w:t>
      </w:r>
      <w:proofErr w:type="spellStart"/>
      <w:r w:rsidRPr="00B25281">
        <w:rPr>
          <w:color w:val="000000" w:themeColor="text1"/>
          <w:spacing w:val="2"/>
        </w:rPr>
        <w:t>rapi</w:t>
      </w:r>
      <w:proofErr w:type="spellEnd"/>
      <w:r w:rsidRPr="00B25281">
        <w:rPr>
          <w:color w:val="000000" w:themeColor="text1"/>
          <w:spacing w:val="2"/>
        </w:rPr>
        <w:t xml:space="preserve"> dan </w:t>
      </w:r>
      <w:proofErr w:type="spellStart"/>
      <w:r w:rsidRPr="00B25281">
        <w:rPr>
          <w:color w:val="000000" w:themeColor="text1"/>
          <w:spacing w:val="2"/>
        </w:rPr>
        <w:t>mudah</w:t>
      </w:r>
      <w:proofErr w:type="spellEnd"/>
      <w:r w:rsidRPr="00B25281">
        <w:rPr>
          <w:color w:val="000000" w:themeColor="text1"/>
          <w:spacing w:val="2"/>
        </w:rPr>
        <w:t xml:space="preserve"> </w:t>
      </w:r>
      <w:proofErr w:type="spellStart"/>
      <w:r w:rsidRPr="00B25281">
        <w:rPr>
          <w:color w:val="000000" w:themeColor="text1"/>
          <w:spacing w:val="2"/>
        </w:rPr>
        <w:t>dipahami</w:t>
      </w:r>
      <w:proofErr w:type="spellEnd"/>
      <w:r w:rsidRPr="00B25281">
        <w:rPr>
          <w:i/>
          <w:iCs/>
          <w:color w:val="000000" w:themeColor="text1"/>
          <w:spacing w:val="2"/>
        </w:rPr>
        <w:t>. Python</w:t>
      </w:r>
      <w:r w:rsidRPr="00B25281">
        <w:rPr>
          <w:color w:val="000000" w:themeColor="text1"/>
          <w:spacing w:val="2"/>
        </w:rPr>
        <w:t xml:space="preserve"> </w:t>
      </w:r>
      <w:proofErr w:type="spellStart"/>
      <w:r w:rsidRPr="00B25281">
        <w:rPr>
          <w:color w:val="000000" w:themeColor="text1"/>
          <w:spacing w:val="2"/>
        </w:rPr>
        <w:t>memang</w:t>
      </w:r>
      <w:proofErr w:type="spellEnd"/>
      <w:r w:rsidRPr="00B25281">
        <w:rPr>
          <w:color w:val="000000" w:themeColor="text1"/>
          <w:spacing w:val="2"/>
        </w:rPr>
        <w:t xml:space="preserve"> </w:t>
      </w:r>
      <w:proofErr w:type="spellStart"/>
      <w:r w:rsidRPr="00B25281">
        <w:rPr>
          <w:color w:val="000000" w:themeColor="text1"/>
          <w:spacing w:val="2"/>
        </w:rPr>
        <w:t>sangat</w:t>
      </w:r>
      <w:proofErr w:type="spellEnd"/>
      <w:r w:rsidRPr="00B25281">
        <w:rPr>
          <w:color w:val="000000" w:themeColor="text1"/>
          <w:spacing w:val="2"/>
        </w:rPr>
        <w:t xml:space="preserve"> </w:t>
      </w:r>
      <w:proofErr w:type="spellStart"/>
      <w:r w:rsidRPr="00B25281">
        <w:rPr>
          <w:color w:val="000000" w:themeColor="text1"/>
          <w:spacing w:val="2"/>
        </w:rPr>
        <w:t>sederhana</w:t>
      </w:r>
      <w:proofErr w:type="spellEnd"/>
      <w:r w:rsidRPr="00B25281">
        <w:rPr>
          <w:color w:val="000000" w:themeColor="text1"/>
          <w:spacing w:val="2"/>
        </w:rPr>
        <w:t xml:space="preserve"> </w:t>
      </w:r>
      <w:proofErr w:type="spellStart"/>
      <w:r w:rsidRPr="00B25281">
        <w:rPr>
          <w:color w:val="000000" w:themeColor="text1"/>
          <w:spacing w:val="2"/>
        </w:rPr>
        <w:t>dibandingkan</w:t>
      </w:r>
      <w:proofErr w:type="spellEnd"/>
      <w:r w:rsidRPr="00B25281">
        <w:rPr>
          <w:color w:val="000000" w:themeColor="text1"/>
          <w:spacing w:val="2"/>
        </w:rPr>
        <w:t xml:space="preserve"> </w:t>
      </w:r>
      <w:proofErr w:type="spellStart"/>
      <w:r w:rsidRPr="00B25281">
        <w:rPr>
          <w:color w:val="000000" w:themeColor="text1"/>
          <w:spacing w:val="2"/>
        </w:rPr>
        <w:t>bahasa</w:t>
      </w:r>
      <w:proofErr w:type="spellEnd"/>
      <w:r w:rsidRPr="00B25281">
        <w:rPr>
          <w:color w:val="000000" w:themeColor="text1"/>
          <w:spacing w:val="2"/>
        </w:rPr>
        <w:t xml:space="preserve"> yang </w:t>
      </w:r>
      <w:proofErr w:type="spellStart"/>
      <w:r w:rsidRPr="00B25281">
        <w:rPr>
          <w:color w:val="000000" w:themeColor="text1"/>
          <w:spacing w:val="2"/>
        </w:rPr>
        <w:t>lainnya</w:t>
      </w:r>
      <w:proofErr w:type="spellEnd"/>
      <w:r w:rsidRPr="00B25281">
        <w:rPr>
          <w:color w:val="000000" w:themeColor="text1"/>
          <w:spacing w:val="2"/>
        </w:rPr>
        <w:t xml:space="preserve">. </w:t>
      </w:r>
      <w:proofErr w:type="spellStart"/>
      <w:r w:rsidRPr="00B25281">
        <w:rPr>
          <w:color w:val="000000" w:themeColor="text1"/>
          <w:spacing w:val="2"/>
        </w:rPr>
        <w:t>Tidak</w:t>
      </w:r>
      <w:proofErr w:type="spellEnd"/>
      <w:r w:rsidRPr="00B25281">
        <w:rPr>
          <w:color w:val="000000" w:themeColor="text1"/>
          <w:spacing w:val="2"/>
        </w:rPr>
        <w:t xml:space="preserve"> </w:t>
      </w:r>
      <w:proofErr w:type="spellStart"/>
      <w:r w:rsidRPr="00B25281">
        <w:rPr>
          <w:color w:val="000000" w:themeColor="text1"/>
          <w:spacing w:val="2"/>
        </w:rPr>
        <w:t>perlu</w:t>
      </w:r>
      <w:proofErr w:type="spellEnd"/>
      <w:r w:rsidRPr="00B25281">
        <w:rPr>
          <w:color w:val="000000" w:themeColor="text1"/>
          <w:spacing w:val="2"/>
        </w:rPr>
        <w:t xml:space="preserve"> </w:t>
      </w:r>
      <w:proofErr w:type="spellStart"/>
      <w:r w:rsidRPr="00B25281">
        <w:rPr>
          <w:color w:val="000000" w:themeColor="text1"/>
          <w:spacing w:val="2"/>
        </w:rPr>
        <w:t>ini</w:t>
      </w:r>
      <w:proofErr w:type="spellEnd"/>
      <w:r w:rsidRPr="00B25281">
        <w:rPr>
          <w:color w:val="000000" w:themeColor="text1"/>
          <w:spacing w:val="2"/>
        </w:rPr>
        <w:t xml:space="preserve"> dan </w:t>
      </w:r>
      <w:proofErr w:type="spellStart"/>
      <w:r w:rsidRPr="00B25281">
        <w:rPr>
          <w:color w:val="000000" w:themeColor="text1"/>
          <w:spacing w:val="2"/>
        </w:rPr>
        <w:t>itu</w:t>
      </w:r>
      <w:proofErr w:type="spellEnd"/>
      <w:r w:rsidRPr="00B25281">
        <w:rPr>
          <w:color w:val="000000" w:themeColor="text1"/>
          <w:spacing w:val="2"/>
        </w:rPr>
        <w:t xml:space="preserve"> </w:t>
      </w:r>
      <w:proofErr w:type="spellStart"/>
      <w:r w:rsidRPr="00B25281">
        <w:rPr>
          <w:color w:val="000000" w:themeColor="text1"/>
          <w:spacing w:val="2"/>
        </w:rPr>
        <w:t>untuk</w:t>
      </w:r>
      <w:proofErr w:type="spellEnd"/>
      <w:r w:rsidRPr="00B25281">
        <w:rPr>
          <w:color w:val="000000" w:themeColor="text1"/>
          <w:spacing w:val="2"/>
        </w:rPr>
        <w:t xml:space="preserve"> </w:t>
      </w:r>
      <w:proofErr w:type="spellStart"/>
      <w:r w:rsidRPr="00B25281">
        <w:rPr>
          <w:color w:val="000000" w:themeColor="text1"/>
          <w:spacing w:val="2"/>
        </w:rPr>
        <w:t>membuat</w:t>
      </w:r>
      <w:proofErr w:type="spellEnd"/>
      <w:r w:rsidRPr="00B25281">
        <w:rPr>
          <w:color w:val="000000" w:themeColor="text1"/>
          <w:spacing w:val="2"/>
        </w:rPr>
        <w:t xml:space="preserve"> program </w:t>
      </w:r>
      <w:hyperlink r:id="rId58" w:history="1">
        <w:r w:rsidRPr="00B25281">
          <w:rPr>
            <w:rStyle w:val="Hyperlink"/>
            <w:rFonts w:eastAsiaTheme="majorEastAsia"/>
            <w:i/>
            <w:iCs/>
            <w:color w:val="000000" w:themeColor="text1"/>
            <w:spacing w:val="2"/>
            <w:u w:val="none"/>
          </w:rPr>
          <w:t>Hello World!</w:t>
        </w:r>
      </w:hyperlink>
      <w:r w:rsidRPr="00B25281">
        <w:rPr>
          <w:i/>
          <w:iCs/>
          <w:color w:val="000000" w:themeColor="text1"/>
          <w:spacing w:val="2"/>
        </w:rPr>
        <w:t>.</w:t>
      </w:r>
      <w:r w:rsidRPr="00B25281">
        <w:rPr>
          <w:color w:val="000000" w:themeColor="text1"/>
          <w:spacing w:val="2"/>
        </w:rPr>
        <w:t xml:space="preserve"> </w:t>
      </w:r>
      <w:proofErr w:type="spellStart"/>
      <w:r w:rsidRPr="00B25281">
        <w:rPr>
          <w:color w:val="000000" w:themeColor="text1"/>
          <w:spacing w:val="2"/>
        </w:rPr>
        <w:t>Bahkan</w:t>
      </w:r>
      <w:proofErr w:type="spellEnd"/>
      <w:r w:rsidRPr="00B25281">
        <w:rPr>
          <w:color w:val="000000" w:themeColor="text1"/>
          <w:spacing w:val="2"/>
        </w:rPr>
        <w:t xml:space="preserve"> </w:t>
      </w:r>
      <w:r w:rsidRPr="00B25281">
        <w:rPr>
          <w:i/>
          <w:iCs/>
          <w:color w:val="000000" w:themeColor="text1"/>
          <w:spacing w:val="2"/>
        </w:rPr>
        <w:t>tagline</w:t>
      </w:r>
      <w:r w:rsidRPr="00B25281">
        <w:rPr>
          <w:color w:val="000000" w:themeColor="text1"/>
          <w:spacing w:val="2"/>
        </w:rPr>
        <w:t xml:space="preserve"> di </w:t>
      </w:r>
      <w:r w:rsidRPr="00B25281">
        <w:rPr>
          <w:i/>
          <w:iCs/>
          <w:color w:val="000000" w:themeColor="text1"/>
          <w:spacing w:val="2"/>
        </w:rPr>
        <w:t>website-</w:t>
      </w:r>
      <w:proofErr w:type="spellStart"/>
      <w:r w:rsidRPr="00B25281">
        <w:rPr>
          <w:color w:val="000000" w:themeColor="text1"/>
          <w:spacing w:val="2"/>
        </w:rPr>
        <w:t>nya</w:t>
      </w:r>
      <w:proofErr w:type="spellEnd"/>
      <w:r w:rsidRPr="00B25281">
        <w:rPr>
          <w:color w:val="000000" w:themeColor="text1"/>
          <w:spacing w:val="2"/>
        </w:rPr>
        <w:t xml:space="preserve"> </w:t>
      </w:r>
      <w:proofErr w:type="spellStart"/>
      <w:r w:rsidRPr="00B25281">
        <w:rPr>
          <w:color w:val="000000" w:themeColor="text1"/>
          <w:spacing w:val="2"/>
        </w:rPr>
        <w:t>menjelaskan</w:t>
      </w:r>
      <w:proofErr w:type="spellEnd"/>
      <w:r w:rsidRPr="00B25281">
        <w:rPr>
          <w:color w:val="000000" w:themeColor="text1"/>
          <w:spacing w:val="2"/>
        </w:rPr>
        <w:t xml:space="preserve">, </w:t>
      </w:r>
      <w:proofErr w:type="spellStart"/>
      <w:r w:rsidRPr="00B25281">
        <w:rPr>
          <w:color w:val="000000" w:themeColor="text1"/>
          <w:spacing w:val="2"/>
        </w:rPr>
        <w:t>kalau</w:t>
      </w:r>
      <w:proofErr w:type="spellEnd"/>
      <w:r w:rsidRPr="00B25281">
        <w:rPr>
          <w:color w:val="000000" w:themeColor="text1"/>
          <w:spacing w:val="2"/>
        </w:rPr>
        <w:t xml:space="preserve"> </w:t>
      </w:r>
      <w:r w:rsidRPr="00B25281">
        <w:rPr>
          <w:i/>
          <w:iCs/>
          <w:color w:val="000000" w:themeColor="text1"/>
          <w:spacing w:val="2"/>
        </w:rPr>
        <w:t>python</w:t>
      </w:r>
      <w:r w:rsidRPr="00B25281">
        <w:rPr>
          <w:color w:val="000000" w:themeColor="text1"/>
          <w:spacing w:val="2"/>
        </w:rPr>
        <w:t xml:space="preserve"> </w:t>
      </w:r>
      <w:proofErr w:type="spellStart"/>
      <w:r w:rsidRPr="00B25281">
        <w:rPr>
          <w:color w:val="000000" w:themeColor="text1"/>
          <w:spacing w:val="2"/>
        </w:rPr>
        <w:t>akan</w:t>
      </w:r>
      <w:proofErr w:type="spellEnd"/>
      <w:r w:rsidRPr="00B25281">
        <w:rPr>
          <w:color w:val="000000" w:themeColor="text1"/>
          <w:spacing w:val="2"/>
        </w:rPr>
        <w:t xml:space="preserve"> </w:t>
      </w:r>
      <w:proofErr w:type="spellStart"/>
      <w:r w:rsidRPr="00B25281">
        <w:rPr>
          <w:color w:val="000000" w:themeColor="text1"/>
          <w:spacing w:val="2"/>
        </w:rPr>
        <w:t>membuatmu</w:t>
      </w:r>
      <w:proofErr w:type="spellEnd"/>
      <w:r w:rsidRPr="00B25281">
        <w:rPr>
          <w:color w:val="000000" w:themeColor="text1"/>
          <w:spacing w:val="2"/>
        </w:rPr>
        <w:t xml:space="preserve"> </w:t>
      </w:r>
      <w:proofErr w:type="spellStart"/>
      <w:r w:rsidRPr="00B25281">
        <w:rPr>
          <w:color w:val="000000" w:themeColor="text1"/>
          <w:spacing w:val="2"/>
        </w:rPr>
        <w:t>bekerja</w:t>
      </w:r>
      <w:proofErr w:type="spellEnd"/>
      <w:r w:rsidRPr="00B25281">
        <w:rPr>
          <w:color w:val="000000" w:themeColor="text1"/>
          <w:spacing w:val="2"/>
        </w:rPr>
        <w:t xml:space="preserve"> </w:t>
      </w:r>
      <w:proofErr w:type="spellStart"/>
      <w:r w:rsidRPr="00B25281">
        <w:rPr>
          <w:color w:val="000000" w:themeColor="text1"/>
          <w:spacing w:val="2"/>
        </w:rPr>
        <w:t>lebih</w:t>
      </w:r>
      <w:proofErr w:type="spellEnd"/>
      <w:r w:rsidRPr="00B25281">
        <w:rPr>
          <w:color w:val="000000" w:themeColor="text1"/>
          <w:spacing w:val="2"/>
        </w:rPr>
        <w:t xml:space="preserve"> </w:t>
      </w:r>
      <w:proofErr w:type="spellStart"/>
      <w:r w:rsidRPr="00B25281">
        <w:rPr>
          <w:color w:val="000000" w:themeColor="text1"/>
          <w:spacing w:val="2"/>
        </w:rPr>
        <w:t>cepat</w:t>
      </w:r>
      <w:proofErr w:type="spellEnd"/>
      <w:r w:rsidRPr="00B25281">
        <w:rPr>
          <w:color w:val="000000" w:themeColor="text1"/>
          <w:spacing w:val="2"/>
        </w:rPr>
        <w:t xml:space="preserve"> dan </w:t>
      </w:r>
      <w:proofErr w:type="spellStart"/>
      <w:r w:rsidRPr="00B25281">
        <w:rPr>
          <w:color w:val="000000" w:themeColor="text1"/>
          <w:spacing w:val="2"/>
        </w:rPr>
        <w:t>efektif</w:t>
      </w:r>
      <w:proofErr w:type="spellEnd"/>
      <w:r w:rsidRPr="00B25281">
        <w:rPr>
          <w:color w:val="000000" w:themeColor="text1"/>
          <w:spacing w:val="2"/>
        </w:rPr>
        <w:t>.</w:t>
      </w:r>
    </w:p>
    <w:p w14:paraId="6FEE59C6" w14:textId="25F7039B" w:rsidR="007638EF" w:rsidRPr="00B25281" w:rsidRDefault="007638EF" w:rsidP="007638EF">
      <w:pPr>
        <w:rPr>
          <w:rFonts w:ascii="Times New Roman" w:hAnsi="Times New Roman" w:cs="Times New Roman"/>
          <w:color w:val="000000" w:themeColor="text1"/>
          <w:sz w:val="24"/>
          <w:szCs w:val="24"/>
          <w:lang w:val="en-US"/>
        </w:rPr>
      </w:pPr>
    </w:p>
    <w:p w14:paraId="105222C2" w14:textId="77777777" w:rsidR="007638EF" w:rsidRPr="00B25281" w:rsidRDefault="007638EF" w:rsidP="007638EF">
      <w:pPr>
        <w:rPr>
          <w:rFonts w:ascii="Times New Roman" w:hAnsi="Times New Roman" w:cs="Times New Roman"/>
          <w:color w:val="000000" w:themeColor="text1"/>
          <w:sz w:val="24"/>
          <w:szCs w:val="24"/>
          <w:lang w:val="en-US"/>
        </w:rPr>
      </w:pPr>
    </w:p>
    <w:p w14:paraId="098788C3" w14:textId="51E3960B" w:rsidR="00030789" w:rsidRPr="00B25281" w:rsidRDefault="00030789">
      <w:pPr>
        <w:rPr>
          <w:rFonts w:ascii="Times New Roman" w:eastAsiaTheme="majorEastAsia"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br w:type="page"/>
      </w:r>
    </w:p>
    <w:p w14:paraId="230014C4" w14:textId="77777777" w:rsidR="00030789" w:rsidRPr="00B25281" w:rsidRDefault="00030789" w:rsidP="007638EF">
      <w:pPr>
        <w:pStyle w:val="Heading1"/>
        <w:spacing w:before="0"/>
        <w:ind w:firstLine="1170"/>
        <w:jc w:val="center"/>
        <w:rPr>
          <w:rFonts w:ascii="Times New Roman" w:hAnsi="Times New Roman" w:cs="Times New Roman"/>
          <w:b/>
          <w:color w:val="000000" w:themeColor="text1"/>
          <w:sz w:val="24"/>
          <w:szCs w:val="24"/>
          <w:lang w:val="en-US"/>
        </w:rPr>
      </w:pPr>
    </w:p>
    <w:p w14:paraId="2448D730" w14:textId="6C8B1E78" w:rsidR="00030789" w:rsidRPr="00B25281" w:rsidRDefault="00030789" w:rsidP="00030789">
      <w:pPr>
        <w:pStyle w:val="Heading1"/>
        <w:numPr>
          <w:ilvl w:val="0"/>
          <w:numId w:val="0"/>
        </w:numPr>
        <w:spacing w:before="0"/>
        <w:ind w:firstLine="720"/>
        <w:rPr>
          <w:rFonts w:ascii="Times New Roman" w:hAnsi="Times New Roman" w:cs="Times New Roman"/>
          <w:b/>
          <w:color w:val="000000" w:themeColor="text1"/>
          <w:sz w:val="24"/>
          <w:szCs w:val="24"/>
          <w:lang w:val="en-US"/>
        </w:rPr>
      </w:pPr>
      <w:r w:rsidRPr="00B25281">
        <w:rPr>
          <w:rFonts w:ascii="Times New Roman" w:hAnsi="Times New Roman" w:cs="Times New Roman"/>
          <w:b/>
          <w:i/>
          <w:iCs/>
          <w:color w:val="000000" w:themeColor="text1"/>
          <w:sz w:val="24"/>
          <w:szCs w:val="24"/>
          <w:lang w:val="en-US"/>
        </w:rPr>
        <w:t xml:space="preserve">SOFTWARE </w:t>
      </w:r>
      <w:r w:rsidRPr="00B25281">
        <w:rPr>
          <w:rFonts w:ascii="Times New Roman" w:hAnsi="Times New Roman" w:cs="Times New Roman"/>
          <w:b/>
          <w:color w:val="000000" w:themeColor="text1"/>
          <w:sz w:val="24"/>
          <w:szCs w:val="24"/>
          <w:lang w:val="en-US"/>
        </w:rPr>
        <w:t>UNTUK MEMBUAT APLIKASI</w:t>
      </w:r>
    </w:p>
    <w:p w14:paraId="60D896D9" w14:textId="682AAE6C" w:rsidR="00030789" w:rsidRPr="00B25281" w:rsidRDefault="00030789" w:rsidP="006D31C4">
      <w:pPr>
        <w:pStyle w:val="Heading2"/>
        <w:numPr>
          <w:ilvl w:val="1"/>
          <w:numId w:val="14"/>
        </w:numPr>
        <w:spacing w:before="100" w:beforeAutospacing="1" w:line="360" w:lineRule="auto"/>
        <w:rPr>
          <w:rFonts w:ascii="Times New Roman" w:hAnsi="Times New Roman" w:cs="Times New Roman"/>
          <w:b/>
          <w:bCs/>
          <w:color w:val="000000" w:themeColor="text1"/>
          <w:sz w:val="24"/>
          <w:szCs w:val="24"/>
          <w:lang w:val="en-US"/>
        </w:rPr>
      </w:pPr>
      <w:r w:rsidRPr="00B25281">
        <w:rPr>
          <w:rFonts w:ascii="Times New Roman" w:hAnsi="Times New Roman" w:cs="Times New Roman"/>
          <w:b/>
          <w:bCs/>
          <w:i/>
          <w:iCs/>
          <w:color w:val="000000" w:themeColor="text1"/>
          <w:sz w:val="24"/>
          <w:szCs w:val="24"/>
          <w:lang w:val="en-US"/>
        </w:rPr>
        <w:t xml:space="preserve">Software </w:t>
      </w:r>
      <w:proofErr w:type="spellStart"/>
      <w:r w:rsidRPr="00B25281">
        <w:rPr>
          <w:rFonts w:ascii="Times New Roman" w:hAnsi="Times New Roman" w:cs="Times New Roman"/>
          <w:b/>
          <w:bCs/>
          <w:i/>
          <w:iCs/>
          <w:color w:val="000000" w:themeColor="text1"/>
          <w:sz w:val="24"/>
          <w:szCs w:val="24"/>
          <w:lang w:val="en-US"/>
        </w:rPr>
        <w:t>untuk</w:t>
      </w:r>
      <w:proofErr w:type="spellEnd"/>
      <w:r w:rsidRPr="00B25281">
        <w:rPr>
          <w:rFonts w:ascii="Times New Roman" w:hAnsi="Times New Roman" w:cs="Times New Roman"/>
          <w:b/>
          <w:bCs/>
          <w:i/>
          <w:iCs/>
          <w:color w:val="000000" w:themeColor="text1"/>
          <w:sz w:val="24"/>
          <w:szCs w:val="24"/>
          <w:lang w:val="en-US"/>
        </w:rPr>
        <w:t xml:space="preserve"> </w:t>
      </w:r>
      <w:proofErr w:type="spellStart"/>
      <w:r w:rsidRPr="00B25281">
        <w:rPr>
          <w:rFonts w:ascii="Times New Roman" w:hAnsi="Times New Roman" w:cs="Times New Roman"/>
          <w:b/>
          <w:bCs/>
          <w:i/>
          <w:iCs/>
          <w:color w:val="000000" w:themeColor="text1"/>
          <w:sz w:val="24"/>
          <w:szCs w:val="24"/>
          <w:lang w:val="en-US"/>
        </w:rPr>
        <w:t>membuat</w:t>
      </w:r>
      <w:proofErr w:type="spellEnd"/>
      <w:r w:rsidRPr="00B25281">
        <w:rPr>
          <w:rFonts w:ascii="Times New Roman" w:hAnsi="Times New Roman" w:cs="Times New Roman"/>
          <w:b/>
          <w:bCs/>
          <w:i/>
          <w:iCs/>
          <w:color w:val="000000" w:themeColor="text1"/>
          <w:sz w:val="24"/>
          <w:szCs w:val="24"/>
          <w:lang w:val="en-US"/>
        </w:rPr>
        <w:t xml:space="preserve"> </w:t>
      </w:r>
      <w:proofErr w:type="spellStart"/>
      <w:r w:rsidRPr="00B25281">
        <w:rPr>
          <w:rFonts w:ascii="Times New Roman" w:hAnsi="Times New Roman" w:cs="Times New Roman"/>
          <w:b/>
          <w:bCs/>
          <w:color w:val="000000" w:themeColor="text1"/>
          <w:sz w:val="24"/>
          <w:szCs w:val="24"/>
          <w:lang w:val="en-US"/>
        </w:rPr>
        <w:t>Aplikasi</w:t>
      </w:r>
      <w:proofErr w:type="spellEnd"/>
      <w:r w:rsidRPr="00B25281">
        <w:rPr>
          <w:rFonts w:ascii="Times New Roman" w:hAnsi="Times New Roman" w:cs="Times New Roman"/>
          <w:b/>
          <w:bCs/>
          <w:color w:val="000000" w:themeColor="text1"/>
          <w:sz w:val="24"/>
          <w:szCs w:val="24"/>
          <w:lang w:val="en-US"/>
        </w:rPr>
        <w:t xml:space="preserve"> </w:t>
      </w:r>
      <w:r w:rsidRPr="00B25281">
        <w:rPr>
          <w:rFonts w:ascii="Times New Roman" w:hAnsi="Times New Roman" w:cs="Times New Roman"/>
          <w:b/>
          <w:bCs/>
          <w:i/>
          <w:iCs/>
          <w:color w:val="000000" w:themeColor="text1"/>
          <w:sz w:val="24"/>
          <w:szCs w:val="24"/>
          <w:lang w:val="en-US"/>
        </w:rPr>
        <w:t>Website</w:t>
      </w:r>
    </w:p>
    <w:p w14:paraId="78F77033" w14:textId="77777777" w:rsidR="00130DAF" w:rsidRPr="00B25281" w:rsidRDefault="00030789" w:rsidP="00CA0ED6">
      <w:pPr>
        <w:pStyle w:val="ListParagraph"/>
        <w:spacing w:before="160" w:line="360" w:lineRule="auto"/>
        <w:ind w:left="0" w:firstLine="720"/>
        <w:jc w:val="both"/>
        <w:rPr>
          <w:rFonts w:ascii="Times New Roman" w:hAnsi="Times New Roman" w:cs="Times New Roman"/>
          <w:i/>
          <w:iCs/>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Untuk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membuat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sebuah</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dibutuhkan</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iCs/>
          <w:color w:val="000000" w:themeColor="text1"/>
          <w:sz w:val="24"/>
          <w:szCs w:val="24"/>
          <w:lang w:val="en-US"/>
        </w:rPr>
        <w:t xml:space="preserve">software </w:t>
      </w:r>
      <w:proofErr w:type="spellStart"/>
      <w:r w:rsidRPr="00B25281">
        <w:rPr>
          <w:rFonts w:ascii="Times New Roman" w:hAnsi="Times New Roman" w:cs="Times New Roman"/>
          <w:color w:val="000000" w:themeColor="text1"/>
          <w:sz w:val="24"/>
          <w:szCs w:val="24"/>
          <w:lang w:val="en-US"/>
        </w:rPr>
        <w:t>pendukung</w:t>
      </w:r>
      <w:proofErr w:type="spellEnd"/>
      <w:r w:rsidRPr="00B25281">
        <w:rPr>
          <w:rFonts w:ascii="Times New Roman" w:hAnsi="Times New Roman" w:cs="Times New Roman"/>
          <w:color w:val="000000" w:themeColor="text1"/>
          <w:sz w:val="24"/>
          <w:szCs w:val="24"/>
          <w:lang w:val="en-US"/>
        </w:rPr>
        <w:t xml:space="preserve"> agar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dibuat</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mendapatkan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hasil</w:t>
      </w:r>
      <w:proofErr w:type="spellEnd"/>
      <w:r w:rsidRPr="00B25281">
        <w:rPr>
          <w:rFonts w:ascii="Times New Roman" w:hAnsi="Times New Roman" w:cs="Times New Roman"/>
          <w:color w:val="000000" w:themeColor="text1"/>
          <w:sz w:val="24"/>
          <w:szCs w:val="24"/>
          <w:lang w:val="en-US"/>
        </w:rPr>
        <w:t xml:space="preserve"> yang </w:t>
      </w:r>
      <w:proofErr w:type="spellStart"/>
      <w:r w:rsidRPr="00B25281">
        <w:rPr>
          <w:rFonts w:ascii="Times New Roman" w:hAnsi="Times New Roman" w:cs="Times New Roman"/>
          <w:color w:val="000000" w:themeColor="text1"/>
          <w:sz w:val="24"/>
          <w:szCs w:val="24"/>
          <w:lang w:val="en-US"/>
        </w:rPr>
        <w:t>maksimal</w:t>
      </w:r>
      <w:proofErr w:type="spellEnd"/>
      <w:r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Membuat</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sebuah</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Aplikasi</w:t>
      </w:r>
      <w:proofErr w:type="spellEnd"/>
      <w:r w:rsidR="00130DAF" w:rsidRPr="00B25281">
        <w:rPr>
          <w:rFonts w:ascii="Times New Roman" w:hAnsi="Times New Roman" w:cs="Times New Roman"/>
          <w:color w:val="000000" w:themeColor="text1"/>
          <w:sz w:val="24"/>
          <w:szCs w:val="24"/>
          <w:lang w:val="en-US"/>
        </w:rPr>
        <w:t xml:space="preserve"> </w:t>
      </w:r>
      <w:r w:rsidR="00130DAF" w:rsidRPr="00B25281">
        <w:rPr>
          <w:rFonts w:ascii="Times New Roman" w:hAnsi="Times New Roman" w:cs="Times New Roman"/>
          <w:i/>
          <w:iCs/>
          <w:color w:val="000000" w:themeColor="text1"/>
          <w:sz w:val="24"/>
          <w:szCs w:val="24"/>
          <w:lang w:val="en-US"/>
        </w:rPr>
        <w:t xml:space="preserve">Website </w:t>
      </w:r>
      <w:proofErr w:type="spellStart"/>
      <w:r w:rsidR="00130DAF" w:rsidRPr="00B25281">
        <w:rPr>
          <w:rFonts w:ascii="Times New Roman" w:hAnsi="Times New Roman" w:cs="Times New Roman"/>
          <w:color w:val="000000" w:themeColor="text1"/>
          <w:sz w:val="24"/>
          <w:szCs w:val="24"/>
          <w:lang w:val="en-US"/>
        </w:rPr>
        <w:t>dibutuhkan</w:t>
      </w:r>
      <w:proofErr w:type="spellEnd"/>
      <w:r w:rsidR="00130DAF" w:rsidRPr="00B25281">
        <w:rPr>
          <w:rFonts w:ascii="Times New Roman" w:hAnsi="Times New Roman" w:cs="Times New Roman"/>
          <w:color w:val="000000" w:themeColor="text1"/>
          <w:sz w:val="24"/>
          <w:szCs w:val="24"/>
          <w:lang w:val="en-US"/>
        </w:rPr>
        <w:t xml:space="preserve"> </w:t>
      </w:r>
      <w:r w:rsidR="00130DAF" w:rsidRPr="00B25281">
        <w:rPr>
          <w:rFonts w:ascii="Times New Roman" w:hAnsi="Times New Roman" w:cs="Times New Roman"/>
          <w:i/>
          <w:iCs/>
          <w:color w:val="000000" w:themeColor="text1"/>
          <w:sz w:val="24"/>
          <w:szCs w:val="24"/>
          <w:lang w:val="en-US"/>
        </w:rPr>
        <w:t>text editor</w:t>
      </w:r>
      <w:r w:rsidR="00130DAF" w:rsidRPr="00B25281">
        <w:rPr>
          <w:rFonts w:ascii="Times New Roman" w:hAnsi="Times New Roman" w:cs="Times New Roman"/>
          <w:color w:val="000000" w:themeColor="text1"/>
          <w:sz w:val="24"/>
          <w:szCs w:val="24"/>
          <w:lang w:val="en-US"/>
        </w:rPr>
        <w:t xml:space="preserve"> </w:t>
      </w:r>
      <w:r w:rsidR="00130DAF" w:rsidRPr="00B25281">
        <w:rPr>
          <w:rFonts w:ascii="Times New Roman" w:hAnsi="Times New Roman" w:cs="Times New Roman"/>
          <w:i/>
          <w:iCs/>
          <w:color w:val="000000" w:themeColor="text1"/>
          <w:sz w:val="24"/>
          <w:szCs w:val="24"/>
          <w:lang w:val="en-US"/>
        </w:rPr>
        <w:t xml:space="preserve">software. </w:t>
      </w:r>
      <w:proofErr w:type="spellStart"/>
      <w:r w:rsidR="00130DAF" w:rsidRPr="00B25281">
        <w:rPr>
          <w:rFonts w:ascii="Times New Roman" w:hAnsi="Times New Roman" w:cs="Times New Roman"/>
          <w:color w:val="000000" w:themeColor="text1"/>
          <w:sz w:val="24"/>
          <w:szCs w:val="24"/>
          <w:lang w:val="en-US"/>
        </w:rPr>
        <w:t>Berikut</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ini</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adalah</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beberapa</w:t>
      </w:r>
      <w:proofErr w:type="spellEnd"/>
      <w:r w:rsidR="00130DAF" w:rsidRPr="00B25281">
        <w:rPr>
          <w:rFonts w:ascii="Times New Roman" w:hAnsi="Times New Roman" w:cs="Times New Roman"/>
          <w:color w:val="000000" w:themeColor="text1"/>
          <w:sz w:val="24"/>
          <w:szCs w:val="24"/>
          <w:lang w:val="en-US"/>
        </w:rPr>
        <w:t xml:space="preserve"> </w:t>
      </w:r>
      <w:proofErr w:type="spellStart"/>
      <w:r w:rsidR="00130DAF" w:rsidRPr="00B25281">
        <w:rPr>
          <w:rFonts w:ascii="Times New Roman" w:hAnsi="Times New Roman" w:cs="Times New Roman"/>
          <w:color w:val="000000" w:themeColor="text1"/>
          <w:sz w:val="24"/>
          <w:szCs w:val="24"/>
          <w:lang w:val="en-US"/>
        </w:rPr>
        <w:t>contoh</w:t>
      </w:r>
      <w:proofErr w:type="spellEnd"/>
      <w:r w:rsidR="00130DAF" w:rsidRPr="00B25281">
        <w:rPr>
          <w:rFonts w:ascii="Times New Roman" w:hAnsi="Times New Roman" w:cs="Times New Roman"/>
          <w:color w:val="000000" w:themeColor="text1"/>
          <w:sz w:val="24"/>
          <w:szCs w:val="24"/>
          <w:lang w:val="en-US"/>
        </w:rPr>
        <w:t xml:space="preserve"> </w:t>
      </w:r>
      <w:r w:rsidR="00130DAF" w:rsidRPr="00B25281">
        <w:rPr>
          <w:rFonts w:ascii="Times New Roman" w:hAnsi="Times New Roman" w:cs="Times New Roman"/>
          <w:i/>
          <w:iCs/>
          <w:color w:val="000000" w:themeColor="text1"/>
          <w:sz w:val="24"/>
          <w:szCs w:val="24"/>
          <w:lang w:val="en-US"/>
        </w:rPr>
        <w:t>text editor software.</w:t>
      </w:r>
    </w:p>
    <w:p w14:paraId="5684F412" w14:textId="77777777" w:rsidR="0039607C" w:rsidRPr="00B25281" w:rsidRDefault="0039607C" w:rsidP="006D31C4">
      <w:pPr>
        <w:pStyle w:val="Heading3"/>
        <w:numPr>
          <w:ilvl w:val="2"/>
          <w:numId w:val="15"/>
        </w:numPr>
        <w:spacing w:before="160" w:line="360" w:lineRule="auto"/>
        <w:rPr>
          <w:rFonts w:ascii="Times New Roman" w:hAnsi="Times New Roman" w:cs="Times New Roman"/>
          <w:b/>
          <w:bCs/>
          <w:color w:val="000000" w:themeColor="text1"/>
          <w:lang w:val="en-US"/>
        </w:rPr>
      </w:pPr>
      <w:r w:rsidRPr="00B25281">
        <w:rPr>
          <w:rFonts w:ascii="Times New Roman" w:hAnsi="Times New Roman" w:cs="Times New Roman"/>
          <w:b/>
          <w:bCs/>
          <w:i/>
          <w:iCs/>
          <w:color w:val="000000" w:themeColor="text1"/>
          <w:lang w:val="en-US"/>
        </w:rPr>
        <w:t>Notepad++</w:t>
      </w:r>
    </w:p>
    <w:p w14:paraId="2E3F6C36" w14:textId="5B66CBC2" w:rsidR="0039607C" w:rsidRPr="00B25281" w:rsidRDefault="0039607C" w:rsidP="008734FE">
      <w:pPr>
        <w:spacing w:before="160"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b/>
          <w:bCs/>
          <w:i/>
          <w:iCs/>
          <w:color w:val="000000" w:themeColor="text1"/>
          <w:sz w:val="24"/>
          <w:szCs w:val="24"/>
          <w:lang w:val="en-US"/>
        </w:rPr>
        <w:t>N</w:t>
      </w:r>
      <w:r w:rsidRPr="00B25281">
        <w:rPr>
          <w:rFonts w:ascii="Times New Roman" w:hAnsi="Times New Roman" w:cs="Times New Roman"/>
          <w:b/>
          <w:bCs/>
          <w:i/>
          <w:iCs/>
          <w:color w:val="000000" w:themeColor="text1"/>
          <w:sz w:val="24"/>
          <w:szCs w:val="24"/>
        </w:rPr>
        <w:t>otepad++</w:t>
      </w:r>
      <w:r w:rsidRPr="00B25281">
        <w:rPr>
          <w:rFonts w:ascii="Times New Roman" w:hAnsi="Times New Roman" w:cs="Times New Roman"/>
          <w:i/>
          <w:iCs/>
          <w:color w:val="000000" w:themeColor="text1"/>
          <w:sz w:val="24"/>
          <w:szCs w:val="24"/>
        </w:rPr>
        <w:t> </w:t>
      </w:r>
      <w:r w:rsidRPr="00B25281">
        <w:rPr>
          <w:rFonts w:ascii="Times New Roman" w:hAnsi="Times New Roman" w:cs="Times New Roman"/>
          <w:color w:val="000000" w:themeColor="text1"/>
          <w:sz w:val="24"/>
          <w:szCs w:val="24"/>
        </w:rPr>
        <w:t>adalah sebuah </w:t>
      </w:r>
      <w:r w:rsidR="00AF7B10">
        <w:fldChar w:fldCharType="begin"/>
      </w:r>
      <w:r w:rsidR="00AF7B10">
        <w:instrText xml:space="preserve"> HYPERLINK "https://id.wikipedia.org/wiki/Penyunting_teks" \o "Penyunting teks" </w:instrText>
      </w:r>
      <w:r w:rsidR="00AF7B10">
        <w:fldChar w:fldCharType="separate"/>
      </w:r>
      <w:r w:rsidRPr="00B25281">
        <w:rPr>
          <w:rStyle w:val="Hyperlink"/>
          <w:rFonts w:ascii="Times New Roman" w:hAnsi="Times New Roman" w:cs="Times New Roman"/>
          <w:color w:val="000000" w:themeColor="text1"/>
          <w:sz w:val="24"/>
          <w:szCs w:val="24"/>
          <w:u w:val="none"/>
        </w:rPr>
        <w:t>penyunting teks</w:t>
      </w:r>
      <w:r w:rsidR="00AF7B10">
        <w:rPr>
          <w:rStyle w:val="Hyperlink"/>
          <w:rFonts w:ascii="Times New Roman" w:hAnsi="Times New Roman" w:cs="Times New Roman"/>
          <w:color w:val="000000" w:themeColor="text1"/>
          <w:sz w:val="24"/>
          <w:szCs w:val="24"/>
          <w:u w:val="none"/>
        </w:rPr>
        <w:fldChar w:fldCharType="end"/>
      </w:r>
      <w:r w:rsidRPr="00B25281">
        <w:rPr>
          <w:rFonts w:ascii="Times New Roman" w:hAnsi="Times New Roman" w:cs="Times New Roman"/>
          <w:color w:val="000000" w:themeColor="text1"/>
          <w:sz w:val="24"/>
          <w:szCs w:val="24"/>
        </w:rPr>
        <w:t> dan </w:t>
      </w:r>
      <w:hyperlink r:id="rId59" w:tooltip="Penyunting kode sumber" w:history="1">
        <w:r w:rsidRPr="00B25281">
          <w:rPr>
            <w:rStyle w:val="Hyperlink"/>
            <w:rFonts w:ascii="Times New Roman" w:hAnsi="Times New Roman" w:cs="Times New Roman"/>
            <w:color w:val="000000" w:themeColor="text1"/>
            <w:sz w:val="24"/>
            <w:szCs w:val="24"/>
            <w:u w:val="none"/>
          </w:rPr>
          <w:t>penyunting kode sumber</w:t>
        </w:r>
      </w:hyperlink>
      <w:r w:rsidRPr="00B25281">
        <w:rPr>
          <w:rFonts w:ascii="Times New Roman" w:hAnsi="Times New Roman" w:cs="Times New Roman"/>
          <w:color w:val="000000" w:themeColor="text1"/>
          <w:sz w:val="24"/>
          <w:szCs w:val="24"/>
        </w:rPr>
        <w:t> yang berjalan di </w:t>
      </w:r>
      <w:r w:rsidR="00AF7B10">
        <w:fldChar w:fldCharType="begin"/>
      </w:r>
      <w:r w:rsidR="00AF7B10">
        <w:instrText xml:space="preserve"> HYPERLINK "https://id.wikipedia.org/wiki/Sistem_operasi" \o "Sistem operasi" </w:instrText>
      </w:r>
      <w:r w:rsidR="00AF7B10">
        <w:fldChar w:fldCharType="separate"/>
      </w:r>
      <w:r w:rsidRPr="00B25281">
        <w:rPr>
          <w:rStyle w:val="Hyperlink"/>
          <w:rFonts w:ascii="Times New Roman" w:hAnsi="Times New Roman" w:cs="Times New Roman"/>
          <w:color w:val="000000" w:themeColor="text1"/>
          <w:sz w:val="24"/>
          <w:szCs w:val="24"/>
          <w:u w:val="none"/>
        </w:rPr>
        <w:t>sistem operasi</w:t>
      </w:r>
      <w:r w:rsidR="00AF7B10">
        <w:rPr>
          <w:rStyle w:val="Hyperlink"/>
          <w:rFonts w:ascii="Times New Roman" w:hAnsi="Times New Roman" w:cs="Times New Roman"/>
          <w:color w:val="000000" w:themeColor="text1"/>
          <w:sz w:val="24"/>
          <w:szCs w:val="24"/>
          <w:u w:val="none"/>
        </w:rPr>
        <w:fldChar w:fldCharType="end"/>
      </w:r>
      <w:r w:rsidRPr="00B25281">
        <w:rPr>
          <w:rFonts w:ascii="Times New Roman" w:hAnsi="Times New Roman" w:cs="Times New Roman"/>
          <w:color w:val="000000" w:themeColor="text1"/>
          <w:sz w:val="24"/>
          <w:szCs w:val="24"/>
        </w:rPr>
        <w:t> </w:t>
      </w:r>
      <w:hyperlink r:id="rId60" w:tooltip="Microsoft Windows" w:history="1">
        <w:r w:rsidRPr="00B25281">
          <w:rPr>
            <w:rStyle w:val="Hyperlink"/>
            <w:rFonts w:ascii="Times New Roman" w:hAnsi="Times New Roman" w:cs="Times New Roman"/>
            <w:i/>
            <w:iCs/>
            <w:color w:val="000000" w:themeColor="text1"/>
            <w:sz w:val="24"/>
            <w:szCs w:val="24"/>
            <w:u w:val="none"/>
          </w:rPr>
          <w:t>Windows</w:t>
        </w:r>
      </w:hyperlink>
      <w:r w:rsidRPr="00B25281">
        <w:rPr>
          <w:rFonts w:ascii="Times New Roman" w:hAnsi="Times New Roman" w:cs="Times New Roman"/>
          <w:i/>
          <w:iCs/>
          <w:color w:val="000000" w:themeColor="text1"/>
          <w:sz w:val="24"/>
          <w:szCs w:val="24"/>
        </w:rPr>
        <w:t>. Notepad++</w:t>
      </w:r>
      <w:r w:rsidRPr="00B25281">
        <w:rPr>
          <w:rFonts w:ascii="Times New Roman" w:hAnsi="Times New Roman" w:cs="Times New Roman"/>
          <w:color w:val="000000" w:themeColor="text1"/>
          <w:sz w:val="24"/>
          <w:szCs w:val="24"/>
        </w:rPr>
        <w:t xml:space="preserve"> menggunakan komponen </w:t>
      </w:r>
      <w:r w:rsidR="00AF7B10">
        <w:fldChar w:fldCharType="begin"/>
      </w:r>
      <w:r w:rsidR="00AF7B10">
        <w:instrText xml:space="preserve"> HYPERLINK "https://id.wikipedia.org/w/index.php?title=Scintilla&amp;action=edit&amp;redlink=1" \o "Scintilla (halaman belum tersedia)" </w:instrText>
      </w:r>
      <w:r w:rsidR="00AF7B10">
        <w:fldChar w:fldCharType="separate"/>
      </w:r>
      <w:r w:rsidRPr="00B25281">
        <w:rPr>
          <w:rStyle w:val="Hyperlink"/>
          <w:rFonts w:ascii="Times New Roman" w:hAnsi="Times New Roman" w:cs="Times New Roman"/>
          <w:i/>
          <w:iCs/>
          <w:color w:val="000000" w:themeColor="text1"/>
          <w:sz w:val="24"/>
          <w:szCs w:val="24"/>
          <w:u w:val="none"/>
        </w:rPr>
        <w:t>Scintilla</w:t>
      </w:r>
      <w:r w:rsidR="00AF7B10">
        <w:rPr>
          <w:rStyle w:val="Hyperlink"/>
          <w:rFonts w:ascii="Times New Roman" w:hAnsi="Times New Roman" w:cs="Times New Roman"/>
          <w:i/>
          <w:iCs/>
          <w:color w:val="000000" w:themeColor="text1"/>
          <w:sz w:val="24"/>
          <w:szCs w:val="24"/>
          <w:u w:val="none"/>
        </w:rPr>
        <w:fldChar w:fldCharType="end"/>
      </w:r>
      <w:r w:rsidRPr="00B25281">
        <w:rPr>
          <w:rFonts w:ascii="Times New Roman" w:hAnsi="Times New Roman" w:cs="Times New Roman"/>
          <w:i/>
          <w:iCs/>
          <w:color w:val="000000" w:themeColor="text1"/>
          <w:sz w:val="24"/>
          <w:szCs w:val="24"/>
        </w:rPr>
        <w:t> </w:t>
      </w:r>
      <w:r w:rsidRPr="00B25281">
        <w:rPr>
          <w:rFonts w:ascii="Times New Roman" w:hAnsi="Times New Roman" w:cs="Times New Roman"/>
          <w:color w:val="000000" w:themeColor="text1"/>
          <w:sz w:val="24"/>
          <w:szCs w:val="24"/>
        </w:rPr>
        <w:t>untuk dapat menampilkan dan menyuntingan teks dan berkas </w:t>
      </w:r>
      <w:r w:rsidR="00AF7B10">
        <w:fldChar w:fldCharType="begin"/>
      </w:r>
      <w:r w:rsidR="00AF7B10">
        <w:instrText xml:space="preserve"> HYPERLINK "https://id.wikipedia.org/wiki/Kode_sumber" \o "Kode sumber" </w:instrText>
      </w:r>
      <w:r w:rsidR="00AF7B10">
        <w:fldChar w:fldCharType="separate"/>
      </w:r>
      <w:r w:rsidRPr="00B25281">
        <w:rPr>
          <w:rStyle w:val="Hyperlink"/>
          <w:rFonts w:ascii="Times New Roman" w:hAnsi="Times New Roman" w:cs="Times New Roman"/>
          <w:color w:val="000000" w:themeColor="text1"/>
          <w:sz w:val="24"/>
          <w:szCs w:val="24"/>
          <w:u w:val="none"/>
        </w:rPr>
        <w:t>kode sumber</w:t>
      </w:r>
      <w:r w:rsidR="00AF7B10">
        <w:rPr>
          <w:rStyle w:val="Hyperlink"/>
          <w:rFonts w:ascii="Times New Roman" w:hAnsi="Times New Roman" w:cs="Times New Roman"/>
          <w:color w:val="000000" w:themeColor="text1"/>
          <w:sz w:val="24"/>
          <w:szCs w:val="24"/>
          <w:u w:val="none"/>
        </w:rPr>
        <w:fldChar w:fldCharType="end"/>
      </w:r>
      <w:r w:rsidRPr="00B25281">
        <w:rPr>
          <w:rFonts w:ascii="Times New Roman" w:hAnsi="Times New Roman" w:cs="Times New Roman"/>
          <w:color w:val="000000" w:themeColor="text1"/>
          <w:sz w:val="24"/>
          <w:szCs w:val="24"/>
        </w:rPr>
        <w:t> berbagai </w:t>
      </w:r>
      <w:hyperlink r:id="rId61" w:tooltip="Bahasa pemrograman" w:history="1">
        <w:r w:rsidRPr="00B25281">
          <w:rPr>
            <w:rStyle w:val="Hyperlink"/>
            <w:rFonts w:ascii="Times New Roman" w:hAnsi="Times New Roman" w:cs="Times New Roman"/>
            <w:color w:val="000000" w:themeColor="text1"/>
            <w:sz w:val="24"/>
            <w:szCs w:val="24"/>
            <w:u w:val="none"/>
          </w:rPr>
          <w:t>bahasa pemrograman</w:t>
        </w:r>
      </w:hyperlink>
      <w:r w:rsidRPr="00B25281">
        <w:rPr>
          <w:rFonts w:ascii="Times New Roman" w:hAnsi="Times New Roman" w:cs="Times New Roman"/>
          <w:color w:val="000000" w:themeColor="text1"/>
          <w:sz w:val="24"/>
          <w:szCs w:val="24"/>
        </w:rPr>
        <w:t>.</w:t>
      </w:r>
    </w:p>
    <w:p w14:paraId="11A3AAB8" w14:textId="71675C32" w:rsidR="00366C02" w:rsidRPr="00B25281" w:rsidRDefault="00366C02" w:rsidP="008734FE">
      <w:pPr>
        <w:spacing w:line="360" w:lineRule="auto"/>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05843C8F" wp14:editId="0D0BB619">
            <wp:extent cx="2553657" cy="1842654"/>
            <wp:effectExtent l="0" t="0" r="0" b="5715"/>
            <wp:docPr id="29" name="Picture 29"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pad++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1922" cy="1848618"/>
                    </a:xfrm>
                    <a:prstGeom prst="rect">
                      <a:avLst/>
                    </a:prstGeom>
                    <a:noFill/>
                    <a:ln>
                      <a:noFill/>
                    </a:ln>
                  </pic:spPr>
                </pic:pic>
              </a:graphicData>
            </a:graphic>
          </wp:inline>
        </w:drawing>
      </w:r>
    </w:p>
    <w:p w14:paraId="52272789" w14:textId="2BE5908F" w:rsidR="0039607C" w:rsidRPr="00B25281" w:rsidRDefault="0039607C" w:rsidP="00CA0ED6">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i/>
          <w:iCs/>
          <w:color w:val="000000" w:themeColor="text1"/>
          <w:sz w:val="24"/>
          <w:szCs w:val="24"/>
        </w:rPr>
        <w:t>Notepad++</w:t>
      </w:r>
      <w:r w:rsidRPr="00B25281">
        <w:rPr>
          <w:rFonts w:ascii="Times New Roman" w:hAnsi="Times New Roman" w:cs="Times New Roman"/>
          <w:color w:val="000000" w:themeColor="text1"/>
          <w:sz w:val="24"/>
          <w:szCs w:val="24"/>
        </w:rPr>
        <w:t xml:space="preserve"> didistribusikan sebagai </w:t>
      </w:r>
      <w:r w:rsidR="00AF7B10">
        <w:fldChar w:fldCharType="begin"/>
      </w:r>
      <w:r w:rsidR="00AF7B10">
        <w:instrText xml:space="preserve"> HYPERLINK "https://id.wikipedia.org/wiki/Perangkat_lunak_bebas" \o "Perangkat lunak bebas" </w:instrText>
      </w:r>
      <w:r w:rsidR="00AF7B10">
        <w:fldChar w:fldCharType="separate"/>
      </w:r>
      <w:r w:rsidRPr="00B25281">
        <w:rPr>
          <w:rStyle w:val="Hyperlink"/>
          <w:rFonts w:ascii="Times New Roman" w:hAnsi="Times New Roman" w:cs="Times New Roman"/>
          <w:color w:val="000000" w:themeColor="text1"/>
          <w:sz w:val="24"/>
          <w:szCs w:val="24"/>
          <w:u w:val="none"/>
        </w:rPr>
        <w:t>perangkat lunak bebas</w:t>
      </w:r>
      <w:r w:rsidR="00AF7B10">
        <w:rPr>
          <w:rStyle w:val="Hyperlink"/>
          <w:rFonts w:ascii="Times New Roman" w:hAnsi="Times New Roman" w:cs="Times New Roman"/>
          <w:color w:val="000000" w:themeColor="text1"/>
          <w:sz w:val="24"/>
          <w:szCs w:val="24"/>
          <w:u w:val="none"/>
        </w:rPr>
        <w:fldChar w:fldCharType="end"/>
      </w:r>
      <w:r w:rsidRPr="00B25281">
        <w:rPr>
          <w:rFonts w:ascii="Times New Roman" w:hAnsi="Times New Roman" w:cs="Times New Roman"/>
          <w:color w:val="000000" w:themeColor="text1"/>
          <w:sz w:val="24"/>
          <w:szCs w:val="24"/>
        </w:rPr>
        <w:t>. Proyek ini dilayani oleh </w:t>
      </w:r>
      <w:r w:rsidR="00AF7B10">
        <w:fldChar w:fldCharType="begin"/>
      </w:r>
      <w:r w:rsidR="00AF7B10">
        <w:instrText xml:space="preserve"> HYPERLINK "https://id.wikipedia.org/wiki/Sourceforge" \o "Sourceforge" </w:instrText>
      </w:r>
      <w:r w:rsidR="00AF7B10">
        <w:fldChar w:fldCharType="separate"/>
      </w:r>
      <w:r w:rsidRPr="00B25281">
        <w:rPr>
          <w:rStyle w:val="Hyperlink"/>
          <w:rFonts w:ascii="Times New Roman" w:hAnsi="Times New Roman" w:cs="Times New Roman"/>
          <w:i/>
          <w:iCs/>
          <w:color w:val="000000" w:themeColor="text1"/>
          <w:sz w:val="24"/>
          <w:szCs w:val="24"/>
          <w:u w:val="none"/>
        </w:rPr>
        <w:t>Sourceforge.net</w:t>
      </w:r>
      <w:r w:rsidR="00AF7B10">
        <w:rPr>
          <w:rStyle w:val="Hyperlink"/>
          <w:rFonts w:ascii="Times New Roman" w:hAnsi="Times New Roman" w:cs="Times New Roman"/>
          <w:i/>
          <w:iCs/>
          <w:color w:val="000000" w:themeColor="text1"/>
          <w:sz w:val="24"/>
          <w:szCs w:val="24"/>
          <w:u w:val="none"/>
        </w:rPr>
        <w:fldChar w:fldCharType="end"/>
      </w:r>
      <w:r w:rsidRPr="00B25281">
        <w:rPr>
          <w:rFonts w:ascii="Times New Roman" w:hAnsi="Times New Roman" w:cs="Times New Roman"/>
          <w:color w:val="000000" w:themeColor="text1"/>
          <w:sz w:val="24"/>
          <w:szCs w:val="24"/>
        </w:rPr>
        <w:t> dengan telah diunduh lebih</w:t>
      </w:r>
      <w:r w:rsidR="00CA0ED6"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t>dari 27 juta kali</w:t>
      </w:r>
      <w:r w:rsidR="008734FE" w:rsidRPr="00B25281">
        <w:rPr>
          <w:rFonts w:ascii="Times New Roman" w:hAnsi="Times New Roman" w:cs="Times New Roman"/>
          <w:color w:val="000000" w:themeColor="text1"/>
          <w:sz w:val="24"/>
          <w:szCs w:val="24"/>
        </w:rPr>
        <w:t xml:space="preserve"> </w:t>
      </w:r>
      <w:r w:rsidRPr="00B25281">
        <w:rPr>
          <w:rFonts w:ascii="Times New Roman" w:hAnsi="Times New Roman" w:cs="Times New Roman"/>
          <w:color w:val="000000" w:themeColor="text1"/>
          <w:sz w:val="24"/>
          <w:szCs w:val="24"/>
        </w:rPr>
        <w:t>dan dua kali memenangkan</w:t>
      </w:r>
      <w:r w:rsidR="00CA0ED6"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lastRenderedPageBreak/>
        <w:t>penghargaan </w:t>
      </w:r>
      <w:r w:rsidRPr="00B25281">
        <w:rPr>
          <w:rFonts w:ascii="Times New Roman" w:hAnsi="Times New Roman" w:cs="Times New Roman"/>
          <w:i/>
          <w:iCs/>
          <w:color w:val="000000" w:themeColor="text1"/>
          <w:sz w:val="24"/>
          <w:szCs w:val="24"/>
        </w:rPr>
        <w:t>SourceForge Community Choice Award for Best Developer Tool</w:t>
      </w:r>
      <w:r w:rsidRPr="00B25281">
        <w:rPr>
          <w:rFonts w:ascii="Times New Roman" w:hAnsi="Times New Roman" w:cs="Times New Roman"/>
          <w:color w:val="000000" w:themeColor="text1"/>
          <w:sz w:val="24"/>
          <w:szCs w:val="24"/>
        </w:rPr>
        <w:t>.</w:t>
      </w:r>
      <w:r w:rsidR="008734FE" w:rsidRPr="00B25281">
        <w:rPr>
          <w:rFonts w:ascii="Times New Roman" w:hAnsi="Times New Roman" w:cs="Times New Roman"/>
          <w:color w:val="000000" w:themeColor="text1"/>
          <w:sz w:val="24"/>
          <w:szCs w:val="24"/>
        </w:rPr>
        <w:t xml:space="preserve"> </w:t>
      </w:r>
    </w:p>
    <w:p w14:paraId="51BE8235" w14:textId="69EC05A9" w:rsidR="00366C02" w:rsidRPr="00B25281" w:rsidRDefault="00130DAF" w:rsidP="008734FE">
      <w:pPr>
        <w:spacing w:line="36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 xml:space="preserve"> </w:t>
      </w:r>
      <w:r w:rsidR="00366C02" w:rsidRPr="00B25281">
        <w:rPr>
          <w:rFonts w:ascii="Times New Roman" w:hAnsi="Times New Roman" w:cs="Times New Roman"/>
          <w:color w:val="000000" w:themeColor="text1"/>
          <w:sz w:val="24"/>
          <w:szCs w:val="24"/>
          <w:lang w:val="en-US"/>
        </w:rPr>
        <w:tab/>
      </w:r>
      <w:r w:rsidR="00366C02" w:rsidRPr="00B25281">
        <w:rPr>
          <w:rFonts w:ascii="Times New Roman" w:hAnsi="Times New Roman" w:cs="Times New Roman"/>
          <w:color w:val="000000" w:themeColor="text1"/>
          <w:sz w:val="24"/>
          <w:szCs w:val="24"/>
          <w:shd w:val="clear" w:color="auto" w:fill="FFFFFF"/>
        </w:rPr>
        <w:t>Didukung dalam hal ini adalah dimengerti dan</w:t>
      </w:r>
      <w:r w:rsidR="00366C02" w:rsidRPr="00B25281">
        <w:rPr>
          <w:rFonts w:ascii="Times New Roman" w:hAnsi="Times New Roman" w:cs="Times New Roman"/>
          <w:color w:val="000000" w:themeColor="text1"/>
          <w:sz w:val="24"/>
          <w:szCs w:val="24"/>
          <w:shd w:val="clear" w:color="auto" w:fill="FFFFFF"/>
          <w:lang w:val="en-US"/>
        </w:rPr>
        <w:t xml:space="preserve"> </w:t>
      </w:r>
      <w:r w:rsidR="00366C02" w:rsidRPr="00B25281">
        <w:rPr>
          <w:rFonts w:ascii="Times New Roman" w:hAnsi="Times New Roman" w:cs="Times New Roman"/>
          <w:color w:val="000000" w:themeColor="text1"/>
          <w:sz w:val="24"/>
          <w:szCs w:val="24"/>
          <w:shd w:val="clear" w:color="auto" w:fill="FFFFFF"/>
        </w:rPr>
        <w:t xml:space="preserve">diterjemahkan menjadi teks oleh </w:t>
      </w:r>
      <w:r w:rsidR="00366C02" w:rsidRPr="00B25281">
        <w:rPr>
          <w:rFonts w:ascii="Times New Roman" w:hAnsi="Times New Roman" w:cs="Times New Roman"/>
          <w:i/>
          <w:iCs/>
          <w:color w:val="000000" w:themeColor="text1"/>
          <w:sz w:val="24"/>
          <w:szCs w:val="24"/>
          <w:shd w:val="clear" w:color="auto" w:fill="FFFFFF"/>
        </w:rPr>
        <w:t>Notepad++.</w:t>
      </w:r>
      <w:r w:rsidR="00366C02" w:rsidRPr="00B25281">
        <w:rPr>
          <w:rFonts w:ascii="Times New Roman" w:hAnsi="Times New Roman" w:cs="Times New Roman"/>
          <w:color w:val="000000" w:themeColor="text1"/>
          <w:sz w:val="24"/>
          <w:szCs w:val="24"/>
          <w:shd w:val="clear" w:color="auto" w:fill="FFFFFF"/>
        </w:rPr>
        <w:t xml:space="preserve"> Misalnya pada </w:t>
      </w:r>
      <w:r w:rsidR="00366C02" w:rsidRPr="00B25281">
        <w:rPr>
          <w:rFonts w:ascii="Times New Roman" w:hAnsi="Times New Roman" w:cs="Times New Roman"/>
          <w:i/>
          <w:iCs/>
          <w:color w:val="000000" w:themeColor="text1"/>
          <w:sz w:val="24"/>
          <w:szCs w:val="24"/>
          <w:shd w:val="clear" w:color="auto" w:fill="FFFFFF"/>
        </w:rPr>
        <w:t xml:space="preserve">C++, </w:t>
      </w:r>
      <w:r w:rsidR="00366C02" w:rsidRPr="00B25281">
        <w:rPr>
          <w:rFonts w:ascii="Times New Roman" w:hAnsi="Times New Roman" w:cs="Times New Roman"/>
          <w:color w:val="000000" w:themeColor="text1"/>
          <w:sz w:val="24"/>
          <w:szCs w:val="24"/>
          <w:shd w:val="clear" w:color="auto" w:fill="FFFFFF"/>
        </w:rPr>
        <w:t xml:space="preserve">fungsi-fungsinya akan di masukan kedalam daftar fungsi dan kata-katanya akan berubah warna sesuai dengan makna kata tersebut </w:t>
      </w:r>
      <w:r w:rsidR="00366C02" w:rsidRPr="00B25281">
        <w:rPr>
          <w:rFonts w:ascii="Times New Roman" w:hAnsi="Times New Roman" w:cs="Times New Roman"/>
          <w:i/>
          <w:iCs/>
          <w:color w:val="000000" w:themeColor="text1"/>
          <w:sz w:val="24"/>
          <w:szCs w:val="24"/>
          <w:shd w:val="clear" w:color="auto" w:fill="FFFFFF"/>
        </w:rPr>
        <w:t>di C++.</w:t>
      </w:r>
      <w:r w:rsidR="008734FE" w:rsidRPr="00B25281">
        <w:rPr>
          <w:rFonts w:ascii="Times New Roman" w:hAnsi="Times New Roman" w:cs="Times New Roman"/>
          <w:color w:val="000000" w:themeColor="text1"/>
          <w:sz w:val="24"/>
          <w:szCs w:val="24"/>
          <w:lang w:val="en-US"/>
        </w:rPr>
        <w:t xml:space="preserve"> </w:t>
      </w:r>
      <w:proofErr w:type="spellStart"/>
      <w:r w:rsidR="00366C02" w:rsidRPr="00B25281">
        <w:rPr>
          <w:rFonts w:ascii="Times New Roman" w:hAnsi="Times New Roman" w:cs="Times New Roman"/>
          <w:color w:val="000000" w:themeColor="text1"/>
          <w:sz w:val="24"/>
          <w:szCs w:val="24"/>
          <w:lang w:val="en-US"/>
        </w:rPr>
        <w:t>Berikut</w:t>
      </w:r>
      <w:proofErr w:type="spellEnd"/>
      <w:r w:rsidR="00366C02" w:rsidRPr="00B25281">
        <w:rPr>
          <w:rFonts w:ascii="Times New Roman" w:hAnsi="Times New Roman" w:cs="Times New Roman"/>
          <w:color w:val="000000" w:themeColor="text1"/>
          <w:sz w:val="24"/>
          <w:szCs w:val="24"/>
          <w:lang w:val="en-US"/>
        </w:rPr>
        <w:t xml:space="preserve"> </w:t>
      </w:r>
      <w:proofErr w:type="spellStart"/>
      <w:r w:rsidR="00366C02" w:rsidRPr="00B25281">
        <w:rPr>
          <w:rFonts w:ascii="Times New Roman" w:hAnsi="Times New Roman" w:cs="Times New Roman"/>
          <w:color w:val="000000" w:themeColor="text1"/>
          <w:sz w:val="24"/>
          <w:szCs w:val="24"/>
          <w:lang w:val="en-US"/>
        </w:rPr>
        <w:t>ini</w:t>
      </w:r>
      <w:proofErr w:type="spellEnd"/>
      <w:r w:rsidR="00366C02" w:rsidRPr="00B25281">
        <w:rPr>
          <w:rFonts w:ascii="Times New Roman" w:hAnsi="Times New Roman" w:cs="Times New Roman"/>
          <w:color w:val="000000" w:themeColor="text1"/>
          <w:sz w:val="24"/>
          <w:szCs w:val="24"/>
          <w:lang w:val="en-US"/>
        </w:rPr>
        <w:t xml:space="preserve"> </w:t>
      </w:r>
      <w:proofErr w:type="spellStart"/>
      <w:r w:rsidR="00366C02" w:rsidRPr="00B25281">
        <w:rPr>
          <w:rFonts w:ascii="Times New Roman" w:hAnsi="Times New Roman" w:cs="Times New Roman"/>
          <w:color w:val="000000" w:themeColor="text1"/>
          <w:sz w:val="24"/>
          <w:szCs w:val="24"/>
          <w:lang w:val="en-US"/>
        </w:rPr>
        <w:t>adalah</w:t>
      </w:r>
      <w:proofErr w:type="spellEnd"/>
      <w:r w:rsidR="00366C02" w:rsidRPr="00B25281">
        <w:rPr>
          <w:rFonts w:ascii="Times New Roman" w:hAnsi="Times New Roman" w:cs="Times New Roman"/>
          <w:color w:val="000000" w:themeColor="text1"/>
          <w:sz w:val="24"/>
          <w:szCs w:val="24"/>
          <w:lang w:val="en-US"/>
        </w:rPr>
        <w:t xml:space="preserve"> </w:t>
      </w:r>
      <w:proofErr w:type="spellStart"/>
      <w:r w:rsidR="00366C02" w:rsidRPr="00B25281">
        <w:rPr>
          <w:rFonts w:ascii="Times New Roman" w:hAnsi="Times New Roman" w:cs="Times New Roman"/>
          <w:color w:val="000000" w:themeColor="text1"/>
          <w:sz w:val="24"/>
          <w:szCs w:val="24"/>
          <w:lang w:val="en-US"/>
        </w:rPr>
        <w:t>beberapa</w:t>
      </w:r>
      <w:proofErr w:type="spellEnd"/>
      <w:r w:rsidR="00366C02" w:rsidRPr="00B25281">
        <w:rPr>
          <w:rFonts w:ascii="Times New Roman" w:hAnsi="Times New Roman" w:cs="Times New Roman"/>
          <w:color w:val="000000" w:themeColor="text1"/>
          <w:sz w:val="24"/>
          <w:szCs w:val="24"/>
          <w:lang w:val="en-US"/>
        </w:rPr>
        <w:t xml:space="preserve"> Bahasa </w:t>
      </w:r>
      <w:proofErr w:type="spellStart"/>
      <w:r w:rsidR="00366C02" w:rsidRPr="00B25281">
        <w:rPr>
          <w:rFonts w:ascii="Times New Roman" w:hAnsi="Times New Roman" w:cs="Times New Roman"/>
          <w:color w:val="000000" w:themeColor="text1"/>
          <w:sz w:val="24"/>
          <w:szCs w:val="24"/>
          <w:lang w:val="en-US"/>
        </w:rPr>
        <w:t>pemrograman</w:t>
      </w:r>
      <w:proofErr w:type="spellEnd"/>
      <w:r w:rsidR="00366C02" w:rsidRPr="00B25281">
        <w:rPr>
          <w:rFonts w:ascii="Times New Roman" w:hAnsi="Times New Roman" w:cs="Times New Roman"/>
          <w:color w:val="000000" w:themeColor="text1"/>
          <w:sz w:val="24"/>
          <w:szCs w:val="24"/>
          <w:lang w:val="en-US"/>
        </w:rPr>
        <w:t xml:space="preserve"> yang </w:t>
      </w:r>
      <w:proofErr w:type="spellStart"/>
      <w:r w:rsidR="00366C02" w:rsidRPr="00B25281">
        <w:rPr>
          <w:rFonts w:ascii="Times New Roman" w:hAnsi="Times New Roman" w:cs="Times New Roman"/>
          <w:color w:val="000000" w:themeColor="text1"/>
          <w:sz w:val="24"/>
          <w:szCs w:val="24"/>
          <w:lang w:val="en-US"/>
        </w:rPr>
        <w:t>didukung</w:t>
      </w:r>
      <w:proofErr w:type="spellEnd"/>
      <w:r w:rsidR="00366C02" w:rsidRPr="00B25281">
        <w:rPr>
          <w:rFonts w:ascii="Times New Roman" w:hAnsi="Times New Roman" w:cs="Times New Roman"/>
          <w:color w:val="000000" w:themeColor="text1"/>
          <w:sz w:val="24"/>
          <w:szCs w:val="24"/>
          <w:lang w:val="en-US"/>
        </w:rPr>
        <w:t xml:space="preserve"> oleh </w:t>
      </w:r>
      <w:r w:rsidR="00366C02" w:rsidRPr="00B25281">
        <w:rPr>
          <w:rFonts w:ascii="Times New Roman" w:hAnsi="Times New Roman" w:cs="Times New Roman"/>
          <w:i/>
          <w:iCs/>
          <w:color w:val="000000" w:themeColor="text1"/>
          <w:sz w:val="24"/>
          <w:szCs w:val="24"/>
          <w:lang w:val="en-US"/>
        </w:rPr>
        <w:t xml:space="preserve">Notepad++ </w:t>
      </w:r>
      <w:proofErr w:type="spellStart"/>
      <w:r w:rsidR="00366C02" w:rsidRPr="00B25281">
        <w:rPr>
          <w:rFonts w:ascii="Times New Roman" w:hAnsi="Times New Roman" w:cs="Times New Roman"/>
          <w:color w:val="000000" w:themeColor="text1"/>
          <w:sz w:val="24"/>
          <w:szCs w:val="24"/>
          <w:lang w:val="en-US"/>
        </w:rPr>
        <w:t>sejak</w:t>
      </w:r>
      <w:proofErr w:type="spellEnd"/>
      <w:r w:rsidR="00366C02" w:rsidRPr="00B25281">
        <w:rPr>
          <w:rFonts w:ascii="Times New Roman" w:hAnsi="Times New Roman" w:cs="Times New Roman"/>
          <w:color w:val="000000" w:themeColor="text1"/>
          <w:sz w:val="24"/>
          <w:szCs w:val="24"/>
          <w:lang w:val="en-US"/>
        </w:rPr>
        <w:t xml:space="preserve"> </w:t>
      </w:r>
      <w:proofErr w:type="spellStart"/>
      <w:r w:rsidR="00366C02" w:rsidRPr="00B25281">
        <w:rPr>
          <w:rFonts w:ascii="Times New Roman" w:hAnsi="Times New Roman" w:cs="Times New Roman"/>
          <w:color w:val="000000" w:themeColor="text1"/>
          <w:sz w:val="24"/>
          <w:szCs w:val="24"/>
          <w:lang w:val="en-US"/>
        </w:rPr>
        <w:t>versi</w:t>
      </w:r>
      <w:proofErr w:type="spellEnd"/>
      <w:r w:rsidR="00366C02" w:rsidRPr="00B25281">
        <w:rPr>
          <w:rFonts w:ascii="Times New Roman" w:hAnsi="Times New Roman" w:cs="Times New Roman"/>
          <w:color w:val="000000" w:themeColor="text1"/>
          <w:sz w:val="24"/>
          <w:szCs w:val="24"/>
          <w:lang w:val="en-US"/>
        </w:rPr>
        <w:t xml:space="preserve"> 5.3.9.</w:t>
      </w:r>
    </w:p>
    <w:p w14:paraId="0E6F56C1" w14:textId="283C6A7E" w:rsidR="00366C02" w:rsidRPr="00B25281" w:rsidRDefault="00954DF7" w:rsidP="004862EB">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lang w:val="en-US"/>
        </w:rPr>
      </w:pPr>
      <w:hyperlink r:id="rId63" w:tooltip="ActionScript" w:history="1">
        <w:r w:rsidR="00366C02" w:rsidRPr="00B25281">
          <w:rPr>
            <w:rStyle w:val="Hyperlink"/>
            <w:rFonts w:ascii="Times New Roman" w:hAnsi="Times New Roman" w:cs="Times New Roman"/>
            <w:i/>
            <w:iCs/>
            <w:color w:val="000000" w:themeColor="text1"/>
            <w:sz w:val="24"/>
            <w:szCs w:val="24"/>
            <w:u w:val="none"/>
          </w:rPr>
          <w:t>ActionScript</w:t>
        </w:r>
      </w:hyperlink>
      <w:r w:rsidR="00366C02" w:rsidRPr="00B25281">
        <w:rPr>
          <w:rFonts w:ascii="Times New Roman" w:hAnsi="Times New Roman" w:cs="Times New Roman"/>
          <w:i/>
          <w:iCs/>
          <w:color w:val="000000" w:themeColor="text1"/>
          <w:sz w:val="24"/>
          <w:szCs w:val="24"/>
        </w:rPr>
        <w:t>, </w:t>
      </w:r>
      <w:hyperlink r:id="rId64" w:tooltip="Ada (bahasa pemrograman)" w:history="1">
        <w:r w:rsidR="00366C02" w:rsidRPr="00B25281">
          <w:rPr>
            <w:rStyle w:val="Hyperlink"/>
            <w:rFonts w:ascii="Times New Roman" w:hAnsi="Times New Roman" w:cs="Times New Roman"/>
            <w:i/>
            <w:iCs/>
            <w:color w:val="000000" w:themeColor="text1"/>
            <w:sz w:val="24"/>
            <w:szCs w:val="24"/>
            <w:u w:val="none"/>
          </w:rPr>
          <w:t>Ada</w:t>
        </w:r>
      </w:hyperlink>
      <w:r w:rsidR="00366C02" w:rsidRPr="00B25281">
        <w:rPr>
          <w:rFonts w:ascii="Times New Roman" w:hAnsi="Times New Roman" w:cs="Times New Roman"/>
          <w:i/>
          <w:iCs/>
          <w:color w:val="000000" w:themeColor="text1"/>
          <w:sz w:val="24"/>
          <w:szCs w:val="24"/>
        </w:rPr>
        <w:t>, </w:t>
      </w:r>
      <w:hyperlink r:id="rId65" w:tooltip="ASP" w:history="1">
        <w:r w:rsidR="00366C02" w:rsidRPr="00B25281">
          <w:rPr>
            <w:rStyle w:val="Hyperlink"/>
            <w:rFonts w:ascii="Times New Roman" w:hAnsi="Times New Roman" w:cs="Times New Roman"/>
            <w:i/>
            <w:iCs/>
            <w:color w:val="000000" w:themeColor="text1"/>
            <w:sz w:val="24"/>
            <w:szCs w:val="24"/>
            <w:u w:val="none"/>
          </w:rPr>
          <w:t>ASP</w:t>
        </w:r>
      </w:hyperlink>
      <w:r w:rsidR="00366C02" w:rsidRPr="00B25281">
        <w:rPr>
          <w:rFonts w:ascii="Times New Roman" w:hAnsi="Times New Roman" w:cs="Times New Roman"/>
          <w:i/>
          <w:iCs/>
          <w:color w:val="000000" w:themeColor="text1"/>
          <w:sz w:val="24"/>
          <w:szCs w:val="24"/>
        </w:rPr>
        <w:t>, </w:t>
      </w:r>
      <w:hyperlink r:id="rId66" w:tooltip="Assembler" w:history="1">
        <w:r w:rsidR="00366C02" w:rsidRPr="00B25281">
          <w:rPr>
            <w:rStyle w:val="Hyperlink"/>
            <w:rFonts w:ascii="Times New Roman" w:hAnsi="Times New Roman" w:cs="Times New Roman"/>
            <w:i/>
            <w:iCs/>
            <w:color w:val="000000" w:themeColor="text1"/>
            <w:sz w:val="24"/>
            <w:szCs w:val="24"/>
            <w:u w:val="none"/>
          </w:rPr>
          <w:t>Assembler</w:t>
        </w:r>
      </w:hyperlink>
      <w:r w:rsidR="00366C02" w:rsidRPr="00B25281">
        <w:rPr>
          <w:rFonts w:ascii="Times New Roman" w:hAnsi="Times New Roman" w:cs="Times New Roman"/>
          <w:i/>
          <w:iCs/>
          <w:color w:val="000000" w:themeColor="text1"/>
          <w:sz w:val="24"/>
          <w:szCs w:val="24"/>
        </w:rPr>
        <w:t>, </w:t>
      </w:r>
      <w:hyperlink r:id="rId67" w:tooltip="AutoIt (halaman belum tersedia)" w:history="1">
        <w:r w:rsidR="00366C02" w:rsidRPr="00B25281">
          <w:rPr>
            <w:rStyle w:val="Hyperlink"/>
            <w:rFonts w:ascii="Times New Roman" w:hAnsi="Times New Roman" w:cs="Times New Roman"/>
            <w:i/>
            <w:iCs/>
            <w:color w:val="000000" w:themeColor="text1"/>
            <w:sz w:val="24"/>
            <w:szCs w:val="24"/>
            <w:u w:val="none"/>
          </w:rPr>
          <w:t>autoIt</w:t>
        </w:r>
      </w:hyperlink>
    </w:p>
    <w:p w14:paraId="5934D67B" w14:textId="142E4C0D"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i/>
          <w:iCs/>
          <w:color w:val="000000" w:themeColor="text1"/>
          <w:sz w:val="24"/>
          <w:szCs w:val="24"/>
        </w:rPr>
      </w:pPr>
      <w:hyperlink r:id="rId68" w:tooltip="C (bahasa pemrograman)" w:history="1">
        <w:r w:rsidR="00366C02" w:rsidRPr="00B25281">
          <w:rPr>
            <w:rStyle w:val="Hyperlink"/>
            <w:rFonts w:ascii="Times New Roman" w:hAnsi="Times New Roman" w:cs="Times New Roman"/>
            <w:i/>
            <w:iCs/>
            <w:color w:val="000000" w:themeColor="text1"/>
            <w:sz w:val="24"/>
            <w:szCs w:val="24"/>
            <w:u w:val="none"/>
          </w:rPr>
          <w:t>C</w:t>
        </w:r>
      </w:hyperlink>
      <w:r w:rsidR="00366C02" w:rsidRPr="00B25281">
        <w:rPr>
          <w:rFonts w:ascii="Times New Roman" w:hAnsi="Times New Roman" w:cs="Times New Roman"/>
          <w:i/>
          <w:iCs/>
          <w:color w:val="000000" w:themeColor="text1"/>
          <w:sz w:val="24"/>
          <w:szCs w:val="24"/>
        </w:rPr>
        <w:t>, </w:t>
      </w:r>
      <w:hyperlink r:id="rId69" w:tooltip="C++" w:history="1">
        <w:r w:rsidR="00366C02" w:rsidRPr="00B25281">
          <w:rPr>
            <w:rStyle w:val="Hyperlink"/>
            <w:rFonts w:ascii="Times New Roman" w:hAnsi="Times New Roman" w:cs="Times New Roman"/>
            <w:i/>
            <w:iCs/>
            <w:color w:val="000000" w:themeColor="text1"/>
            <w:sz w:val="24"/>
            <w:szCs w:val="24"/>
            <w:u w:val="none"/>
          </w:rPr>
          <w:t>C++</w:t>
        </w:r>
      </w:hyperlink>
      <w:r w:rsidR="00366C02" w:rsidRPr="00B25281">
        <w:rPr>
          <w:rFonts w:ascii="Times New Roman" w:hAnsi="Times New Roman" w:cs="Times New Roman"/>
          <w:i/>
          <w:iCs/>
          <w:color w:val="000000" w:themeColor="text1"/>
          <w:sz w:val="24"/>
          <w:szCs w:val="24"/>
        </w:rPr>
        <w:t>, </w:t>
      </w:r>
      <w:hyperlink r:id="rId70" w:tooltip="C sharp" w:history="1">
        <w:r w:rsidR="00366C02" w:rsidRPr="00B25281">
          <w:rPr>
            <w:rStyle w:val="Hyperlink"/>
            <w:rFonts w:ascii="Times New Roman" w:hAnsi="Times New Roman" w:cs="Times New Roman"/>
            <w:i/>
            <w:iCs/>
            <w:color w:val="000000" w:themeColor="text1"/>
            <w:sz w:val="24"/>
            <w:szCs w:val="24"/>
            <w:u w:val="none"/>
          </w:rPr>
          <w:t>C#</w:t>
        </w:r>
      </w:hyperlink>
      <w:r w:rsidR="00366C02" w:rsidRPr="00B25281">
        <w:rPr>
          <w:rFonts w:ascii="Times New Roman" w:hAnsi="Times New Roman" w:cs="Times New Roman"/>
          <w:i/>
          <w:iCs/>
          <w:color w:val="000000" w:themeColor="text1"/>
          <w:sz w:val="24"/>
          <w:szCs w:val="24"/>
        </w:rPr>
        <w:t>, </w:t>
      </w:r>
      <w:hyperlink r:id="rId71" w:tooltip="Caml (halaman belum tersedia)" w:history="1">
        <w:r w:rsidR="00366C02" w:rsidRPr="00B25281">
          <w:rPr>
            <w:rStyle w:val="Hyperlink"/>
            <w:rFonts w:ascii="Times New Roman" w:hAnsi="Times New Roman" w:cs="Times New Roman"/>
            <w:i/>
            <w:iCs/>
            <w:color w:val="000000" w:themeColor="text1"/>
            <w:sz w:val="24"/>
            <w:szCs w:val="24"/>
            <w:u w:val="none"/>
          </w:rPr>
          <w:t>Caml</w:t>
        </w:r>
      </w:hyperlink>
      <w:r w:rsidR="00366C02" w:rsidRPr="00B25281">
        <w:rPr>
          <w:rFonts w:ascii="Times New Roman" w:hAnsi="Times New Roman" w:cs="Times New Roman"/>
          <w:i/>
          <w:iCs/>
          <w:color w:val="000000" w:themeColor="text1"/>
          <w:sz w:val="24"/>
          <w:szCs w:val="24"/>
        </w:rPr>
        <w:t>, </w:t>
      </w:r>
      <w:hyperlink r:id="rId72" w:tooltip="Cmake (halaman belum tersedia)" w:history="1">
        <w:r w:rsidR="00366C02" w:rsidRPr="00B25281">
          <w:rPr>
            <w:rStyle w:val="Hyperlink"/>
            <w:rFonts w:ascii="Times New Roman" w:hAnsi="Times New Roman" w:cs="Times New Roman"/>
            <w:i/>
            <w:iCs/>
            <w:color w:val="000000" w:themeColor="text1"/>
            <w:sz w:val="24"/>
            <w:szCs w:val="24"/>
            <w:u w:val="none"/>
          </w:rPr>
          <w:t>Cmake</w:t>
        </w:r>
      </w:hyperlink>
      <w:r w:rsidR="00366C02" w:rsidRPr="00B25281">
        <w:rPr>
          <w:rFonts w:ascii="Times New Roman" w:hAnsi="Times New Roman" w:cs="Times New Roman"/>
          <w:i/>
          <w:iCs/>
          <w:color w:val="000000" w:themeColor="text1"/>
          <w:sz w:val="24"/>
          <w:szCs w:val="24"/>
        </w:rPr>
        <w:t>, </w:t>
      </w:r>
      <w:hyperlink r:id="rId73" w:tooltip="COBOL" w:history="1">
        <w:r w:rsidR="00366C02" w:rsidRPr="00B25281">
          <w:rPr>
            <w:rStyle w:val="Hyperlink"/>
            <w:rFonts w:ascii="Times New Roman" w:hAnsi="Times New Roman" w:cs="Times New Roman"/>
            <w:i/>
            <w:iCs/>
            <w:color w:val="000000" w:themeColor="text1"/>
            <w:sz w:val="24"/>
            <w:szCs w:val="24"/>
            <w:u w:val="none"/>
          </w:rPr>
          <w:t>COBOL</w:t>
        </w:r>
      </w:hyperlink>
      <w:r w:rsidR="00366C02" w:rsidRPr="00B25281">
        <w:rPr>
          <w:rFonts w:ascii="Times New Roman" w:hAnsi="Times New Roman" w:cs="Times New Roman"/>
          <w:i/>
          <w:iCs/>
          <w:color w:val="000000" w:themeColor="text1"/>
          <w:sz w:val="24"/>
          <w:szCs w:val="24"/>
        </w:rPr>
        <w:t>, </w:t>
      </w:r>
      <w:hyperlink r:id="rId74" w:tooltip="CSS" w:history="1">
        <w:r w:rsidR="00366C02" w:rsidRPr="00B25281">
          <w:rPr>
            <w:rStyle w:val="Hyperlink"/>
            <w:rFonts w:ascii="Times New Roman" w:hAnsi="Times New Roman" w:cs="Times New Roman"/>
            <w:i/>
            <w:iCs/>
            <w:color w:val="000000" w:themeColor="text1"/>
            <w:sz w:val="24"/>
            <w:szCs w:val="24"/>
            <w:u w:val="none"/>
          </w:rPr>
          <w:t>CSS</w:t>
        </w:r>
      </w:hyperlink>
    </w:p>
    <w:p w14:paraId="553FBF75" w14:textId="135F6CB2"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75" w:tooltip="ActionScript" w:history="1">
        <w:r w:rsidR="00366C02" w:rsidRPr="00B25281">
          <w:rPr>
            <w:rStyle w:val="Hyperlink"/>
            <w:rFonts w:ascii="Times New Roman" w:hAnsi="Times New Roman" w:cs="Times New Roman"/>
            <w:i/>
            <w:iCs/>
            <w:color w:val="000000" w:themeColor="text1"/>
            <w:sz w:val="24"/>
            <w:szCs w:val="24"/>
            <w:u w:val="none"/>
          </w:rPr>
          <w:t>Flash ActionScript</w:t>
        </w:r>
      </w:hyperlink>
      <w:r w:rsidR="00366C02" w:rsidRPr="00B25281">
        <w:rPr>
          <w:rFonts w:ascii="Times New Roman" w:hAnsi="Times New Roman" w:cs="Times New Roman"/>
          <w:i/>
          <w:iCs/>
          <w:color w:val="000000" w:themeColor="text1"/>
          <w:sz w:val="24"/>
          <w:szCs w:val="24"/>
        </w:rPr>
        <w:t>, </w:t>
      </w:r>
      <w:hyperlink r:id="rId76" w:tooltip="Fortran" w:history="1">
        <w:r w:rsidR="00366C02" w:rsidRPr="00B25281">
          <w:rPr>
            <w:rStyle w:val="Hyperlink"/>
            <w:rFonts w:ascii="Times New Roman" w:hAnsi="Times New Roman" w:cs="Times New Roman"/>
            <w:i/>
            <w:iCs/>
            <w:color w:val="000000" w:themeColor="text1"/>
            <w:sz w:val="24"/>
            <w:szCs w:val="24"/>
            <w:u w:val="none"/>
          </w:rPr>
          <w:t>Fortran</w:t>
        </w:r>
      </w:hyperlink>
    </w:p>
    <w:p w14:paraId="780D2F25" w14:textId="7BB6E1CA"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77" w:tooltip="Haskell" w:history="1">
        <w:r w:rsidR="00366C02" w:rsidRPr="00B25281">
          <w:rPr>
            <w:rStyle w:val="Hyperlink"/>
            <w:rFonts w:ascii="Times New Roman" w:hAnsi="Times New Roman" w:cs="Times New Roman"/>
            <w:i/>
            <w:iCs/>
            <w:color w:val="000000" w:themeColor="text1"/>
            <w:sz w:val="24"/>
            <w:szCs w:val="24"/>
            <w:u w:val="none"/>
          </w:rPr>
          <w:t>Haskell</w:t>
        </w:r>
      </w:hyperlink>
      <w:r w:rsidR="00366C02" w:rsidRPr="00B25281">
        <w:rPr>
          <w:rFonts w:ascii="Times New Roman" w:hAnsi="Times New Roman" w:cs="Times New Roman"/>
          <w:i/>
          <w:iCs/>
          <w:color w:val="000000" w:themeColor="text1"/>
          <w:sz w:val="24"/>
          <w:szCs w:val="24"/>
        </w:rPr>
        <w:t>, </w:t>
      </w:r>
      <w:hyperlink r:id="rId78" w:tooltip="HTML" w:history="1">
        <w:r w:rsidR="00366C02" w:rsidRPr="00B25281">
          <w:rPr>
            <w:rStyle w:val="Hyperlink"/>
            <w:rFonts w:ascii="Times New Roman" w:hAnsi="Times New Roman" w:cs="Times New Roman"/>
            <w:i/>
            <w:iCs/>
            <w:color w:val="000000" w:themeColor="text1"/>
            <w:sz w:val="24"/>
            <w:szCs w:val="24"/>
            <w:u w:val="none"/>
          </w:rPr>
          <w:t>HTML</w:t>
        </w:r>
      </w:hyperlink>
    </w:p>
    <w:p w14:paraId="41124BCB" w14:textId="63BC4CA1"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79" w:tooltip="Java (programming language)" w:history="1">
        <w:r w:rsidR="00366C02" w:rsidRPr="00B25281">
          <w:rPr>
            <w:rStyle w:val="Hyperlink"/>
            <w:rFonts w:ascii="Times New Roman" w:hAnsi="Times New Roman" w:cs="Times New Roman"/>
            <w:i/>
            <w:iCs/>
            <w:color w:val="000000" w:themeColor="text1"/>
            <w:sz w:val="24"/>
            <w:szCs w:val="24"/>
            <w:u w:val="none"/>
          </w:rPr>
          <w:t>Java</w:t>
        </w:r>
      </w:hyperlink>
      <w:r w:rsidR="00366C02" w:rsidRPr="00B25281">
        <w:rPr>
          <w:rFonts w:ascii="Times New Roman" w:hAnsi="Times New Roman" w:cs="Times New Roman"/>
          <w:i/>
          <w:iCs/>
          <w:color w:val="000000" w:themeColor="text1"/>
          <w:sz w:val="24"/>
          <w:szCs w:val="24"/>
        </w:rPr>
        <w:t>, </w:t>
      </w:r>
      <w:hyperlink r:id="rId80" w:tooltip="Javascript" w:history="1">
        <w:r w:rsidR="00366C02" w:rsidRPr="00B25281">
          <w:rPr>
            <w:rStyle w:val="Hyperlink"/>
            <w:rFonts w:ascii="Times New Roman" w:hAnsi="Times New Roman" w:cs="Times New Roman"/>
            <w:i/>
            <w:iCs/>
            <w:color w:val="000000" w:themeColor="text1"/>
            <w:sz w:val="24"/>
            <w:szCs w:val="24"/>
            <w:u w:val="none"/>
          </w:rPr>
          <w:t>Javascript</w:t>
        </w:r>
      </w:hyperlink>
      <w:r w:rsidR="00366C02" w:rsidRPr="00B25281">
        <w:rPr>
          <w:rFonts w:ascii="Times New Roman" w:hAnsi="Times New Roman" w:cs="Times New Roman"/>
          <w:i/>
          <w:iCs/>
          <w:color w:val="000000" w:themeColor="text1"/>
          <w:sz w:val="24"/>
          <w:szCs w:val="24"/>
        </w:rPr>
        <w:t>, </w:t>
      </w:r>
      <w:hyperlink r:id="rId81" w:tooltip="JavaServer Pages (halaman belum tersedia)" w:history="1">
        <w:r w:rsidR="00366C02" w:rsidRPr="00B25281">
          <w:rPr>
            <w:rStyle w:val="Hyperlink"/>
            <w:rFonts w:ascii="Times New Roman" w:hAnsi="Times New Roman" w:cs="Times New Roman"/>
            <w:i/>
            <w:iCs/>
            <w:color w:val="000000" w:themeColor="text1"/>
            <w:sz w:val="24"/>
            <w:szCs w:val="24"/>
            <w:u w:val="none"/>
          </w:rPr>
          <w:t>JSP</w:t>
        </w:r>
      </w:hyperlink>
    </w:p>
    <w:p w14:paraId="75F28A80" w14:textId="050DD026"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82" w:tooltip="KiXtart (halaman belum tersedia)" w:history="1">
        <w:r w:rsidR="00366C02" w:rsidRPr="00B25281">
          <w:rPr>
            <w:rStyle w:val="Hyperlink"/>
            <w:rFonts w:ascii="Times New Roman" w:hAnsi="Times New Roman" w:cs="Times New Roman"/>
            <w:i/>
            <w:iCs/>
            <w:color w:val="000000" w:themeColor="text1"/>
            <w:sz w:val="24"/>
            <w:szCs w:val="24"/>
            <w:u w:val="none"/>
          </w:rPr>
          <w:t>KiXtart</w:t>
        </w:r>
      </w:hyperlink>
    </w:p>
    <w:p w14:paraId="74B855F2" w14:textId="780BEDBB"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83" w:tooltip="LISP (halaman belum tersedia)" w:history="1">
        <w:r w:rsidR="00366C02" w:rsidRPr="00B25281">
          <w:rPr>
            <w:rStyle w:val="Hyperlink"/>
            <w:rFonts w:ascii="Times New Roman" w:hAnsi="Times New Roman" w:cs="Times New Roman"/>
            <w:i/>
            <w:iCs/>
            <w:color w:val="000000" w:themeColor="text1"/>
            <w:sz w:val="24"/>
            <w:szCs w:val="24"/>
            <w:u w:val="none"/>
          </w:rPr>
          <w:t>LISP</w:t>
        </w:r>
      </w:hyperlink>
      <w:r w:rsidR="00366C02" w:rsidRPr="00B25281">
        <w:rPr>
          <w:rFonts w:ascii="Times New Roman" w:hAnsi="Times New Roman" w:cs="Times New Roman"/>
          <w:i/>
          <w:iCs/>
          <w:color w:val="000000" w:themeColor="text1"/>
          <w:sz w:val="24"/>
          <w:szCs w:val="24"/>
        </w:rPr>
        <w:t>, </w:t>
      </w:r>
      <w:hyperlink r:id="rId84" w:tooltip="Lua (programming language) (halaman belum tersedia)" w:history="1">
        <w:r w:rsidR="00366C02" w:rsidRPr="00B25281">
          <w:rPr>
            <w:rStyle w:val="Hyperlink"/>
            <w:rFonts w:ascii="Times New Roman" w:hAnsi="Times New Roman" w:cs="Times New Roman"/>
            <w:i/>
            <w:iCs/>
            <w:color w:val="000000" w:themeColor="text1"/>
            <w:sz w:val="24"/>
            <w:szCs w:val="24"/>
            <w:u w:val="none"/>
          </w:rPr>
          <w:t>Lua</w:t>
        </w:r>
      </w:hyperlink>
    </w:p>
    <w:p w14:paraId="5EC61215" w14:textId="059477A1"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85" w:tooltip="Makefile (halaman belum tersedia)" w:history="1">
        <w:r w:rsidR="00366C02" w:rsidRPr="00B25281">
          <w:rPr>
            <w:rStyle w:val="Hyperlink"/>
            <w:rFonts w:ascii="Times New Roman" w:hAnsi="Times New Roman" w:cs="Times New Roman"/>
            <w:i/>
            <w:iCs/>
            <w:color w:val="000000" w:themeColor="text1"/>
            <w:sz w:val="24"/>
            <w:szCs w:val="24"/>
            <w:u w:val="none"/>
          </w:rPr>
          <w:t>Makefile</w:t>
        </w:r>
      </w:hyperlink>
      <w:r w:rsidR="00366C02" w:rsidRPr="00B25281">
        <w:rPr>
          <w:rFonts w:ascii="Times New Roman" w:hAnsi="Times New Roman" w:cs="Times New Roman"/>
          <w:i/>
          <w:iCs/>
          <w:color w:val="000000" w:themeColor="text1"/>
          <w:sz w:val="24"/>
          <w:szCs w:val="24"/>
        </w:rPr>
        <w:t>, </w:t>
      </w:r>
      <w:hyperlink r:id="rId86" w:tooltip="Matlab" w:history="1">
        <w:r w:rsidR="00366C02" w:rsidRPr="00B25281">
          <w:rPr>
            <w:rStyle w:val="Hyperlink"/>
            <w:rFonts w:ascii="Times New Roman" w:hAnsi="Times New Roman" w:cs="Times New Roman"/>
            <w:i/>
            <w:iCs/>
            <w:color w:val="000000" w:themeColor="text1"/>
            <w:sz w:val="24"/>
            <w:szCs w:val="24"/>
            <w:u w:val="none"/>
          </w:rPr>
          <w:t>Matlab</w:t>
        </w:r>
      </w:hyperlink>
      <w:r w:rsidR="00366C02" w:rsidRPr="00B25281">
        <w:rPr>
          <w:rFonts w:ascii="Times New Roman" w:hAnsi="Times New Roman" w:cs="Times New Roman"/>
          <w:i/>
          <w:iCs/>
          <w:color w:val="000000" w:themeColor="text1"/>
          <w:sz w:val="24"/>
          <w:szCs w:val="24"/>
        </w:rPr>
        <w:t>, </w:t>
      </w:r>
      <w:hyperlink r:id="rId87" w:tooltip="MS-DOS" w:history="1">
        <w:r w:rsidR="00366C02" w:rsidRPr="00B25281">
          <w:rPr>
            <w:rStyle w:val="Hyperlink"/>
            <w:rFonts w:ascii="Times New Roman" w:hAnsi="Times New Roman" w:cs="Times New Roman"/>
            <w:i/>
            <w:iCs/>
            <w:color w:val="000000" w:themeColor="text1"/>
            <w:sz w:val="24"/>
            <w:szCs w:val="24"/>
            <w:u w:val="none"/>
          </w:rPr>
          <w:t>MS-DOS</w:t>
        </w:r>
      </w:hyperlink>
    </w:p>
    <w:p w14:paraId="6FB0A27E" w14:textId="6758C629"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88" w:tooltip="NSIS (halaman belum tersedia)" w:history="1">
        <w:r w:rsidR="00366C02" w:rsidRPr="00B25281">
          <w:rPr>
            <w:rStyle w:val="Hyperlink"/>
            <w:rFonts w:ascii="Times New Roman" w:hAnsi="Times New Roman" w:cs="Times New Roman"/>
            <w:i/>
            <w:iCs/>
            <w:color w:val="000000" w:themeColor="text1"/>
            <w:sz w:val="24"/>
            <w:szCs w:val="24"/>
            <w:u w:val="none"/>
          </w:rPr>
          <w:t>NSIS</w:t>
        </w:r>
      </w:hyperlink>
    </w:p>
    <w:p w14:paraId="6656A712" w14:textId="2B2FB22C"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89" w:tooltip="Objective-C (halaman belum tersedia)" w:history="1">
        <w:r w:rsidR="00366C02" w:rsidRPr="00B25281">
          <w:rPr>
            <w:rStyle w:val="Hyperlink"/>
            <w:rFonts w:ascii="Times New Roman" w:hAnsi="Times New Roman" w:cs="Times New Roman"/>
            <w:i/>
            <w:iCs/>
            <w:color w:val="000000" w:themeColor="text1"/>
            <w:sz w:val="24"/>
            <w:szCs w:val="24"/>
            <w:u w:val="none"/>
          </w:rPr>
          <w:t>Objective-C</w:t>
        </w:r>
      </w:hyperlink>
    </w:p>
    <w:p w14:paraId="25543B93" w14:textId="6E4464D6" w:rsidR="00366C02" w:rsidRPr="00B25281" w:rsidRDefault="00954DF7" w:rsidP="004862EB">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i/>
          <w:iCs/>
          <w:color w:val="000000" w:themeColor="text1"/>
          <w:sz w:val="24"/>
          <w:szCs w:val="24"/>
        </w:rPr>
      </w:pPr>
      <w:hyperlink r:id="rId90" w:tooltip="Pascal (bahasa pemrograman)" w:history="1">
        <w:r w:rsidR="00366C02" w:rsidRPr="00B25281">
          <w:rPr>
            <w:rStyle w:val="Hyperlink"/>
            <w:rFonts w:ascii="Times New Roman" w:hAnsi="Times New Roman" w:cs="Times New Roman"/>
            <w:i/>
            <w:iCs/>
            <w:color w:val="000000" w:themeColor="text1"/>
            <w:sz w:val="24"/>
            <w:szCs w:val="24"/>
            <w:u w:val="none"/>
          </w:rPr>
          <w:t>Pascal</w:t>
        </w:r>
      </w:hyperlink>
      <w:r w:rsidR="00366C02" w:rsidRPr="00B25281">
        <w:rPr>
          <w:rFonts w:ascii="Times New Roman" w:hAnsi="Times New Roman" w:cs="Times New Roman"/>
          <w:i/>
          <w:iCs/>
          <w:color w:val="000000" w:themeColor="text1"/>
          <w:sz w:val="24"/>
          <w:szCs w:val="24"/>
        </w:rPr>
        <w:t>, </w:t>
      </w:r>
      <w:hyperlink r:id="rId91" w:tooltip="Perl" w:history="1">
        <w:r w:rsidR="00366C02" w:rsidRPr="00B25281">
          <w:rPr>
            <w:rStyle w:val="Hyperlink"/>
            <w:rFonts w:ascii="Times New Roman" w:hAnsi="Times New Roman" w:cs="Times New Roman"/>
            <w:i/>
            <w:iCs/>
            <w:color w:val="000000" w:themeColor="text1"/>
            <w:sz w:val="24"/>
            <w:szCs w:val="24"/>
            <w:u w:val="none"/>
          </w:rPr>
          <w:t>Perl</w:t>
        </w:r>
      </w:hyperlink>
      <w:r w:rsidR="00366C02" w:rsidRPr="00B25281">
        <w:rPr>
          <w:rFonts w:ascii="Times New Roman" w:hAnsi="Times New Roman" w:cs="Times New Roman"/>
          <w:i/>
          <w:iCs/>
          <w:color w:val="000000" w:themeColor="text1"/>
          <w:sz w:val="24"/>
          <w:szCs w:val="24"/>
        </w:rPr>
        <w:t>, </w:t>
      </w:r>
      <w:hyperlink r:id="rId92" w:tooltip="PHP" w:history="1">
        <w:r w:rsidR="00366C02" w:rsidRPr="00B25281">
          <w:rPr>
            <w:rStyle w:val="Hyperlink"/>
            <w:rFonts w:ascii="Times New Roman" w:hAnsi="Times New Roman" w:cs="Times New Roman"/>
            <w:i/>
            <w:iCs/>
            <w:color w:val="000000" w:themeColor="text1"/>
            <w:sz w:val="24"/>
            <w:szCs w:val="24"/>
            <w:u w:val="none"/>
          </w:rPr>
          <w:t>PHP</w:t>
        </w:r>
      </w:hyperlink>
      <w:r w:rsidR="00366C02" w:rsidRPr="00B25281">
        <w:rPr>
          <w:rFonts w:ascii="Times New Roman" w:hAnsi="Times New Roman" w:cs="Times New Roman"/>
          <w:i/>
          <w:iCs/>
          <w:color w:val="000000" w:themeColor="text1"/>
          <w:sz w:val="24"/>
          <w:szCs w:val="24"/>
        </w:rPr>
        <w:t>, </w:t>
      </w:r>
      <w:hyperlink r:id="rId93" w:tooltip="Postscript" w:history="1">
        <w:r w:rsidR="00366C02" w:rsidRPr="00B25281">
          <w:rPr>
            <w:rStyle w:val="Hyperlink"/>
            <w:rFonts w:ascii="Times New Roman" w:hAnsi="Times New Roman" w:cs="Times New Roman"/>
            <w:i/>
            <w:iCs/>
            <w:color w:val="000000" w:themeColor="text1"/>
            <w:sz w:val="24"/>
            <w:szCs w:val="24"/>
            <w:u w:val="none"/>
          </w:rPr>
          <w:t>Postscript</w:t>
        </w:r>
      </w:hyperlink>
      <w:r w:rsidR="00366C02" w:rsidRPr="00B25281">
        <w:rPr>
          <w:rFonts w:ascii="Times New Roman" w:hAnsi="Times New Roman" w:cs="Times New Roman"/>
          <w:i/>
          <w:iCs/>
          <w:color w:val="000000" w:themeColor="text1"/>
          <w:sz w:val="24"/>
          <w:szCs w:val="24"/>
        </w:rPr>
        <w:t>, </w:t>
      </w:r>
      <w:hyperlink r:id="rId94" w:tooltip="PowerShell" w:history="1">
        <w:r w:rsidR="00366C02" w:rsidRPr="00B25281">
          <w:rPr>
            <w:rStyle w:val="Hyperlink"/>
            <w:rFonts w:ascii="Times New Roman" w:hAnsi="Times New Roman" w:cs="Times New Roman"/>
            <w:i/>
            <w:iCs/>
            <w:color w:val="000000" w:themeColor="text1"/>
            <w:sz w:val="24"/>
            <w:szCs w:val="24"/>
            <w:u w:val="none"/>
          </w:rPr>
          <w:t>PowerShell</w:t>
        </w:r>
      </w:hyperlink>
      <w:r w:rsidR="00366C02" w:rsidRPr="00B25281">
        <w:rPr>
          <w:rFonts w:ascii="Times New Roman" w:hAnsi="Times New Roman" w:cs="Times New Roman"/>
          <w:i/>
          <w:iCs/>
          <w:color w:val="000000" w:themeColor="text1"/>
          <w:sz w:val="24"/>
          <w:szCs w:val="24"/>
        </w:rPr>
        <w:t>, Properties file, </w:t>
      </w:r>
      <w:r w:rsidR="00AF7B10">
        <w:fldChar w:fldCharType="begin"/>
      </w:r>
      <w:r w:rsidR="00AF7B10">
        <w:instrText xml:space="preserve"> HYPERLINK "https://id.wikipedia.org/wiki/Python_(bahasa_pemrograman)" \o "Python (bahasa pemrograman)" </w:instrText>
      </w:r>
      <w:r w:rsidR="00AF7B10">
        <w:fldChar w:fldCharType="separate"/>
      </w:r>
      <w:r w:rsidR="00366C02" w:rsidRPr="00B25281">
        <w:rPr>
          <w:rStyle w:val="Hyperlink"/>
          <w:rFonts w:ascii="Times New Roman" w:hAnsi="Times New Roman" w:cs="Times New Roman"/>
          <w:i/>
          <w:iCs/>
          <w:color w:val="000000" w:themeColor="text1"/>
          <w:sz w:val="24"/>
          <w:szCs w:val="24"/>
          <w:u w:val="none"/>
        </w:rPr>
        <w:t>Python</w:t>
      </w:r>
      <w:r w:rsidR="00AF7B10">
        <w:rPr>
          <w:rStyle w:val="Hyperlink"/>
          <w:rFonts w:ascii="Times New Roman" w:hAnsi="Times New Roman" w:cs="Times New Roman"/>
          <w:i/>
          <w:iCs/>
          <w:color w:val="000000" w:themeColor="text1"/>
          <w:sz w:val="24"/>
          <w:szCs w:val="24"/>
          <w:u w:val="none"/>
        </w:rPr>
        <w:fldChar w:fldCharType="end"/>
      </w:r>
    </w:p>
    <w:p w14:paraId="2B7E4EAB" w14:textId="55D9FA4C"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95" w:tooltip="R (bahasa pemrograman)" w:history="1">
        <w:r w:rsidR="00366C02" w:rsidRPr="00B25281">
          <w:rPr>
            <w:rStyle w:val="Hyperlink"/>
            <w:rFonts w:ascii="Times New Roman" w:hAnsi="Times New Roman" w:cs="Times New Roman"/>
            <w:i/>
            <w:iCs/>
            <w:color w:val="000000" w:themeColor="text1"/>
            <w:sz w:val="24"/>
            <w:szCs w:val="24"/>
            <w:u w:val="none"/>
          </w:rPr>
          <w:t>R</w:t>
        </w:r>
      </w:hyperlink>
      <w:r w:rsidR="00366C02" w:rsidRPr="00B25281">
        <w:rPr>
          <w:rFonts w:ascii="Times New Roman" w:hAnsi="Times New Roman" w:cs="Times New Roman"/>
          <w:i/>
          <w:iCs/>
          <w:color w:val="000000" w:themeColor="text1"/>
          <w:sz w:val="24"/>
          <w:szCs w:val="24"/>
        </w:rPr>
        <w:t>, Resource file, </w:t>
      </w:r>
      <w:r w:rsidR="00AF7B10">
        <w:fldChar w:fldCharType="begin"/>
      </w:r>
      <w:r w:rsidR="00AF7B10">
        <w:instrText xml:space="preserve"> HYPERLINK "https://id.wikipedia.org/wiki/Ruby_(bahasa_pemrograman)" \o "Ruby (bahasa pemrograman)" </w:instrText>
      </w:r>
      <w:r w:rsidR="00AF7B10">
        <w:fldChar w:fldCharType="separate"/>
      </w:r>
      <w:r w:rsidR="00366C02" w:rsidRPr="00B25281">
        <w:rPr>
          <w:rStyle w:val="Hyperlink"/>
          <w:rFonts w:ascii="Times New Roman" w:hAnsi="Times New Roman" w:cs="Times New Roman"/>
          <w:i/>
          <w:iCs/>
          <w:color w:val="000000" w:themeColor="text1"/>
          <w:sz w:val="24"/>
          <w:szCs w:val="24"/>
          <w:u w:val="none"/>
        </w:rPr>
        <w:t>Ruby</w:t>
      </w:r>
      <w:r w:rsidR="00AF7B10">
        <w:rPr>
          <w:rStyle w:val="Hyperlink"/>
          <w:rFonts w:ascii="Times New Roman" w:hAnsi="Times New Roman" w:cs="Times New Roman"/>
          <w:i/>
          <w:iCs/>
          <w:color w:val="000000" w:themeColor="text1"/>
          <w:sz w:val="24"/>
          <w:szCs w:val="24"/>
          <w:u w:val="none"/>
        </w:rPr>
        <w:fldChar w:fldCharType="end"/>
      </w:r>
    </w:p>
    <w:p w14:paraId="279CCEEA" w14:textId="0C681BA5"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96" w:tooltip="UNIX shell (halaman belum tersedia)" w:history="1">
        <w:r w:rsidR="00366C02" w:rsidRPr="00B25281">
          <w:rPr>
            <w:rStyle w:val="Hyperlink"/>
            <w:rFonts w:ascii="Times New Roman" w:hAnsi="Times New Roman" w:cs="Times New Roman"/>
            <w:i/>
            <w:iCs/>
            <w:color w:val="000000" w:themeColor="text1"/>
            <w:sz w:val="24"/>
            <w:szCs w:val="24"/>
            <w:u w:val="none"/>
          </w:rPr>
          <w:t>Shell</w:t>
        </w:r>
      </w:hyperlink>
      <w:r w:rsidR="00366C02" w:rsidRPr="00B25281">
        <w:rPr>
          <w:rFonts w:ascii="Times New Roman" w:hAnsi="Times New Roman" w:cs="Times New Roman"/>
          <w:i/>
          <w:iCs/>
          <w:color w:val="000000" w:themeColor="text1"/>
          <w:sz w:val="24"/>
          <w:szCs w:val="24"/>
        </w:rPr>
        <w:t>, </w:t>
      </w:r>
      <w:hyperlink r:id="rId97" w:tooltip="Scheme (halaman belum tersedia)" w:history="1">
        <w:r w:rsidR="00366C02" w:rsidRPr="00B25281">
          <w:rPr>
            <w:rStyle w:val="Hyperlink"/>
            <w:rFonts w:ascii="Times New Roman" w:hAnsi="Times New Roman" w:cs="Times New Roman"/>
            <w:i/>
            <w:iCs/>
            <w:color w:val="000000" w:themeColor="text1"/>
            <w:sz w:val="24"/>
            <w:szCs w:val="24"/>
            <w:u w:val="none"/>
          </w:rPr>
          <w:t>Scheme</w:t>
        </w:r>
      </w:hyperlink>
      <w:r w:rsidR="00366C02" w:rsidRPr="00B25281">
        <w:rPr>
          <w:rFonts w:ascii="Times New Roman" w:hAnsi="Times New Roman" w:cs="Times New Roman"/>
          <w:i/>
          <w:iCs/>
          <w:color w:val="000000" w:themeColor="text1"/>
          <w:sz w:val="24"/>
          <w:szCs w:val="24"/>
        </w:rPr>
        <w:t>, </w:t>
      </w:r>
      <w:hyperlink r:id="rId98" w:tooltip="Smalltalk" w:history="1">
        <w:r w:rsidR="00366C02" w:rsidRPr="00B25281">
          <w:rPr>
            <w:rStyle w:val="Hyperlink"/>
            <w:rFonts w:ascii="Times New Roman" w:hAnsi="Times New Roman" w:cs="Times New Roman"/>
            <w:i/>
            <w:iCs/>
            <w:color w:val="000000" w:themeColor="text1"/>
            <w:sz w:val="24"/>
            <w:szCs w:val="24"/>
            <w:u w:val="none"/>
          </w:rPr>
          <w:t>Smalltalk</w:t>
        </w:r>
      </w:hyperlink>
      <w:r w:rsidR="00366C02" w:rsidRPr="00B25281">
        <w:rPr>
          <w:rFonts w:ascii="Times New Roman" w:hAnsi="Times New Roman" w:cs="Times New Roman"/>
          <w:i/>
          <w:iCs/>
          <w:color w:val="000000" w:themeColor="text1"/>
          <w:sz w:val="24"/>
          <w:szCs w:val="24"/>
        </w:rPr>
        <w:t>, </w:t>
      </w:r>
      <w:hyperlink r:id="rId99" w:tooltip="SQL" w:history="1">
        <w:r w:rsidR="00366C02" w:rsidRPr="00B25281">
          <w:rPr>
            <w:rStyle w:val="Hyperlink"/>
            <w:rFonts w:ascii="Times New Roman" w:hAnsi="Times New Roman" w:cs="Times New Roman"/>
            <w:i/>
            <w:iCs/>
            <w:color w:val="000000" w:themeColor="text1"/>
            <w:sz w:val="24"/>
            <w:szCs w:val="24"/>
            <w:u w:val="none"/>
          </w:rPr>
          <w:t>SQL</w:t>
        </w:r>
      </w:hyperlink>
    </w:p>
    <w:p w14:paraId="45BAA3D9" w14:textId="5497CB47"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100" w:tooltip="TCL (halaman belum tersedia)" w:history="1">
        <w:r w:rsidR="00366C02" w:rsidRPr="00B25281">
          <w:rPr>
            <w:rStyle w:val="Hyperlink"/>
            <w:rFonts w:ascii="Times New Roman" w:hAnsi="Times New Roman" w:cs="Times New Roman"/>
            <w:i/>
            <w:iCs/>
            <w:color w:val="000000" w:themeColor="text1"/>
            <w:sz w:val="24"/>
            <w:szCs w:val="24"/>
            <w:u w:val="none"/>
          </w:rPr>
          <w:t>TCL</w:t>
        </w:r>
      </w:hyperlink>
      <w:r w:rsidR="00366C02" w:rsidRPr="00B25281">
        <w:rPr>
          <w:rFonts w:ascii="Times New Roman" w:hAnsi="Times New Roman" w:cs="Times New Roman"/>
          <w:i/>
          <w:iCs/>
          <w:color w:val="000000" w:themeColor="text1"/>
          <w:sz w:val="24"/>
          <w:szCs w:val="24"/>
        </w:rPr>
        <w:t>, </w:t>
      </w:r>
      <w:hyperlink r:id="rId101" w:tooltip="TeX" w:history="1">
        <w:r w:rsidR="00366C02" w:rsidRPr="00B25281">
          <w:rPr>
            <w:rStyle w:val="Hyperlink"/>
            <w:rFonts w:ascii="Times New Roman" w:hAnsi="Times New Roman" w:cs="Times New Roman"/>
            <w:i/>
            <w:iCs/>
            <w:color w:val="000000" w:themeColor="text1"/>
            <w:sz w:val="24"/>
            <w:szCs w:val="24"/>
            <w:u w:val="none"/>
          </w:rPr>
          <w:t>TeX</w:t>
        </w:r>
      </w:hyperlink>
    </w:p>
    <w:p w14:paraId="242CA88E" w14:textId="1D1E3337"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102" w:tooltip="Pascal (bahasa pemrograman)" w:history="1">
        <w:r w:rsidR="00366C02" w:rsidRPr="00B25281">
          <w:rPr>
            <w:rStyle w:val="Hyperlink"/>
            <w:rFonts w:ascii="Times New Roman" w:hAnsi="Times New Roman" w:cs="Times New Roman"/>
            <w:i/>
            <w:iCs/>
            <w:color w:val="000000" w:themeColor="text1"/>
            <w:sz w:val="24"/>
            <w:szCs w:val="24"/>
            <w:u w:val="none"/>
          </w:rPr>
          <w:t>Pascal</w:t>
        </w:r>
      </w:hyperlink>
      <w:r w:rsidR="00366C02" w:rsidRPr="00B25281">
        <w:rPr>
          <w:rFonts w:ascii="Times New Roman" w:hAnsi="Times New Roman" w:cs="Times New Roman"/>
          <w:i/>
          <w:iCs/>
          <w:color w:val="000000" w:themeColor="text1"/>
          <w:sz w:val="24"/>
          <w:szCs w:val="24"/>
        </w:rPr>
        <w:t>, </w:t>
      </w:r>
      <w:hyperlink r:id="rId103" w:tooltip="Perl" w:history="1">
        <w:r w:rsidR="00366C02" w:rsidRPr="00B25281">
          <w:rPr>
            <w:rStyle w:val="Hyperlink"/>
            <w:rFonts w:ascii="Times New Roman" w:hAnsi="Times New Roman" w:cs="Times New Roman"/>
            <w:i/>
            <w:iCs/>
            <w:color w:val="000000" w:themeColor="text1"/>
            <w:sz w:val="24"/>
            <w:szCs w:val="24"/>
            <w:u w:val="none"/>
          </w:rPr>
          <w:t>Perl</w:t>
        </w:r>
      </w:hyperlink>
      <w:r w:rsidR="00366C02" w:rsidRPr="00B25281">
        <w:rPr>
          <w:rFonts w:ascii="Times New Roman" w:hAnsi="Times New Roman" w:cs="Times New Roman"/>
          <w:i/>
          <w:iCs/>
          <w:color w:val="000000" w:themeColor="text1"/>
          <w:sz w:val="24"/>
          <w:szCs w:val="24"/>
        </w:rPr>
        <w:t>, </w:t>
      </w:r>
      <w:hyperlink r:id="rId104" w:tooltip="PHP" w:history="1">
        <w:r w:rsidR="00366C02" w:rsidRPr="00B25281">
          <w:rPr>
            <w:rStyle w:val="Hyperlink"/>
            <w:rFonts w:ascii="Times New Roman" w:hAnsi="Times New Roman" w:cs="Times New Roman"/>
            <w:i/>
            <w:iCs/>
            <w:color w:val="000000" w:themeColor="text1"/>
            <w:sz w:val="24"/>
            <w:szCs w:val="24"/>
            <w:u w:val="none"/>
          </w:rPr>
          <w:t>PHP</w:t>
        </w:r>
      </w:hyperlink>
      <w:r w:rsidR="00366C02" w:rsidRPr="00B25281">
        <w:rPr>
          <w:rFonts w:ascii="Times New Roman" w:hAnsi="Times New Roman" w:cs="Times New Roman"/>
          <w:i/>
          <w:iCs/>
          <w:color w:val="000000" w:themeColor="text1"/>
          <w:sz w:val="24"/>
          <w:szCs w:val="24"/>
        </w:rPr>
        <w:t>, </w:t>
      </w:r>
      <w:hyperlink r:id="rId105" w:tooltip="Postscript" w:history="1">
        <w:r w:rsidR="00366C02" w:rsidRPr="00B25281">
          <w:rPr>
            <w:rStyle w:val="Hyperlink"/>
            <w:rFonts w:ascii="Times New Roman" w:hAnsi="Times New Roman" w:cs="Times New Roman"/>
            <w:i/>
            <w:iCs/>
            <w:color w:val="000000" w:themeColor="text1"/>
            <w:sz w:val="24"/>
            <w:szCs w:val="24"/>
            <w:u w:val="none"/>
          </w:rPr>
          <w:t>Postscript</w:t>
        </w:r>
      </w:hyperlink>
      <w:r w:rsidR="00366C02" w:rsidRPr="00B25281">
        <w:rPr>
          <w:rFonts w:ascii="Times New Roman" w:hAnsi="Times New Roman" w:cs="Times New Roman"/>
          <w:i/>
          <w:iCs/>
          <w:color w:val="000000" w:themeColor="text1"/>
          <w:sz w:val="24"/>
          <w:szCs w:val="24"/>
        </w:rPr>
        <w:t>, </w:t>
      </w:r>
      <w:hyperlink r:id="rId106" w:tooltip="PowerShell" w:history="1">
        <w:r w:rsidR="00366C02" w:rsidRPr="00B25281">
          <w:rPr>
            <w:rStyle w:val="Hyperlink"/>
            <w:rFonts w:ascii="Times New Roman" w:hAnsi="Times New Roman" w:cs="Times New Roman"/>
            <w:i/>
            <w:iCs/>
            <w:color w:val="000000" w:themeColor="text1"/>
            <w:sz w:val="24"/>
            <w:szCs w:val="24"/>
            <w:u w:val="none"/>
          </w:rPr>
          <w:t>PowerShell</w:t>
        </w:r>
      </w:hyperlink>
      <w:r w:rsidR="00366C02" w:rsidRPr="00B25281">
        <w:rPr>
          <w:rFonts w:ascii="Times New Roman" w:hAnsi="Times New Roman" w:cs="Times New Roman"/>
          <w:i/>
          <w:iCs/>
          <w:color w:val="000000" w:themeColor="text1"/>
          <w:sz w:val="24"/>
          <w:szCs w:val="24"/>
        </w:rPr>
        <w:t>, Properties file, </w:t>
      </w:r>
      <w:r w:rsidR="00AF7B10">
        <w:fldChar w:fldCharType="begin"/>
      </w:r>
      <w:r w:rsidR="00AF7B10">
        <w:instrText xml:space="preserve"> HYPERLINK "https://id.wikipedia.org/wiki/Python_(bahasa_pemrograman)" \o "Python (bahasa pemrograman)" </w:instrText>
      </w:r>
      <w:r w:rsidR="00AF7B10">
        <w:fldChar w:fldCharType="separate"/>
      </w:r>
      <w:r w:rsidR="00366C02" w:rsidRPr="00B25281">
        <w:rPr>
          <w:rStyle w:val="Hyperlink"/>
          <w:rFonts w:ascii="Times New Roman" w:hAnsi="Times New Roman" w:cs="Times New Roman"/>
          <w:i/>
          <w:iCs/>
          <w:color w:val="000000" w:themeColor="text1"/>
          <w:sz w:val="24"/>
          <w:szCs w:val="24"/>
          <w:u w:val="none"/>
        </w:rPr>
        <w:t>Python</w:t>
      </w:r>
      <w:r w:rsidR="00AF7B10">
        <w:rPr>
          <w:rStyle w:val="Hyperlink"/>
          <w:rFonts w:ascii="Times New Roman" w:hAnsi="Times New Roman" w:cs="Times New Roman"/>
          <w:i/>
          <w:iCs/>
          <w:color w:val="000000" w:themeColor="text1"/>
          <w:sz w:val="24"/>
          <w:szCs w:val="24"/>
          <w:u w:val="none"/>
        </w:rPr>
        <w:fldChar w:fldCharType="end"/>
      </w:r>
    </w:p>
    <w:p w14:paraId="604B1890" w14:textId="401109F7" w:rsidR="00366C02" w:rsidRPr="00B25281" w:rsidRDefault="00954DF7" w:rsidP="006D31C4">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107" w:tooltip="XML" w:history="1">
        <w:r w:rsidR="00366C02" w:rsidRPr="00B25281">
          <w:rPr>
            <w:rStyle w:val="Hyperlink"/>
            <w:rFonts w:ascii="Times New Roman" w:hAnsi="Times New Roman" w:cs="Times New Roman"/>
            <w:i/>
            <w:iCs/>
            <w:color w:val="000000" w:themeColor="text1"/>
            <w:sz w:val="24"/>
            <w:szCs w:val="24"/>
            <w:u w:val="none"/>
          </w:rPr>
          <w:t>XML</w:t>
        </w:r>
      </w:hyperlink>
    </w:p>
    <w:p w14:paraId="7C3FCEE3" w14:textId="52255824" w:rsidR="00366C02" w:rsidRPr="00B25281" w:rsidRDefault="00954DF7" w:rsidP="004862EB">
      <w:pPr>
        <w:pStyle w:val="ListParagraph"/>
        <w:numPr>
          <w:ilvl w:val="0"/>
          <w:numId w:val="16"/>
        </w:numPr>
        <w:shd w:val="clear" w:color="auto" w:fill="FFFFFF"/>
        <w:tabs>
          <w:tab w:val="clear" w:pos="720"/>
        </w:tabs>
        <w:spacing w:before="100" w:beforeAutospacing="1" w:after="100" w:afterAutospacing="1" w:line="360" w:lineRule="auto"/>
        <w:ind w:left="1260" w:hanging="540"/>
        <w:jc w:val="both"/>
        <w:rPr>
          <w:rFonts w:ascii="Times New Roman" w:hAnsi="Times New Roman" w:cs="Times New Roman"/>
          <w:color w:val="000000" w:themeColor="text1"/>
          <w:sz w:val="24"/>
          <w:szCs w:val="24"/>
        </w:rPr>
      </w:pPr>
      <w:hyperlink r:id="rId108" w:tooltip="YAML" w:history="1">
        <w:r w:rsidR="00366C02" w:rsidRPr="00B25281">
          <w:rPr>
            <w:rStyle w:val="Hyperlink"/>
            <w:rFonts w:ascii="Times New Roman" w:hAnsi="Times New Roman" w:cs="Times New Roman"/>
            <w:i/>
            <w:iCs/>
            <w:color w:val="000000" w:themeColor="text1"/>
            <w:sz w:val="24"/>
            <w:szCs w:val="24"/>
            <w:u w:val="none"/>
          </w:rPr>
          <w:t>YAML</w:t>
        </w:r>
      </w:hyperlink>
    </w:p>
    <w:p w14:paraId="4FEBB3B0" w14:textId="77777777" w:rsidR="004862EB" w:rsidRDefault="004862EB" w:rsidP="004862EB">
      <w:pPr>
        <w:pStyle w:val="ListParagraph"/>
        <w:spacing w:before="100" w:beforeAutospacing="1"/>
        <w:jc w:val="both"/>
        <w:rPr>
          <w:rFonts w:ascii="Times New Roman" w:hAnsi="Times New Roman" w:cs="Times New Roman"/>
          <w:b/>
          <w:bCs/>
          <w:i/>
          <w:iCs/>
          <w:color w:val="000000" w:themeColor="text1"/>
          <w:sz w:val="24"/>
          <w:szCs w:val="24"/>
          <w:lang w:val="en-US"/>
        </w:rPr>
      </w:pPr>
    </w:p>
    <w:p w14:paraId="2E64C162" w14:textId="69018A4C" w:rsidR="00D67413" w:rsidRPr="004862EB" w:rsidRDefault="00D67413" w:rsidP="004862EB">
      <w:pPr>
        <w:pStyle w:val="ListParagraph"/>
        <w:numPr>
          <w:ilvl w:val="1"/>
          <w:numId w:val="16"/>
        </w:numPr>
        <w:spacing w:before="100" w:beforeAutospacing="1"/>
        <w:jc w:val="both"/>
        <w:rPr>
          <w:rFonts w:ascii="Times New Roman" w:hAnsi="Times New Roman" w:cs="Times New Roman"/>
          <w:b/>
          <w:bCs/>
          <w:color w:val="000000" w:themeColor="text1"/>
          <w:sz w:val="24"/>
          <w:szCs w:val="24"/>
        </w:rPr>
      </w:pPr>
      <w:r w:rsidRPr="004862EB">
        <w:rPr>
          <w:rFonts w:ascii="Times New Roman" w:hAnsi="Times New Roman" w:cs="Times New Roman"/>
          <w:b/>
          <w:bCs/>
          <w:i/>
          <w:iCs/>
          <w:color w:val="000000" w:themeColor="text1"/>
          <w:sz w:val="24"/>
          <w:szCs w:val="24"/>
        </w:rPr>
        <w:t>Go To Line</w:t>
      </w:r>
    </w:p>
    <w:p w14:paraId="6A5B8DF0" w14:textId="2EC82978" w:rsidR="00D67413" w:rsidRPr="00B25281" w:rsidRDefault="004862EB" w:rsidP="004862EB">
      <w:pPr>
        <w:spacing w:line="36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Bagi </w:t>
      </w:r>
      <w:r w:rsidRPr="004862EB">
        <w:rPr>
          <w:rFonts w:ascii="Times New Roman" w:hAnsi="Times New Roman" w:cs="Times New Roman"/>
          <w:i/>
          <w:color w:val="000000" w:themeColor="text1"/>
          <w:sz w:val="24"/>
          <w:szCs w:val="24"/>
        </w:rPr>
        <w:t>progra</w:t>
      </w:r>
      <w:r w:rsidR="00D67413" w:rsidRPr="004862EB">
        <w:rPr>
          <w:rFonts w:ascii="Times New Roman" w:hAnsi="Times New Roman" w:cs="Times New Roman"/>
          <w:i/>
          <w:color w:val="000000" w:themeColor="text1"/>
          <w:sz w:val="24"/>
          <w:szCs w:val="24"/>
        </w:rPr>
        <w:t>mer</w:t>
      </w:r>
      <w:r w:rsidR="00D67413" w:rsidRPr="00B25281">
        <w:rPr>
          <w:rFonts w:ascii="Times New Roman" w:hAnsi="Times New Roman" w:cs="Times New Roman"/>
          <w:color w:val="000000" w:themeColor="text1"/>
          <w:sz w:val="24"/>
          <w:szCs w:val="24"/>
        </w:rPr>
        <w:t xml:space="preserve">, pada kondisi tertentu nomor baris suatu kode akan menjadi begitu penting, terutama ketika melakukan </w:t>
      </w:r>
      <w:r w:rsidR="00D67413" w:rsidRPr="004862EB">
        <w:rPr>
          <w:rFonts w:ascii="Times New Roman" w:hAnsi="Times New Roman" w:cs="Times New Roman"/>
          <w:i/>
          <w:color w:val="000000" w:themeColor="text1"/>
          <w:sz w:val="24"/>
          <w:szCs w:val="24"/>
        </w:rPr>
        <w:t>debugging</w:t>
      </w:r>
      <w:r w:rsidR="00D67413" w:rsidRPr="00B25281">
        <w:rPr>
          <w:rFonts w:ascii="Times New Roman" w:hAnsi="Times New Roman" w:cs="Times New Roman"/>
          <w:color w:val="000000" w:themeColor="text1"/>
          <w:sz w:val="24"/>
          <w:szCs w:val="24"/>
        </w:rPr>
        <w:t xml:space="preserve"> program seperti itu </w:t>
      </w:r>
      <w:r w:rsidR="00D67413" w:rsidRPr="004862EB">
        <w:rPr>
          <w:rFonts w:ascii="Times New Roman" w:hAnsi="Times New Roman" w:cs="Times New Roman"/>
          <w:i/>
          <w:color w:val="000000" w:themeColor="text1"/>
          <w:sz w:val="24"/>
          <w:szCs w:val="24"/>
        </w:rPr>
        <w:t>PHP</w:t>
      </w:r>
      <w:r w:rsidR="00D67413" w:rsidRPr="00B25281">
        <w:rPr>
          <w:rFonts w:ascii="Times New Roman" w:hAnsi="Times New Roman" w:cs="Times New Roman"/>
          <w:color w:val="000000" w:themeColor="text1"/>
          <w:sz w:val="24"/>
          <w:szCs w:val="24"/>
        </w:rPr>
        <w:t xml:space="preserve"> maupun </w:t>
      </w:r>
      <w:r w:rsidR="00D67413" w:rsidRPr="004862EB">
        <w:rPr>
          <w:rFonts w:ascii="Times New Roman" w:hAnsi="Times New Roman" w:cs="Times New Roman"/>
          <w:i/>
          <w:color w:val="000000" w:themeColor="text1"/>
          <w:sz w:val="24"/>
          <w:szCs w:val="24"/>
        </w:rPr>
        <w:t>JavaScript</w:t>
      </w:r>
      <w:r w:rsidR="00D67413" w:rsidRPr="00B25281">
        <w:rPr>
          <w:rFonts w:ascii="Times New Roman" w:hAnsi="Times New Roman" w:cs="Times New Roman"/>
          <w:color w:val="000000" w:themeColor="text1"/>
          <w:sz w:val="24"/>
          <w:szCs w:val="24"/>
        </w:rPr>
        <w:t xml:space="preserve">, karena, jika terjadi </w:t>
      </w:r>
      <w:r w:rsidR="00D67413" w:rsidRPr="004862EB">
        <w:rPr>
          <w:rFonts w:ascii="Times New Roman" w:hAnsi="Times New Roman" w:cs="Times New Roman"/>
          <w:i/>
          <w:color w:val="000000" w:themeColor="text1"/>
          <w:sz w:val="24"/>
          <w:szCs w:val="24"/>
        </w:rPr>
        <w:t>error</w:t>
      </w:r>
      <w:r w:rsidR="00D67413" w:rsidRPr="00B25281">
        <w:rPr>
          <w:rFonts w:ascii="Times New Roman" w:hAnsi="Times New Roman" w:cs="Times New Roman"/>
          <w:color w:val="000000" w:themeColor="text1"/>
          <w:sz w:val="24"/>
          <w:szCs w:val="24"/>
        </w:rPr>
        <w:t>, biasanya program tersebut akan memberi tahu baris berapa yang bermasalah. seperti ini:</w:t>
      </w:r>
    </w:p>
    <w:p w14:paraId="55611903" w14:textId="77777777" w:rsidR="00D67413" w:rsidRPr="00B25281" w:rsidRDefault="00D67413" w:rsidP="004862EB">
      <w:pPr>
        <w:spacing w:line="360" w:lineRule="auto"/>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5D78E217" wp14:editId="44176585">
            <wp:extent cx="4211290" cy="871268"/>
            <wp:effectExtent l="0" t="0" r="0" b="5080"/>
            <wp:docPr id="24" name="Picture 24" descr="Error Pada PHP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Pada PHP Scrip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4375" cy="873975"/>
                    </a:xfrm>
                    <a:prstGeom prst="rect">
                      <a:avLst/>
                    </a:prstGeom>
                    <a:noFill/>
                    <a:ln>
                      <a:noFill/>
                    </a:ln>
                  </pic:spPr>
                </pic:pic>
              </a:graphicData>
            </a:graphic>
          </wp:inline>
        </w:drawing>
      </w:r>
    </w:p>
    <w:p w14:paraId="0909665A" w14:textId="77777777" w:rsidR="00D67413" w:rsidRPr="00B25281" w:rsidRDefault="00D67413" w:rsidP="004862EB">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atau ini:</w:t>
      </w:r>
    </w:p>
    <w:p w14:paraId="48A85181" w14:textId="77777777" w:rsidR="00D67413" w:rsidRPr="004862EB" w:rsidRDefault="00D67413" w:rsidP="004862EB">
      <w:pPr>
        <w:spacing w:line="360" w:lineRule="auto"/>
        <w:jc w:val="center"/>
        <w:rPr>
          <w:rFonts w:ascii="Times New Roman" w:hAnsi="Times New Roman" w:cs="Times New Roman"/>
          <w:color w:val="000000" w:themeColor="text1"/>
          <w:sz w:val="24"/>
          <w:szCs w:val="24"/>
        </w:rPr>
      </w:pPr>
      <w:r w:rsidRPr="004862EB">
        <w:rPr>
          <w:rFonts w:ascii="Times New Roman" w:hAnsi="Times New Roman" w:cs="Times New Roman"/>
          <w:noProof/>
          <w:color w:val="000000" w:themeColor="text1"/>
          <w:sz w:val="24"/>
          <w:szCs w:val="24"/>
          <w:lang w:val="en-US"/>
        </w:rPr>
        <w:drawing>
          <wp:inline distT="0" distB="0" distL="0" distR="0" wp14:anchorId="1DC04A2E" wp14:editId="1CA96217">
            <wp:extent cx="4194693" cy="957532"/>
            <wp:effectExtent l="0" t="0" r="0" b="0"/>
            <wp:docPr id="23" name="Picture 23" descr="Javascrip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 Erro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1851" cy="961449"/>
                    </a:xfrm>
                    <a:prstGeom prst="rect">
                      <a:avLst/>
                    </a:prstGeom>
                    <a:noFill/>
                    <a:ln>
                      <a:noFill/>
                    </a:ln>
                  </pic:spPr>
                </pic:pic>
              </a:graphicData>
            </a:graphic>
          </wp:inline>
        </w:drawing>
      </w:r>
    </w:p>
    <w:p w14:paraId="7C4B8E49" w14:textId="77777777" w:rsidR="00D67413" w:rsidRPr="00B25281" w:rsidRDefault="00D67413" w:rsidP="004862EB">
      <w:pPr>
        <w:spacing w:line="360" w:lineRule="auto"/>
        <w:ind w:left="720"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Tidak hanya itu saja, ketika kita meng-</w:t>
      </w:r>
      <w:r w:rsidRPr="004862EB">
        <w:rPr>
          <w:rFonts w:ascii="Times New Roman" w:hAnsi="Times New Roman" w:cs="Times New Roman"/>
          <w:i/>
          <w:color w:val="000000" w:themeColor="text1"/>
          <w:sz w:val="24"/>
          <w:szCs w:val="24"/>
        </w:rPr>
        <w:t>inspect</w:t>
      </w:r>
      <w:r w:rsidRPr="00B25281">
        <w:rPr>
          <w:rFonts w:ascii="Times New Roman" w:hAnsi="Times New Roman" w:cs="Times New Roman"/>
          <w:color w:val="000000" w:themeColor="text1"/>
          <w:sz w:val="24"/>
          <w:szCs w:val="24"/>
        </w:rPr>
        <w:t xml:space="preserve"> suatu </w:t>
      </w:r>
      <w:r w:rsidRPr="004862EB">
        <w:rPr>
          <w:rFonts w:ascii="Times New Roman" w:hAnsi="Times New Roman" w:cs="Times New Roman"/>
          <w:i/>
          <w:color w:val="000000" w:themeColor="text1"/>
          <w:sz w:val="24"/>
          <w:szCs w:val="24"/>
        </w:rPr>
        <w:t>element html</w:t>
      </w:r>
      <w:r w:rsidRPr="00B25281">
        <w:rPr>
          <w:rFonts w:ascii="Times New Roman" w:hAnsi="Times New Roman" w:cs="Times New Roman"/>
          <w:color w:val="000000" w:themeColor="text1"/>
          <w:sz w:val="24"/>
          <w:szCs w:val="24"/>
        </w:rPr>
        <w:t xml:space="preserve"> dan ingin merubah </w:t>
      </w:r>
      <w:r w:rsidRPr="004862EB">
        <w:rPr>
          <w:rFonts w:ascii="Times New Roman" w:hAnsi="Times New Roman" w:cs="Times New Roman"/>
          <w:i/>
          <w:color w:val="000000" w:themeColor="text1"/>
          <w:sz w:val="24"/>
          <w:szCs w:val="24"/>
        </w:rPr>
        <w:t>style element</w:t>
      </w:r>
      <w:r w:rsidRPr="00B25281">
        <w:rPr>
          <w:rFonts w:ascii="Times New Roman" w:hAnsi="Times New Roman" w:cs="Times New Roman"/>
          <w:color w:val="000000" w:themeColor="text1"/>
          <w:sz w:val="24"/>
          <w:szCs w:val="24"/>
        </w:rPr>
        <w:t xml:space="preserve"> tersebut, kita dapat menuju ke nomor baris yang diinginkan.</w:t>
      </w:r>
    </w:p>
    <w:p w14:paraId="799E9135" w14:textId="77777777" w:rsidR="00D67413" w:rsidRPr="00B25281" w:rsidRDefault="00D67413" w:rsidP="004862EB">
      <w:pPr>
        <w:spacing w:line="360" w:lineRule="auto"/>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6629F4E6" wp14:editId="72A4F7CA">
            <wp:extent cx="3373755" cy="2867660"/>
            <wp:effectExtent l="0" t="0" r="0" b="8890"/>
            <wp:docPr id="50" name="Picture 50" descr="Inspect Element pad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pect Element pada CS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73755" cy="2867660"/>
                    </a:xfrm>
                    <a:prstGeom prst="rect">
                      <a:avLst/>
                    </a:prstGeom>
                    <a:noFill/>
                    <a:ln>
                      <a:noFill/>
                    </a:ln>
                  </pic:spPr>
                </pic:pic>
              </a:graphicData>
            </a:graphic>
          </wp:inline>
        </w:drawing>
      </w:r>
    </w:p>
    <w:p w14:paraId="5335A6D9" w14:textId="77777777" w:rsidR="00D67413" w:rsidRPr="00B25281" w:rsidRDefault="00D67413" w:rsidP="004862EB">
      <w:pPr>
        <w:spacing w:line="360" w:lineRule="auto"/>
        <w:ind w:left="720"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Penting bukan? Untuk itu manfaatkan fitur ini, caranya dengan menekan tombol </w:t>
      </w:r>
      <w:r w:rsidRPr="00B25281">
        <w:rPr>
          <w:rFonts w:ascii="Times New Roman" w:hAnsi="Times New Roman" w:cs="Times New Roman"/>
          <w:i/>
          <w:iCs/>
          <w:color w:val="000000" w:themeColor="text1"/>
          <w:sz w:val="24"/>
          <w:szCs w:val="24"/>
        </w:rPr>
        <w:t>Ctrl + G </w:t>
      </w:r>
      <w:r w:rsidRPr="00B25281">
        <w:rPr>
          <w:rFonts w:ascii="Times New Roman" w:hAnsi="Times New Roman" w:cs="Times New Roman"/>
          <w:color w:val="000000" w:themeColor="text1"/>
          <w:sz w:val="24"/>
          <w:szCs w:val="24"/>
        </w:rPr>
        <w:t xml:space="preserve">dan isikan nomor baris yang ingin dituju kemudian klik </w:t>
      </w:r>
      <w:r w:rsidRPr="00B25281">
        <w:rPr>
          <w:rFonts w:ascii="Times New Roman" w:hAnsi="Times New Roman" w:cs="Times New Roman"/>
          <w:i/>
          <w:iCs/>
          <w:color w:val="000000" w:themeColor="text1"/>
          <w:sz w:val="24"/>
          <w:szCs w:val="24"/>
        </w:rPr>
        <w:t>OK</w:t>
      </w:r>
      <w:r w:rsidRPr="00B25281">
        <w:rPr>
          <w:rFonts w:ascii="Times New Roman" w:hAnsi="Times New Roman" w:cs="Times New Roman"/>
          <w:color w:val="000000" w:themeColor="text1"/>
          <w:sz w:val="24"/>
          <w:szCs w:val="24"/>
        </w:rPr>
        <w:t>.</w:t>
      </w:r>
    </w:p>
    <w:p w14:paraId="4C4EB1C4" w14:textId="77777777" w:rsidR="00D67413" w:rsidRPr="00B25281" w:rsidRDefault="00D67413" w:rsidP="004862EB">
      <w:pPr>
        <w:spacing w:line="360" w:lineRule="auto"/>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3DC2F13A" wp14:editId="39755AC9">
            <wp:extent cx="4086048" cy="1751163"/>
            <wp:effectExtent l="0" t="0" r="0" b="1905"/>
            <wp:docPr id="21" name="Picture 21" descr="Fitur GO TO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tur GO TO Pada Notepa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84475" cy="1750489"/>
                    </a:xfrm>
                    <a:prstGeom prst="rect">
                      <a:avLst/>
                    </a:prstGeom>
                    <a:noFill/>
                    <a:ln>
                      <a:noFill/>
                    </a:ln>
                  </pic:spPr>
                </pic:pic>
              </a:graphicData>
            </a:graphic>
          </wp:inline>
        </w:drawing>
      </w:r>
    </w:p>
    <w:p w14:paraId="02068B5E" w14:textId="67A594EC" w:rsidR="00D67413" w:rsidRPr="004862EB" w:rsidRDefault="00D67413" w:rsidP="004862EB">
      <w:pPr>
        <w:pStyle w:val="ListParagraph"/>
        <w:numPr>
          <w:ilvl w:val="1"/>
          <w:numId w:val="16"/>
        </w:numPr>
        <w:jc w:val="both"/>
        <w:rPr>
          <w:rFonts w:ascii="Times New Roman" w:hAnsi="Times New Roman" w:cs="Times New Roman"/>
          <w:b/>
          <w:bCs/>
          <w:color w:val="000000" w:themeColor="text1"/>
          <w:sz w:val="24"/>
          <w:szCs w:val="24"/>
        </w:rPr>
      </w:pPr>
      <w:r w:rsidRPr="004862EB">
        <w:rPr>
          <w:rFonts w:ascii="Times New Roman" w:hAnsi="Times New Roman" w:cs="Times New Roman"/>
          <w:b/>
          <w:bCs/>
          <w:i/>
          <w:iCs/>
          <w:color w:val="000000" w:themeColor="text1"/>
          <w:sz w:val="24"/>
          <w:szCs w:val="24"/>
        </w:rPr>
        <w:t>Reverse Indent / Back Tab</w:t>
      </w:r>
    </w:p>
    <w:p w14:paraId="501D3C7C" w14:textId="0A9C2010" w:rsidR="00D67413" w:rsidRPr="00B25281" w:rsidRDefault="00D67413" w:rsidP="004862EB">
      <w:pPr>
        <w:spacing w:line="360" w:lineRule="auto"/>
        <w:ind w:left="1080"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Agar kode tampak rapi tentu k</w:t>
      </w:r>
      <w:r w:rsidR="004862EB">
        <w:rPr>
          <w:rFonts w:ascii="Times New Roman" w:hAnsi="Times New Roman" w:cs="Times New Roman"/>
          <w:color w:val="000000" w:themeColor="text1"/>
          <w:sz w:val="24"/>
          <w:szCs w:val="24"/>
        </w:rPr>
        <w:t xml:space="preserve">ita akan sering membuat </w:t>
      </w:r>
      <w:r w:rsidR="004862EB" w:rsidRPr="004862EB">
        <w:rPr>
          <w:rFonts w:ascii="Times New Roman" w:hAnsi="Times New Roman" w:cs="Times New Roman"/>
          <w:i/>
          <w:color w:val="000000" w:themeColor="text1"/>
          <w:sz w:val="24"/>
          <w:szCs w:val="24"/>
        </w:rPr>
        <w:t>indent</w:t>
      </w:r>
      <w:r w:rsidR="004862EB">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t>menggeser kode ke k</w:t>
      </w:r>
      <w:r w:rsidR="004862EB">
        <w:rPr>
          <w:rFonts w:ascii="Times New Roman" w:hAnsi="Times New Roman" w:cs="Times New Roman"/>
          <w:color w:val="000000" w:themeColor="text1"/>
          <w:sz w:val="24"/>
          <w:szCs w:val="24"/>
        </w:rPr>
        <w:t>anan</w:t>
      </w:r>
      <w:r w:rsidRPr="00B25281">
        <w:rPr>
          <w:rFonts w:ascii="Times New Roman" w:hAnsi="Times New Roman" w:cs="Times New Roman"/>
          <w:color w:val="000000" w:themeColor="text1"/>
          <w:sz w:val="24"/>
          <w:szCs w:val="24"/>
        </w:rPr>
        <w:t xml:space="preserve">, yang biasanya dilakukan menggunakan tombol </w:t>
      </w:r>
      <w:r w:rsidRPr="004862EB">
        <w:rPr>
          <w:rFonts w:ascii="Times New Roman" w:hAnsi="Times New Roman" w:cs="Times New Roman"/>
          <w:i/>
          <w:color w:val="000000" w:themeColor="text1"/>
          <w:sz w:val="24"/>
          <w:szCs w:val="24"/>
        </w:rPr>
        <w:t>Tab</w:t>
      </w:r>
      <w:r w:rsidRPr="00B25281">
        <w:rPr>
          <w:rFonts w:ascii="Times New Roman" w:hAnsi="Times New Roman" w:cs="Times New Roman"/>
          <w:color w:val="000000" w:themeColor="text1"/>
          <w:sz w:val="24"/>
          <w:szCs w:val="24"/>
        </w:rPr>
        <w:t xml:space="preserve">, </w:t>
      </w:r>
      <w:r w:rsidRPr="00B25281">
        <w:rPr>
          <w:rFonts w:ascii="Times New Roman" w:hAnsi="Times New Roman" w:cs="Times New Roman"/>
          <w:color w:val="000000" w:themeColor="text1"/>
          <w:sz w:val="24"/>
          <w:szCs w:val="24"/>
        </w:rPr>
        <w:lastRenderedPageBreak/>
        <w:t xml:space="preserve">bagaimana jika ingin mengembalikannya -menggeser indent ke arah kiri-?, caranya mudah, gunakan </w:t>
      </w:r>
      <w:r w:rsidRPr="00B25281">
        <w:rPr>
          <w:rFonts w:ascii="Times New Roman" w:hAnsi="Times New Roman" w:cs="Times New Roman"/>
          <w:i/>
          <w:iCs/>
          <w:color w:val="000000" w:themeColor="text1"/>
          <w:sz w:val="24"/>
          <w:szCs w:val="24"/>
        </w:rPr>
        <w:t>shortcut Shift+Tab</w:t>
      </w:r>
    </w:p>
    <w:p w14:paraId="0CA648C1"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5AEBB4CD" wp14:editId="00618121">
            <wp:extent cx="3940957" cy="959555"/>
            <wp:effectExtent l="0" t="0" r="2540" b="0"/>
            <wp:docPr id="20" name="Picture 20" descr="Fitur Notepad++ - Reverse I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tur Notepad++ - Reverse Inden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77292" cy="968402"/>
                    </a:xfrm>
                    <a:prstGeom prst="rect">
                      <a:avLst/>
                    </a:prstGeom>
                    <a:noFill/>
                    <a:ln>
                      <a:noFill/>
                    </a:ln>
                  </pic:spPr>
                </pic:pic>
              </a:graphicData>
            </a:graphic>
          </wp:inline>
        </w:drawing>
      </w:r>
    </w:p>
    <w:p w14:paraId="6241C736" w14:textId="2402AD40" w:rsidR="00D67413" w:rsidRPr="004862EB" w:rsidRDefault="00D67413" w:rsidP="004862EB">
      <w:pPr>
        <w:pStyle w:val="ListParagraph"/>
        <w:numPr>
          <w:ilvl w:val="1"/>
          <w:numId w:val="16"/>
        </w:numPr>
        <w:spacing w:line="360" w:lineRule="auto"/>
        <w:jc w:val="both"/>
        <w:rPr>
          <w:rFonts w:ascii="Times New Roman" w:hAnsi="Times New Roman" w:cs="Times New Roman"/>
          <w:b/>
          <w:color w:val="000000" w:themeColor="text1"/>
          <w:sz w:val="24"/>
          <w:szCs w:val="24"/>
        </w:rPr>
      </w:pPr>
      <w:r w:rsidRPr="004862EB">
        <w:rPr>
          <w:rFonts w:ascii="Times New Roman" w:hAnsi="Times New Roman" w:cs="Times New Roman"/>
          <w:b/>
          <w:i/>
          <w:color w:val="000000" w:themeColor="text1"/>
          <w:sz w:val="24"/>
          <w:szCs w:val="24"/>
        </w:rPr>
        <w:t>Single Line Comment / Uncomment</w:t>
      </w:r>
    </w:p>
    <w:p w14:paraId="10845E2D" w14:textId="2D22AAC0" w:rsidR="00D67413" w:rsidRPr="00B25281" w:rsidRDefault="00D67413" w:rsidP="004862EB">
      <w:pPr>
        <w:ind w:left="1080"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 xml:space="preserve">Untuk menjadikan suatu baris menjadi komentar, biasanya kita tambahkan diawal baris tersebut tanda </w:t>
      </w:r>
      <w:r w:rsidRPr="00527D8C">
        <w:rPr>
          <w:rFonts w:ascii="Times New Roman" w:hAnsi="Times New Roman" w:cs="Times New Roman"/>
          <w:i/>
          <w:color w:val="000000" w:themeColor="text1"/>
          <w:sz w:val="24"/>
          <w:szCs w:val="24"/>
        </w:rPr>
        <w:t>do</w:t>
      </w:r>
      <w:r w:rsidR="00527D8C">
        <w:rPr>
          <w:rFonts w:ascii="Times New Roman" w:hAnsi="Times New Roman" w:cs="Times New Roman"/>
          <w:i/>
          <w:color w:val="000000" w:themeColor="text1"/>
          <w:sz w:val="24"/>
          <w:szCs w:val="24"/>
          <w:lang w:val="en-US"/>
        </w:rPr>
        <w:t>u</w:t>
      </w:r>
      <w:r w:rsidRPr="00527D8C">
        <w:rPr>
          <w:rFonts w:ascii="Times New Roman" w:hAnsi="Times New Roman" w:cs="Times New Roman"/>
          <w:i/>
          <w:color w:val="000000" w:themeColor="text1"/>
          <w:sz w:val="24"/>
          <w:szCs w:val="24"/>
        </w:rPr>
        <w:t>bel slash</w:t>
      </w:r>
      <w:r w:rsidRPr="00B25281">
        <w:rPr>
          <w:rFonts w:ascii="Times New Roman" w:hAnsi="Times New Roman" w:cs="Times New Roman"/>
          <w:color w:val="000000" w:themeColor="text1"/>
          <w:sz w:val="24"/>
          <w:szCs w:val="24"/>
        </w:rPr>
        <w:t xml:space="preserve"> (//), secara umum hal tersebut dilakukan dengan mengarahka</w:t>
      </w:r>
      <w:r w:rsidR="004862EB">
        <w:rPr>
          <w:rFonts w:ascii="Times New Roman" w:hAnsi="Times New Roman" w:cs="Times New Roman"/>
          <w:color w:val="000000" w:themeColor="text1"/>
          <w:sz w:val="24"/>
          <w:szCs w:val="24"/>
        </w:rPr>
        <w:t>n cursor ke awal baris kemudian</w:t>
      </w:r>
      <w:r w:rsidR="004862EB">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t xml:space="preserve">menekan tombol </w:t>
      </w:r>
      <w:r w:rsidRPr="00527D8C">
        <w:rPr>
          <w:rFonts w:ascii="Times New Roman" w:hAnsi="Times New Roman" w:cs="Times New Roman"/>
          <w:i/>
          <w:color w:val="000000" w:themeColor="text1"/>
          <w:sz w:val="24"/>
          <w:szCs w:val="24"/>
        </w:rPr>
        <w:t>slash</w:t>
      </w:r>
      <w:r w:rsidRPr="00B25281">
        <w:rPr>
          <w:rFonts w:ascii="Times New Roman" w:hAnsi="Times New Roman" w:cs="Times New Roman"/>
          <w:color w:val="000000" w:themeColor="text1"/>
          <w:sz w:val="24"/>
          <w:szCs w:val="24"/>
        </w:rPr>
        <w:t xml:space="preserve"> dua kali, namun hal ini </w:t>
      </w:r>
      <w:r w:rsidR="004862EB">
        <w:rPr>
          <w:rFonts w:ascii="Times New Roman" w:hAnsi="Times New Roman" w:cs="Times New Roman"/>
          <w:color w:val="000000" w:themeColor="text1"/>
          <w:sz w:val="24"/>
          <w:szCs w:val="24"/>
        </w:rPr>
        <w:t>dapat</w:t>
      </w:r>
      <w:r w:rsidR="004862EB">
        <w:rPr>
          <w:rFonts w:ascii="Times New Roman" w:hAnsi="Times New Roman" w:cs="Times New Roman"/>
          <w:color w:val="000000" w:themeColor="text1"/>
          <w:sz w:val="24"/>
          <w:szCs w:val="24"/>
          <w:lang w:val="en-US"/>
        </w:rPr>
        <w:t xml:space="preserve"> </w:t>
      </w:r>
      <w:r w:rsidR="004862EB">
        <w:rPr>
          <w:rFonts w:ascii="Times New Roman" w:hAnsi="Times New Roman" w:cs="Times New Roman"/>
          <w:color w:val="000000" w:themeColor="text1"/>
          <w:sz w:val="24"/>
          <w:szCs w:val="24"/>
        </w:rPr>
        <w:t>dipercepat dengan menekan</w:t>
      </w:r>
      <w:r w:rsidR="004862EB">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t>tombol </w:t>
      </w:r>
      <w:r w:rsidRPr="00527D8C">
        <w:rPr>
          <w:rFonts w:ascii="Times New Roman" w:hAnsi="Times New Roman" w:cs="Times New Roman"/>
          <w:bCs/>
          <w:i/>
          <w:color w:val="000000" w:themeColor="text1"/>
          <w:sz w:val="24"/>
          <w:szCs w:val="24"/>
        </w:rPr>
        <w:t>Ctrl+K</w:t>
      </w:r>
      <w:r w:rsidRPr="00B25281">
        <w:rPr>
          <w:rFonts w:ascii="Times New Roman" w:hAnsi="Times New Roman" w:cs="Times New Roman"/>
          <w:color w:val="000000" w:themeColor="text1"/>
          <w:sz w:val="24"/>
          <w:szCs w:val="24"/>
        </w:rPr>
        <w:t> atau </w:t>
      </w:r>
      <w:r w:rsidRPr="00527D8C">
        <w:rPr>
          <w:rFonts w:ascii="Times New Roman" w:hAnsi="Times New Roman" w:cs="Times New Roman"/>
          <w:bCs/>
          <w:i/>
          <w:color w:val="000000" w:themeColor="text1"/>
          <w:sz w:val="24"/>
          <w:szCs w:val="24"/>
        </w:rPr>
        <w:t>Ctrl+Q.</w:t>
      </w:r>
    </w:p>
    <w:p w14:paraId="15BD242E" w14:textId="33FA8F30" w:rsidR="004862EB" w:rsidRPr="004862EB" w:rsidRDefault="00D67413" w:rsidP="00527D8C">
      <w:pPr>
        <w:ind w:left="1080"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Saya sendiri lebih nyaman menggunakan  </w:t>
      </w:r>
      <w:r w:rsidRPr="00527D8C">
        <w:rPr>
          <w:rFonts w:ascii="Times New Roman" w:hAnsi="Times New Roman" w:cs="Times New Roman"/>
          <w:i/>
          <w:color w:val="000000" w:themeColor="text1"/>
          <w:sz w:val="24"/>
          <w:szCs w:val="24"/>
        </w:rPr>
        <w:t>Ctrl+Q</w:t>
      </w:r>
      <w:r w:rsidRPr="00B25281">
        <w:rPr>
          <w:rFonts w:ascii="Times New Roman" w:hAnsi="Times New Roman" w:cs="Times New Roman"/>
          <w:color w:val="000000" w:themeColor="text1"/>
          <w:sz w:val="24"/>
          <w:szCs w:val="24"/>
        </w:rPr>
        <w:t xml:space="preserve"> karena dapat dikerjakan dengan satu tan</w:t>
      </w:r>
      <w:r w:rsidR="004862EB">
        <w:rPr>
          <w:rFonts w:ascii="Times New Roman" w:hAnsi="Times New Roman" w:cs="Times New Roman"/>
          <w:color w:val="000000" w:themeColor="text1"/>
          <w:sz w:val="24"/>
          <w:szCs w:val="24"/>
        </w:rPr>
        <w:t>gan kiri, sehingga lebih mudah.</w:t>
      </w:r>
      <w:r w:rsidR="004862EB">
        <w:rPr>
          <w:rFonts w:ascii="Times New Roman" w:hAnsi="Times New Roman" w:cs="Times New Roman"/>
          <w:color w:val="000000" w:themeColor="text1"/>
          <w:sz w:val="24"/>
          <w:szCs w:val="24"/>
          <w:lang w:val="en-US"/>
        </w:rPr>
        <w:t xml:space="preserve"> </w:t>
      </w:r>
      <w:r w:rsidRPr="00B25281">
        <w:rPr>
          <w:rFonts w:ascii="Times New Roman" w:hAnsi="Times New Roman" w:cs="Times New Roman"/>
          <w:color w:val="000000" w:themeColor="text1"/>
          <w:sz w:val="24"/>
          <w:szCs w:val="24"/>
        </w:rPr>
        <w:t>Untuk mengembalikannya, tekan kembali tombol </w:t>
      </w:r>
      <w:r w:rsidRPr="00527D8C">
        <w:rPr>
          <w:rFonts w:ascii="Times New Roman" w:hAnsi="Times New Roman" w:cs="Times New Roman"/>
          <w:bCs/>
          <w:i/>
          <w:color w:val="000000" w:themeColor="text1"/>
          <w:sz w:val="24"/>
          <w:szCs w:val="24"/>
        </w:rPr>
        <w:t>Ctrl+K</w:t>
      </w:r>
      <w:r w:rsidRPr="00B25281">
        <w:rPr>
          <w:rFonts w:ascii="Times New Roman" w:hAnsi="Times New Roman" w:cs="Times New Roman"/>
          <w:color w:val="000000" w:themeColor="text1"/>
          <w:sz w:val="24"/>
          <w:szCs w:val="24"/>
        </w:rPr>
        <w:t> atau </w:t>
      </w:r>
      <w:r w:rsidRPr="00527D8C">
        <w:rPr>
          <w:rFonts w:ascii="Times New Roman" w:hAnsi="Times New Roman" w:cs="Times New Roman"/>
          <w:bCs/>
          <w:i/>
          <w:color w:val="000000" w:themeColor="text1"/>
          <w:sz w:val="24"/>
          <w:szCs w:val="24"/>
        </w:rPr>
        <w:t>Ctrl+Q</w:t>
      </w:r>
      <w:r w:rsidR="004862EB" w:rsidRPr="00527D8C">
        <w:rPr>
          <w:rFonts w:ascii="Times New Roman" w:hAnsi="Times New Roman" w:cs="Times New Roman"/>
          <w:bCs/>
          <w:i/>
          <w:color w:val="000000" w:themeColor="text1"/>
          <w:sz w:val="24"/>
          <w:szCs w:val="24"/>
          <w:lang w:val="en-US"/>
        </w:rPr>
        <w:t>.</w:t>
      </w:r>
    </w:p>
    <w:p w14:paraId="1491CD22" w14:textId="77777777" w:rsidR="00D67413" w:rsidRPr="00B25281" w:rsidRDefault="00D67413" w:rsidP="004862EB">
      <w:pPr>
        <w:ind w:firstLine="720"/>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27560CAA" wp14:editId="644494EF">
            <wp:extent cx="3570775" cy="1224951"/>
            <wp:effectExtent l="0" t="0" r="0" b="0"/>
            <wp:docPr id="19" name="Picture 19" descr="Fitur Notepad++ - Single Line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ur Notepad++ - Single Line Com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69677" cy="1224574"/>
                    </a:xfrm>
                    <a:prstGeom prst="rect">
                      <a:avLst/>
                    </a:prstGeom>
                    <a:noFill/>
                    <a:ln>
                      <a:noFill/>
                    </a:ln>
                  </pic:spPr>
                </pic:pic>
              </a:graphicData>
            </a:graphic>
          </wp:inline>
        </w:drawing>
      </w:r>
    </w:p>
    <w:p w14:paraId="38775144" w14:textId="77777777" w:rsidR="00D67413" w:rsidRPr="00527D8C" w:rsidRDefault="00D67413" w:rsidP="00527D8C">
      <w:pPr>
        <w:spacing w:line="360" w:lineRule="auto"/>
        <w:jc w:val="both"/>
        <w:rPr>
          <w:rFonts w:ascii="Times New Roman" w:hAnsi="Times New Roman" w:cs="Times New Roman"/>
          <w:b/>
          <w:color w:val="000000" w:themeColor="text1"/>
          <w:sz w:val="24"/>
          <w:szCs w:val="24"/>
        </w:rPr>
      </w:pPr>
      <w:r w:rsidRPr="00527D8C">
        <w:rPr>
          <w:rFonts w:ascii="Times New Roman" w:hAnsi="Times New Roman" w:cs="Times New Roman"/>
          <w:b/>
          <w:color w:val="000000" w:themeColor="text1"/>
          <w:sz w:val="24"/>
          <w:szCs w:val="24"/>
        </w:rPr>
        <w:t>4. Block Comment / Uncomment</w:t>
      </w:r>
    </w:p>
    <w:p w14:paraId="54757538"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Block comment biasanya dilakukan dengan menambahkan tanda /* di awal block dan ditutup dengan */, pada Dokumen HTML, tanda tersebut berupa &lt;!– dan –&gt;,  dengan notepad++ pekerjaan tersebut dapat dipersingkat, caranya seleksi baris yang akan di comment kemudian tekan tombol </w:t>
      </w:r>
      <w:r w:rsidRPr="00B25281">
        <w:rPr>
          <w:rFonts w:ascii="Times New Roman" w:hAnsi="Times New Roman" w:cs="Times New Roman"/>
          <w:b/>
          <w:bCs/>
          <w:color w:val="000000" w:themeColor="text1"/>
          <w:sz w:val="24"/>
          <w:szCs w:val="24"/>
        </w:rPr>
        <w:t>Ctrl+Shift+Q</w:t>
      </w:r>
      <w:r w:rsidRPr="00B25281">
        <w:rPr>
          <w:rFonts w:ascii="Times New Roman" w:hAnsi="Times New Roman" w:cs="Times New Roman"/>
          <w:color w:val="000000" w:themeColor="text1"/>
          <w:sz w:val="24"/>
          <w:szCs w:val="24"/>
        </w:rPr>
        <w:t>.</w:t>
      </w:r>
    </w:p>
    <w:p w14:paraId="391EC52E"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Notepad++ akan menyesuaikan tanda yang digunakan sesuai dengan tipe file yang ada.</w:t>
      </w:r>
    </w:p>
    <w:p w14:paraId="6C7F3566"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020D3D74" wp14:editId="50FB3985">
            <wp:extent cx="3553460" cy="1807845"/>
            <wp:effectExtent l="0" t="0" r="8890" b="1905"/>
            <wp:docPr id="52" name="Picture 52" descr="Fitur Notepad++ - Block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tur Notepad++ - Block Commen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53460" cy="1807845"/>
                    </a:xfrm>
                    <a:prstGeom prst="rect">
                      <a:avLst/>
                    </a:prstGeom>
                    <a:noFill/>
                    <a:ln>
                      <a:noFill/>
                    </a:ln>
                  </pic:spPr>
                </pic:pic>
              </a:graphicData>
            </a:graphic>
          </wp:inline>
        </w:drawing>
      </w:r>
    </w:p>
    <w:p w14:paraId="67307307"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mengembalikannya kita tidak dapat menekan kembali shortcut tersebut seperti yang kita lakukan pada single line comment, melainkan kita harus mendefinisikan nya sendiri, caranya buka menu </w:t>
      </w:r>
      <w:r w:rsidRPr="00B25281">
        <w:rPr>
          <w:rFonts w:ascii="Times New Roman" w:hAnsi="Times New Roman" w:cs="Times New Roman"/>
          <w:b/>
          <w:bCs/>
          <w:color w:val="000000" w:themeColor="text1"/>
          <w:sz w:val="24"/>
          <w:szCs w:val="24"/>
        </w:rPr>
        <w:t>Run &gt; Modify Shortcut/Delete Command…</w:t>
      </w:r>
    </w:p>
    <w:p w14:paraId="48B9BFD0"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Selanjutnya pada tab Main Menu, cari baris nomor 46. Block Uncomment, selanjutnya isikan shortcut yang diinginkan, saya sendiri memilik </w:t>
      </w:r>
      <w:r w:rsidRPr="00B25281">
        <w:rPr>
          <w:rFonts w:ascii="Times New Roman" w:hAnsi="Times New Roman" w:cs="Times New Roman"/>
          <w:b/>
          <w:bCs/>
          <w:color w:val="000000" w:themeColor="text1"/>
          <w:sz w:val="24"/>
          <w:szCs w:val="24"/>
        </w:rPr>
        <w:t>Crtl+Shift+W</w:t>
      </w:r>
      <w:r w:rsidRPr="00B25281">
        <w:rPr>
          <w:rFonts w:ascii="Times New Roman" w:hAnsi="Times New Roman" w:cs="Times New Roman"/>
          <w:color w:val="000000" w:themeColor="text1"/>
          <w:sz w:val="24"/>
          <w:szCs w:val="24"/>
        </w:rPr>
        <w:t> agar mudah dioperasikan dengan satu tangan.</w:t>
      </w:r>
    </w:p>
    <w:p w14:paraId="19007A76"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50DA8DDE" wp14:editId="67BA6DFE">
            <wp:extent cx="4468734" cy="1794295"/>
            <wp:effectExtent l="0" t="0" r="8255" b="0"/>
            <wp:docPr id="53" name="Picture 53" descr="Shortcut Block Un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rtcut Block Uncommen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72845" cy="1795946"/>
                    </a:xfrm>
                    <a:prstGeom prst="rect">
                      <a:avLst/>
                    </a:prstGeom>
                    <a:noFill/>
                    <a:ln>
                      <a:noFill/>
                    </a:ln>
                  </pic:spPr>
                </pic:pic>
              </a:graphicData>
            </a:graphic>
          </wp:inline>
        </w:drawing>
      </w:r>
    </w:p>
    <w:p w14:paraId="4266C9EC"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5. Seleksi Berdasarkan Kolom</w:t>
      </w:r>
    </w:p>
    <w:p w14:paraId="7C5D4064"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Selain menyeleksi dan mengedit baris tertentu, dengan notepad++ kita dapat melakukannya untuk beberapa baris sekaligus, caranya </w:t>
      </w:r>
      <w:r w:rsidRPr="00B25281">
        <w:rPr>
          <w:rFonts w:ascii="Times New Roman" w:hAnsi="Times New Roman" w:cs="Times New Roman"/>
          <w:b/>
          <w:bCs/>
          <w:color w:val="000000" w:themeColor="text1"/>
          <w:sz w:val="24"/>
          <w:szCs w:val="24"/>
        </w:rPr>
        <w:t>tekan dan tahan tombol alt</w:t>
      </w:r>
      <w:r w:rsidRPr="00B25281">
        <w:rPr>
          <w:rFonts w:ascii="Times New Roman" w:hAnsi="Times New Roman" w:cs="Times New Roman"/>
          <w:color w:val="000000" w:themeColor="text1"/>
          <w:sz w:val="24"/>
          <w:szCs w:val="24"/>
        </w:rPr>
        <w:t xml:space="preserve"> kemudian seleksi baris yang </w:t>
      </w:r>
      <w:r w:rsidRPr="00B25281">
        <w:rPr>
          <w:rFonts w:ascii="Times New Roman" w:hAnsi="Times New Roman" w:cs="Times New Roman"/>
          <w:color w:val="000000" w:themeColor="text1"/>
          <w:sz w:val="24"/>
          <w:szCs w:val="24"/>
        </w:rPr>
        <w:lastRenderedPageBreak/>
        <w:t>ingin diedit. Fitur ini bermanfaat salah satunya ketika kita mengedit file csv atau mengubah tabel menjadi file csv.</w:t>
      </w:r>
    </w:p>
    <w:p w14:paraId="207C3E7B"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5B680F32" wp14:editId="421BC71B">
            <wp:extent cx="1793875" cy="2306955"/>
            <wp:effectExtent l="0" t="0" r="0" b="0"/>
            <wp:docPr id="16" name="Picture 16" descr="Fitur Notepad++ - Block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tur Notepad++ - Block Selectio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93875" cy="2306955"/>
                    </a:xfrm>
                    <a:prstGeom prst="rect">
                      <a:avLst/>
                    </a:prstGeom>
                    <a:noFill/>
                    <a:ln>
                      <a:noFill/>
                    </a:ln>
                  </pic:spPr>
                </pic:pic>
              </a:graphicData>
            </a:graphic>
          </wp:inline>
        </w:drawing>
      </w:r>
    </w:p>
    <w:p w14:paraId="5975BBCA"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TIPS</w:t>
      </w:r>
    </w:p>
    <w:p w14:paraId="14B21CB0"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menseleksi teks yang panjang, (1) tekan dan tahan tombol ALT kemudian klik pada teks yang ingin dijadikan awal seleksi, (2) gunakan mouse untuk menscroll jendela ke bawah, (3) tekan tombol SHIFT (tombol ALT tetap ditekan) kemudian klik pada teks yang akan dijadikan akhir seleksi.</w:t>
      </w:r>
    </w:p>
    <w:p w14:paraId="1003396C"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6. Auto Completion</w:t>
      </w:r>
    </w:p>
    <w:p w14:paraId="66BEA186"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Fitur ini bermanfaat untuk memberikan tanda penutup untuk karakter tertentu, secara default Notepad++ akan memberikan penutup untuk tanda kurung (), kurung siku [], dan kurung kurawal {}, disamping itu sobat juga dapat menambahkan tanda lain misal dua tanda kutip “” atau satu tanda kutip ”, caranya buka menu </w:t>
      </w:r>
      <w:r w:rsidRPr="00B25281">
        <w:rPr>
          <w:rFonts w:ascii="Times New Roman" w:hAnsi="Times New Roman" w:cs="Times New Roman"/>
          <w:b/>
          <w:bCs/>
          <w:color w:val="000000" w:themeColor="text1"/>
          <w:sz w:val="24"/>
          <w:szCs w:val="24"/>
        </w:rPr>
        <w:t>Setting &gt; Preferences</w:t>
      </w:r>
      <w:r w:rsidRPr="00B25281">
        <w:rPr>
          <w:rFonts w:ascii="Times New Roman" w:hAnsi="Times New Roman" w:cs="Times New Roman"/>
          <w:color w:val="000000" w:themeColor="text1"/>
          <w:sz w:val="24"/>
          <w:szCs w:val="24"/>
        </w:rPr>
        <w:t>, kemudian pilih </w:t>
      </w:r>
      <w:r w:rsidRPr="00B25281">
        <w:rPr>
          <w:rFonts w:ascii="Times New Roman" w:hAnsi="Times New Roman" w:cs="Times New Roman"/>
          <w:b/>
          <w:bCs/>
          <w:color w:val="000000" w:themeColor="text1"/>
          <w:sz w:val="24"/>
          <w:szCs w:val="24"/>
        </w:rPr>
        <w:t>Tab Auto Completion</w:t>
      </w:r>
    </w:p>
    <w:p w14:paraId="3A4781D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3EB23DC3" wp14:editId="0AE2AFED">
            <wp:extent cx="4649638" cy="2816669"/>
            <wp:effectExtent l="0" t="0" r="0" b="3175"/>
            <wp:docPr id="54" name="Picture 54" descr="Fitur Notepad++ - Auto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tur Notepad++ - Auto Completio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46700" cy="2814889"/>
                    </a:xfrm>
                    <a:prstGeom prst="rect">
                      <a:avLst/>
                    </a:prstGeom>
                    <a:noFill/>
                    <a:ln>
                      <a:noFill/>
                    </a:ln>
                  </pic:spPr>
                </pic:pic>
              </a:graphicData>
            </a:graphic>
          </wp:inline>
        </w:drawing>
      </w:r>
    </w:p>
    <w:p w14:paraId="644D3872"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7. Menambahkan dan Menghapus Nomor Urut</w:t>
      </w:r>
    </w:p>
    <w:p w14:paraId="017B6CB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Misalkan kita memiliki kode atau daftar list dan ingin menambahkan nomor urut di depannya, untuk keperluan tersebut, buka jendela “Column / Multi-Selection Editor” melalui menu </w:t>
      </w:r>
      <w:r w:rsidRPr="00B25281">
        <w:rPr>
          <w:rFonts w:ascii="Times New Roman" w:hAnsi="Times New Roman" w:cs="Times New Roman"/>
          <w:b/>
          <w:bCs/>
          <w:color w:val="000000" w:themeColor="text1"/>
          <w:sz w:val="24"/>
          <w:szCs w:val="24"/>
        </w:rPr>
        <w:t>Edit &gt; Column Editor…</w:t>
      </w:r>
      <w:r w:rsidRPr="00B25281">
        <w:rPr>
          <w:rFonts w:ascii="Times New Roman" w:hAnsi="Times New Roman" w:cs="Times New Roman"/>
          <w:color w:val="000000" w:themeColor="text1"/>
          <w:sz w:val="24"/>
          <w:szCs w:val="24"/>
        </w:rPr>
        <w:t> atau dengan shortcut </w:t>
      </w:r>
      <w:r w:rsidRPr="00B25281">
        <w:rPr>
          <w:rFonts w:ascii="Times New Roman" w:hAnsi="Times New Roman" w:cs="Times New Roman"/>
          <w:b/>
          <w:bCs/>
          <w:color w:val="000000" w:themeColor="text1"/>
          <w:sz w:val="24"/>
          <w:szCs w:val="24"/>
        </w:rPr>
        <w:t>Alt + C, </w:t>
      </w:r>
      <w:r w:rsidRPr="00B25281">
        <w:rPr>
          <w:rFonts w:ascii="Times New Roman" w:hAnsi="Times New Roman" w:cs="Times New Roman"/>
          <w:color w:val="000000" w:themeColor="text1"/>
          <w:sz w:val="24"/>
          <w:szCs w:val="24"/>
        </w:rPr>
        <w:t>kemudian isikan parameter yang ada.</w:t>
      </w:r>
    </w:p>
    <w:p w14:paraId="7706999F"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09A3B014" wp14:editId="78887E69">
            <wp:extent cx="3588589" cy="4110215"/>
            <wp:effectExtent l="0" t="0" r="0" b="5080"/>
            <wp:docPr id="14" name="Picture 14" descr="Fitur Notepad++ - Column Multi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ur Notepad++ - Column Multi Selectio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90434" cy="4112328"/>
                    </a:xfrm>
                    <a:prstGeom prst="rect">
                      <a:avLst/>
                    </a:prstGeom>
                    <a:noFill/>
                    <a:ln>
                      <a:noFill/>
                    </a:ln>
                  </pic:spPr>
                </pic:pic>
              </a:graphicData>
            </a:graphic>
          </wp:inline>
        </w:drawing>
      </w:r>
    </w:p>
    <w:p w14:paraId="53404D3E"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Menghapus nomor urut</w:t>
      </w:r>
    </w:p>
    <w:p w14:paraId="64E018DD"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Ketika mengcopy – paste dari media lain baik berupa kode maupun artikel, terkadang terdapat nomor urut di depannya, Notepad++ telah menyediakan fitur untuk menghilangkannya melalui </w:t>
      </w:r>
      <w:r w:rsidRPr="00B25281">
        <w:rPr>
          <w:rFonts w:ascii="Times New Roman" w:hAnsi="Times New Roman" w:cs="Times New Roman"/>
          <w:b/>
          <w:bCs/>
          <w:color w:val="000000" w:themeColor="text1"/>
          <w:sz w:val="24"/>
          <w:szCs w:val="24"/>
        </w:rPr>
        <w:t>TextFX &gt; TextFX Tools &gt; Delete Line Numbers or First Word</w:t>
      </w:r>
    </w:p>
    <w:p w14:paraId="0426D238"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011409CD" wp14:editId="78C8A34F">
            <wp:extent cx="4218940" cy="4481830"/>
            <wp:effectExtent l="0" t="0" r="0" b="0"/>
            <wp:docPr id="13" name="Picture 13" descr="Fitur Notepad++ - Romove Li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ur Notepad++ - Romove Line Numbe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18940" cy="4481830"/>
                    </a:xfrm>
                    <a:prstGeom prst="rect">
                      <a:avLst/>
                    </a:prstGeom>
                    <a:noFill/>
                    <a:ln>
                      <a:noFill/>
                    </a:ln>
                  </pic:spPr>
                </pic:pic>
              </a:graphicData>
            </a:graphic>
          </wp:inline>
        </w:drawing>
      </w:r>
    </w:p>
    <w:p w14:paraId="605B7274"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8. Menghapus Baris Kosong</w:t>
      </w:r>
    </w:p>
    <w:p w14:paraId="2F42AA40"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Seperti sebelumnya, ketika mengcopy -paste teks dari media lain, terkadang terdapat baris kosong diantara teks tersebut, disamping itu juga terkadang terdapat tambahan spasi di akhir tiap tiap baris, untuk menghilangkan nya gunakan menu </w:t>
      </w:r>
      <w:r w:rsidRPr="00B25281">
        <w:rPr>
          <w:rFonts w:ascii="Times New Roman" w:hAnsi="Times New Roman" w:cs="Times New Roman"/>
          <w:b/>
          <w:bCs/>
          <w:color w:val="000000" w:themeColor="text1"/>
          <w:sz w:val="24"/>
          <w:szCs w:val="24"/>
        </w:rPr>
        <w:t>TextFX &gt; TextFX Edit &gt; Trim Trailing Spaces</w:t>
      </w:r>
      <w:r w:rsidRPr="00B25281">
        <w:rPr>
          <w:rFonts w:ascii="Times New Roman" w:hAnsi="Times New Roman" w:cs="Times New Roman"/>
          <w:color w:val="000000" w:themeColor="text1"/>
          <w:sz w:val="24"/>
          <w:szCs w:val="24"/>
        </w:rPr>
        <w:t> dan </w:t>
      </w:r>
      <w:r w:rsidRPr="00B25281">
        <w:rPr>
          <w:rFonts w:ascii="Times New Roman" w:hAnsi="Times New Roman" w:cs="Times New Roman"/>
          <w:b/>
          <w:bCs/>
          <w:color w:val="000000" w:themeColor="text1"/>
          <w:sz w:val="24"/>
          <w:szCs w:val="24"/>
        </w:rPr>
        <w:t>TextFX &gt; TextFX Edit &gt; Delete Blank Lines</w:t>
      </w:r>
    </w:p>
    <w:p w14:paraId="2B8A387C"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442E037D" wp14:editId="441D1652">
            <wp:extent cx="4433439" cy="2286000"/>
            <wp:effectExtent l="0" t="0" r="5715" b="0"/>
            <wp:docPr id="12" name="Picture 12" descr="Fitur Delete Blank Lines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ur Delete Blank Lines Pada Notepa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30439" cy="2284453"/>
                    </a:xfrm>
                    <a:prstGeom prst="rect">
                      <a:avLst/>
                    </a:prstGeom>
                    <a:noFill/>
                    <a:ln>
                      <a:noFill/>
                    </a:ln>
                  </pic:spPr>
                </pic:pic>
              </a:graphicData>
            </a:graphic>
          </wp:inline>
        </w:drawing>
      </w:r>
    </w:p>
    <w:p w14:paraId="70A5C1B7"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9. Mengubah posisi baris</w:t>
      </w:r>
    </w:p>
    <w:p w14:paraId="22056D10"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menggeser baris ke atas, gunakan kombinasi </w:t>
      </w:r>
      <w:r w:rsidRPr="00B25281">
        <w:rPr>
          <w:rFonts w:ascii="Times New Roman" w:hAnsi="Times New Roman" w:cs="Times New Roman"/>
          <w:b/>
          <w:bCs/>
          <w:color w:val="000000" w:themeColor="text1"/>
          <w:sz w:val="24"/>
          <w:szCs w:val="24"/>
        </w:rPr>
        <w:t>Ctrl + Shift + U</w:t>
      </w:r>
      <w:r w:rsidRPr="00B25281">
        <w:rPr>
          <w:rFonts w:ascii="Times New Roman" w:hAnsi="Times New Roman" w:cs="Times New Roman"/>
          <w:color w:val="000000" w:themeColor="text1"/>
          <w:sz w:val="24"/>
          <w:szCs w:val="24"/>
        </w:rPr>
        <w:t>p sedangkan untuk menggeser ke bawah gunakan kombinasi </w:t>
      </w:r>
      <w:r w:rsidRPr="00B25281">
        <w:rPr>
          <w:rFonts w:ascii="Times New Roman" w:hAnsi="Times New Roman" w:cs="Times New Roman"/>
          <w:b/>
          <w:bCs/>
          <w:color w:val="000000" w:themeColor="text1"/>
          <w:sz w:val="24"/>
          <w:szCs w:val="24"/>
        </w:rPr>
        <w:t>Ctrl + Shift + Down</w:t>
      </w:r>
    </w:p>
    <w:p w14:paraId="4535C1B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62192F86" wp14:editId="177A0EE4">
            <wp:extent cx="4735902" cy="1101847"/>
            <wp:effectExtent l="0" t="0" r="7620" b="3175"/>
            <wp:docPr id="11" name="Picture 11" descr="Mengubah Posisi Baris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gubah Posisi Baris Pada Notepa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38714" cy="1102501"/>
                    </a:xfrm>
                    <a:prstGeom prst="rect">
                      <a:avLst/>
                    </a:prstGeom>
                    <a:noFill/>
                    <a:ln>
                      <a:noFill/>
                    </a:ln>
                  </pic:spPr>
                </pic:pic>
              </a:graphicData>
            </a:graphic>
          </wp:inline>
        </w:drawing>
      </w:r>
    </w:p>
    <w:p w14:paraId="3A55B7EA"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10. Line up lines</w:t>
      </w:r>
    </w:p>
    <w:p w14:paraId="057D6075"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Ketika menulis atau meng copy-paste banyak variabel dengan panjang nama variabel yang berbeda beda, kemungkinan besar posisi tanda sama dengan tersebut tidak rata / tidak rapi, untuk merapikannya gunakan menu </w:t>
      </w:r>
      <w:r w:rsidRPr="00B25281">
        <w:rPr>
          <w:rFonts w:ascii="Times New Roman" w:hAnsi="Times New Roman" w:cs="Times New Roman"/>
          <w:b/>
          <w:bCs/>
          <w:color w:val="000000" w:themeColor="text1"/>
          <w:sz w:val="24"/>
          <w:szCs w:val="24"/>
        </w:rPr>
        <w:t>TextFX &gt; TextFX Edit &gt; Line up multiple lines by (=)</w:t>
      </w:r>
    </w:p>
    <w:p w14:paraId="35EA10D1"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0C78E83A" wp14:editId="1571B2D8">
            <wp:extent cx="3588385" cy="4655185"/>
            <wp:effectExtent l="0" t="0" r="0" b="0"/>
            <wp:docPr id="10" name="Picture 10" descr="Fitur Notepad++ - Align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tur Notepad++ - Align B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88385" cy="4655185"/>
                    </a:xfrm>
                    <a:prstGeom prst="rect">
                      <a:avLst/>
                    </a:prstGeom>
                    <a:noFill/>
                    <a:ln>
                      <a:noFill/>
                    </a:ln>
                  </pic:spPr>
                </pic:pic>
              </a:graphicData>
            </a:graphic>
          </wp:inline>
        </w:drawing>
      </w:r>
    </w:p>
    <w:p w14:paraId="6F93F11F"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Jika ingin pilihan opsi yang lebih lengkap, dapat menggunakan </w:t>
      </w:r>
      <w:r w:rsidR="00AF7B10">
        <w:fldChar w:fldCharType="begin"/>
      </w:r>
      <w:r w:rsidR="00AF7B10">
        <w:instrText xml:space="preserve"> HYPERLINK "https://jagowebdev.com/plugin-notepad-terbaik-list-lengkap/" \t "_blank" </w:instrText>
      </w:r>
      <w:r w:rsidR="00AF7B10">
        <w:fldChar w:fldCharType="separate"/>
      </w:r>
      <w:r w:rsidRPr="00B25281">
        <w:rPr>
          <w:rFonts w:ascii="Times New Roman" w:hAnsi="Times New Roman" w:cs="Times New Roman"/>
          <w:color w:val="000000" w:themeColor="text1"/>
          <w:sz w:val="24"/>
          <w:szCs w:val="24"/>
          <w:u w:val="single"/>
        </w:rPr>
        <w:t>Plugin Code Alignment</w:t>
      </w:r>
      <w:r w:rsidR="00AF7B10">
        <w:rPr>
          <w:rFonts w:ascii="Times New Roman" w:hAnsi="Times New Roman" w:cs="Times New Roman"/>
          <w:color w:val="000000" w:themeColor="text1"/>
          <w:sz w:val="24"/>
          <w:szCs w:val="24"/>
          <w:u w:val="single"/>
        </w:rPr>
        <w:fldChar w:fldCharType="end"/>
      </w:r>
    </w:p>
    <w:p w14:paraId="1996323E"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11. Membuat Session</w:t>
      </w:r>
    </w:p>
    <w:p w14:paraId="3212314B"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Ketika bekerja dengan beberapa file sekaligus misal file html + JavaScript + css, maka akan merepotkan jika kita harus membuka dan menutupnya secara manual, Notepad++ menyediakan fitur bernama Save Session dan Load Session, yang memungkinkan kita untuk menyimpan dan membuka beberapa file sekaligus sesuai yang telah kita tentukan. Fitur tersebut dapat diakses melalui menu File &gt; Load Session atau File &gt; Save Session</w:t>
      </w:r>
    </w:p>
    <w:p w14:paraId="7EF9C9A2"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45E6BDAB" wp14:editId="2941AD14">
            <wp:extent cx="4045789" cy="3216786"/>
            <wp:effectExtent l="0" t="0" r="0" b="3175"/>
            <wp:docPr id="56" name="Picture 56" descr="Fitur Session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ur Session Pada Notepa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51526" cy="3221347"/>
                    </a:xfrm>
                    <a:prstGeom prst="rect">
                      <a:avLst/>
                    </a:prstGeom>
                    <a:noFill/>
                    <a:ln>
                      <a:noFill/>
                    </a:ln>
                  </pic:spPr>
                </pic:pic>
              </a:graphicData>
            </a:graphic>
          </wp:inline>
        </w:drawing>
      </w:r>
    </w:p>
    <w:p w14:paraId="4FB93F51"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12. Membandingkan File – Sinkronisasi Scrolling</w:t>
      </w:r>
    </w:p>
    <w:p w14:paraId="10BEDCD2"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Seperti telah kita bahas sebelumnya, notepad++ memiliki </w:t>
      </w:r>
      <w:r w:rsidR="00AF7B10">
        <w:fldChar w:fldCharType="begin"/>
      </w:r>
      <w:r w:rsidR="00AF7B10">
        <w:instrText xml:space="preserve"> HYPERLINK "https://jagowebdev.com/plugin-notepad-terbaik-list-lengkap/" \t "_blank" </w:instrText>
      </w:r>
      <w:r w:rsidR="00AF7B10">
        <w:fldChar w:fldCharType="separate"/>
      </w:r>
      <w:r w:rsidRPr="00B25281">
        <w:rPr>
          <w:rFonts w:ascii="Times New Roman" w:hAnsi="Times New Roman" w:cs="Times New Roman"/>
          <w:color w:val="000000" w:themeColor="text1"/>
          <w:sz w:val="24"/>
          <w:szCs w:val="24"/>
          <w:u w:val="single"/>
        </w:rPr>
        <w:t>plugin compare</w:t>
      </w:r>
      <w:r w:rsidR="00AF7B10">
        <w:rPr>
          <w:rFonts w:ascii="Times New Roman" w:hAnsi="Times New Roman" w:cs="Times New Roman"/>
          <w:color w:val="000000" w:themeColor="text1"/>
          <w:sz w:val="24"/>
          <w:szCs w:val="24"/>
          <w:u w:val="single"/>
        </w:rPr>
        <w:fldChar w:fldCharType="end"/>
      </w:r>
      <w:r w:rsidRPr="00B25281">
        <w:rPr>
          <w:rFonts w:ascii="Times New Roman" w:hAnsi="Times New Roman" w:cs="Times New Roman"/>
          <w:color w:val="000000" w:themeColor="text1"/>
          <w:sz w:val="24"/>
          <w:szCs w:val="24"/>
        </w:rPr>
        <w:t> yang akan membandingkan dua file dan memberikan warna tertentu pada baris yang berbeda, sebenarnya Notepad++ memiliki fitur bawaan yang fungsinya sama persis dengan plugin tersebut.</w:t>
      </w:r>
    </w:p>
    <w:p w14:paraId="052A2854"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Bagaimana caranya?</w:t>
      </w:r>
    </w:p>
    <w:p w14:paraId="3D59CF4B"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Caranya, klik salah tab tertentu dan pilih Move to Other View, kemudian pada menu View, pilih Synchronize Vertical Scrolling dan Synchronize Horizontal Scrolling.</w:t>
      </w:r>
    </w:p>
    <w:p w14:paraId="3972539A"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6CA14B5D" wp14:editId="003CA7F0">
            <wp:extent cx="4244416" cy="1810679"/>
            <wp:effectExtent l="0" t="0" r="3810" b="0"/>
            <wp:docPr id="57" name="Picture 57" descr="Fitur Compare Bawaa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tur Compare Bawaan Notepa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51474" cy="1813690"/>
                    </a:xfrm>
                    <a:prstGeom prst="rect">
                      <a:avLst/>
                    </a:prstGeom>
                    <a:noFill/>
                    <a:ln>
                      <a:noFill/>
                    </a:ln>
                  </pic:spPr>
                </pic:pic>
              </a:graphicData>
            </a:graphic>
          </wp:inline>
        </w:drawing>
      </w:r>
    </w:p>
    <w:p w14:paraId="71FE0F3D"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mengembalikan ke posisi semula klik dan drag tab kembali ke posisi semula.</w:t>
      </w:r>
    </w:p>
    <w:p w14:paraId="3A9B7E43"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13. Menampilkan Tab, Spasi, dan Enter Pada Notepad++</w:t>
      </w:r>
    </w:p>
    <w:p w14:paraId="7A47A7C7"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Pernahkah sobat bingung membedakan antara spasi dan tab? atau mungkin dengan enter juga? jika ya maka “Show All Characters” adalah solusinya, fitur ini akan menampilkan karakter simbol, diantaranya </w:t>
      </w:r>
      <w:r w:rsidRPr="00B25281">
        <w:rPr>
          <w:rFonts w:ascii="Times New Roman" w:hAnsi="Times New Roman" w:cs="Times New Roman"/>
          <w:b/>
          <w:bCs/>
          <w:color w:val="000000" w:themeColor="text1"/>
          <w:sz w:val="24"/>
          <w:szCs w:val="24"/>
        </w:rPr>
        <w:t>TAB </w:t>
      </w:r>
      <w:r w:rsidRPr="00B25281">
        <w:rPr>
          <w:rFonts w:ascii="Times New Roman" w:hAnsi="Times New Roman" w:cs="Times New Roman"/>
          <w:color w:val="000000" w:themeColor="text1"/>
          <w:sz w:val="24"/>
          <w:szCs w:val="24"/>
        </w:rPr>
        <w:t>(Tanda Panah), </w:t>
      </w:r>
      <w:r w:rsidRPr="00B25281">
        <w:rPr>
          <w:rFonts w:ascii="Times New Roman" w:hAnsi="Times New Roman" w:cs="Times New Roman"/>
          <w:b/>
          <w:bCs/>
          <w:color w:val="000000" w:themeColor="text1"/>
          <w:sz w:val="24"/>
          <w:szCs w:val="24"/>
        </w:rPr>
        <w:t>SPASI </w:t>
      </w:r>
      <w:r w:rsidRPr="00B25281">
        <w:rPr>
          <w:rFonts w:ascii="Times New Roman" w:hAnsi="Times New Roman" w:cs="Times New Roman"/>
          <w:color w:val="000000" w:themeColor="text1"/>
          <w:sz w:val="24"/>
          <w:szCs w:val="24"/>
        </w:rPr>
        <w:t>(Tanda Titik), dan </w:t>
      </w:r>
      <w:r w:rsidRPr="00B25281">
        <w:rPr>
          <w:rFonts w:ascii="Times New Roman" w:hAnsi="Times New Roman" w:cs="Times New Roman"/>
          <w:b/>
          <w:bCs/>
          <w:color w:val="000000" w:themeColor="text1"/>
          <w:sz w:val="24"/>
          <w:szCs w:val="24"/>
        </w:rPr>
        <w:t>ENTER </w:t>
      </w:r>
      <w:r w:rsidRPr="00B25281">
        <w:rPr>
          <w:rFonts w:ascii="Times New Roman" w:hAnsi="Times New Roman" w:cs="Times New Roman"/>
          <w:color w:val="000000" w:themeColor="text1"/>
          <w:sz w:val="24"/>
          <w:szCs w:val="24"/>
        </w:rPr>
        <w:t>(LF-Line Feed) dan (CR-Carriage Return).</w:t>
      </w:r>
    </w:p>
    <w:p w14:paraId="29FC7C86"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CRLF</w:t>
      </w:r>
      <w:r w:rsidRPr="00B25281">
        <w:rPr>
          <w:rFonts w:ascii="Times New Roman" w:hAnsi="Times New Roman" w:cs="Times New Roman"/>
          <w:color w:val="000000" w:themeColor="text1"/>
          <w:sz w:val="24"/>
          <w:szCs w:val="24"/>
        </w:rPr>
        <w:t> dan</w:t>
      </w:r>
      <w:r w:rsidRPr="00B25281">
        <w:rPr>
          <w:rFonts w:ascii="Times New Roman" w:hAnsi="Times New Roman" w:cs="Times New Roman"/>
          <w:b/>
          <w:bCs/>
          <w:color w:val="000000" w:themeColor="text1"/>
          <w:sz w:val="24"/>
          <w:szCs w:val="24"/>
        </w:rPr>
        <w:t> LF</w:t>
      </w:r>
      <w:r w:rsidRPr="00B25281">
        <w:rPr>
          <w:rFonts w:ascii="Times New Roman" w:hAnsi="Times New Roman" w:cs="Times New Roman"/>
          <w:color w:val="000000" w:themeColor="text1"/>
          <w:sz w:val="24"/>
          <w:szCs w:val="24"/>
        </w:rPr>
        <w:t> berlaku untuk sistem operasi windows, sedangkan CR untuk sistem operasi Linux.</w:t>
      </w:r>
    </w:p>
    <w:p w14:paraId="5641E4A3"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470576D4" wp14:editId="760C8F77">
            <wp:extent cx="4416724" cy="1228755"/>
            <wp:effectExtent l="0" t="0" r="3175" b="0"/>
            <wp:docPr id="58" name="Picture 58" descr="Menampilkan Tab, Spasi, dan Enter di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ampilkan Tab, Spasi, dan Enter di Notepa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16724" cy="1228755"/>
                    </a:xfrm>
                    <a:prstGeom prst="rect">
                      <a:avLst/>
                    </a:prstGeom>
                    <a:noFill/>
                    <a:ln>
                      <a:noFill/>
                    </a:ln>
                  </pic:spPr>
                </pic:pic>
              </a:graphicData>
            </a:graphic>
          </wp:inline>
        </w:drawing>
      </w:r>
    </w:p>
    <w:p w14:paraId="38ED37C1"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mengaktifkan fitur ini, buka menu </w:t>
      </w:r>
      <w:r w:rsidRPr="00B25281">
        <w:rPr>
          <w:rFonts w:ascii="Times New Roman" w:hAnsi="Times New Roman" w:cs="Times New Roman"/>
          <w:b/>
          <w:bCs/>
          <w:color w:val="000000" w:themeColor="text1"/>
          <w:sz w:val="24"/>
          <w:szCs w:val="24"/>
        </w:rPr>
        <w:t>View &gt; Show Symbol &gt; Show All Character</w:t>
      </w:r>
      <w:r w:rsidRPr="00B25281">
        <w:rPr>
          <w:rFonts w:ascii="Times New Roman" w:hAnsi="Times New Roman" w:cs="Times New Roman"/>
          <w:color w:val="000000" w:themeColor="text1"/>
          <w:sz w:val="24"/>
          <w:szCs w:val="24"/>
        </w:rPr>
        <w:t> atau melalui icon pada toolbar.</w:t>
      </w:r>
    </w:p>
    <w:p w14:paraId="7F80A83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71EDC752" wp14:editId="4E98DF84">
            <wp:extent cx="3061799" cy="966158"/>
            <wp:effectExtent l="0" t="0" r="5715" b="5715"/>
            <wp:docPr id="6" name="Picture 6" descr="Icon Show All Character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 Show All Character Pada Notepa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61060" cy="965925"/>
                    </a:xfrm>
                    <a:prstGeom prst="rect">
                      <a:avLst/>
                    </a:prstGeom>
                    <a:noFill/>
                    <a:ln>
                      <a:noFill/>
                    </a:ln>
                  </pic:spPr>
                </pic:pic>
              </a:graphicData>
            </a:graphic>
          </wp:inline>
        </w:drawing>
      </w:r>
    </w:p>
    <w:p w14:paraId="05C28CFE"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14. Menghapus Tab dan Enter Melalui Extended Search</w:t>
      </w:r>
    </w:p>
    <w:p w14:paraId="13A7B08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Selain dapat melakukan Find &amp; Replace karakter umum, notepad++ juga dapat melakukan Find &amp; Replace karakter khusus seperti tab (\t) dan enter (\n), dengan fitur ini kita dapat merapikan berbagai file seperti csv, php, js, html, dll atau mengecilkan nya dengan menghilangkan spasi, tab dan enter.</w:t>
      </w:r>
    </w:p>
    <w:p w14:paraId="232C3D74"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menggunakan fitur ini, buka menu “Find &amp; Replace” atau </w:t>
      </w:r>
      <w:r w:rsidRPr="00B25281">
        <w:rPr>
          <w:rFonts w:ascii="Times New Roman" w:hAnsi="Times New Roman" w:cs="Times New Roman"/>
          <w:b/>
          <w:bCs/>
          <w:color w:val="000000" w:themeColor="text1"/>
          <w:sz w:val="24"/>
          <w:szCs w:val="24"/>
        </w:rPr>
        <w:t>CTRL+H</w:t>
      </w:r>
      <w:r w:rsidRPr="00B25281">
        <w:rPr>
          <w:rFonts w:ascii="Times New Roman" w:hAnsi="Times New Roman" w:cs="Times New Roman"/>
          <w:color w:val="000000" w:themeColor="text1"/>
          <w:sz w:val="24"/>
          <w:szCs w:val="24"/>
        </w:rPr>
        <w:t>, kemudian pada bagian Search Mode, pilih Extended (\n,\r,\t,\0,\x,…)</w:t>
      </w:r>
    </w:p>
    <w:p w14:paraId="733E6221"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PENTING</w:t>
      </w:r>
    </w:p>
    <w:p w14:paraId="3B4787C5"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Penting untuk diperhatikan bahwa jika ingin menghilangkan spasi, tab, atau enter (CR dan LF), silakan aktifkan fitur </w:t>
      </w:r>
      <w:r w:rsidRPr="00B25281">
        <w:rPr>
          <w:rFonts w:ascii="Times New Roman" w:hAnsi="Times New Roman" w:cs="Times New Roman"/>
          <w:b/>
          <w:bCs/>
          <w:color w:val="000000" w:themeColor="text1"/>
          <w:sz w:val="24"/>
          <w:szCs w:val="24"/>
        </w:rPr>
        <w:t>Show All Character</w:t>
      </w:r>
      <w:r w:rsidRPr="00B25281">
        <w:rPr>
          <w:rFonts w:ascii="Times New Roman" w:hAnsi="Times New Roman" w:cs="Times New Roman"/>
          <w:color w:val="000000" w:themeColor="text1"/>
          <w:sz w:val="24"/>
          <w:szCs w:val="24"/>
        </w:rPr>
        <w:t> yang telah kita bahas sebelumnya sehingga terlihat mana </w:t>
      </w:r>
      <w:r w:rsidRPr="00B25281">
        <w:rPr>
          <w:rFonts w:ascii="Times New Roman" w:hAnsi="Times New Roman" w:cs="Times New Roman"/>
          <w:b/>
          <w:bCs/>
          <w:color w:val="000000" w:themeColor="text1"/>
          <w:sz w:val="24"/>
          <w:szCs w:val="24"/>
        </w:rPr>
        <w:t>SPASI, TAB</w:t>
      </w:r>
      <w:r w:rsidRPr="00B25281">
        <w:rPr>
          <w:rFonts w:ascii="Times New Roman" w:hAnsi="Times New Roman" w:cs="Times New Roman"/>
          <w:color w:val="000000" w:themeColor="text1"/>
          <w:sz w:val="24"/>
          <w:szCs w:val="24"/>
        </w:rPr>
        <w:t>, </w:t>
      </w:r>
      <w:r w:rsidRPr="00B25281">
        <w:rPr>
          <w:rFonts w:ascii="Times New Roman" w:hAnsi="Times New Roman" w:cs="Times New Roman"/>
          <w:b/>
          <w:bCs/>
          <w:color w:val="000000" w:themeColor="text1"/>
          <w:sz w:val="24"/>
          <w:szCs w:val="24"/>
        </w:rPr>
        <w:t>CR</w:t>
      </w:r>
      <w:r w:rsidRPr="00B25281">
        <w:rPr>
          <w:rFonts w:ascii="Times New Roman" w:hAnsi="Times New Roman" w:cs="Times New Roman"/>
          <w:color w:val="000000" w:themeColor="text1"/>
          <w:sz w:val="24"/>
          <w:szCs w:val="24"/>
        </w:rPr>
        <w:t> dan </w:t>
      </w:r>
      <w:r w:rsidRPr="00B25281">
        <w:rPr>
          <w:rFonts w:ascii="Times New Roman" w:hAnsi="Times New Roman" w:cs="Times New Roman"/>
          <w:b/>
          <w:bCs/>
          <w:color w:val="000000" w:themeColor="text1"/>
          <w:sz w:val="24"/>
          <w:szCs w:val="24"/>
        </w:rPr>
        <w:t>LF</w:t>
      </w:r>
      <w:r w:rsidRPr="00B25281">
        <w:rPr>
          <w:rFonts w:ascii="Times New Roman" w:hAnsi="Times New Roman" w:cs="Times New Roman"/>
          <w:color w:val="000000" w:themeColor="text1"/>
          <w:sz w:val="24"/>
          <w:szCs w:val="24"/>
        </w:rPr>
        <w:t> nya, untuk menghilangkan enter, </w:t>
      </w:r>
      <w:r w:rsidRPr="00B25281">
        <w:rPr>
          <w:rFonts w:ascii="Times New Roman" w:hAnsi="Times New Roman" w:cs="Times New Roman"/>
          <w:b/>
          <w:bCs/>
          <w:color w:val="000000" w:themeColor="text1"/>
          <w:sz w:val="24"/>
          <w:szCs w:val="24"/>
        </w:rPr>
        <w:t>gunakan \r untuk CR dan \n untuk LF</w:t>
      </w:r>
      <w:r w:rsidRPr="00B25281">
        <w:rPr>
          <w:rFonts w:ascii="Times New Roman" w:hAnsi="Times New Roman" w:cs="Times New Roman"/>
          <w:color w:val="000000" w:themeColor="text1"/>
          <w:sz w:val="24"/>
          <w:szCs w:val="24"/>
        </w:rPr>
        <w:t>.</w:t>
      </w:r>
    </w:p>
    <w:p w14:paraId="42306D1A"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lastRenderedPageBreak/>
        <w:drawing>
          <wp:inline distT="0" distB="0" distL="0" distR="0" wp14:anchorId="2D47A0D9" wp14:editId="6E6A255B">
            <wp:extent cx="4216692" cy="3950898"/>
            <wp:effectExtent l="0" t="0" r="0" b="0"/>
            <wp:docPr id="59" name="Picture 59" descr="Fitur Penting Notepad++ - Menghapus Spasi, Tab, dan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tur Penting Notepad++ - Menghapus Spasi, Tab, dan Ent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19319" cy="3953359"/>
                    </a:xfrm>
                    <a:prstGeom prst="rect">
                      <a:avLst/>
                    </a:prstGeom>
                    <a:noFill/>
                    <a:ln>
                      <a:noFill/>
                    </a:ln>
                  </pic:spPr>
                </pic:pic>
              </a:graphicData>
            </a:graphic>
          </wp:inline>
        </w:drawing>
      </w:r>
    </w:p>
    <w:p w14:paraId="79E5C497"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15. Launch In Browser</w:t>
      </w:r>
    </w:p>
    <w:p w14:paraId="7EB3D6ED"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Fitur lain yang bermanfaat yaitu Launch in Browser, dimana secara otomatis kita dapat menjalankan browser untuk menampilkan kode yang sedang kita buat, caranya klik menu Run, selanjutnya pilih browser yang diinginkan,</w:t>
      </w:r>
    </w:p>
    <w:p w14:paraId="54494EE3"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04378691" wp14:editId="61321B07">
            <wp:extent cx="3733800" cy="1544955"/>
            <wp:effectExtent l="0" t="0" r="0" b="0"/>
            <wp:docPr id="4" name="Picture 4" descr="Fitur Launch In Browser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tur Launch In Browser Pada Notepa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33800" cy="1544955"/>
                    </a:xfrm>
                    <a:prstGeom prst="rect">
                      <a:avLst/>
                    </a:prstGeom>
                    <a:noFill/>
                    <a:ln>
                      <a:noFill/>
                    </a:ln>
                  </pic:spPr>
                </pic:pic>
              </a:graphicData>
            </a:graphic>
          </wp:inline>
        </w:drawing>
      </w:r>
    </w:p>
    <w:p w14:paraId="1B643FFF"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Jika browser tersebut tidak ada dalam daftar sobat dapat mendefinisikan nya dengan memilih sub menu Run.., kemudian pilih file exe browser tersebut, selanjutnya pilihan tersebut dapat disimpan pada shortcut dengan mengklik tombol Save..</w:t>
      </w:r>
    </w:p>
    <w:p w14:paraId="6FF7D1D5"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16. Manajemen Tab</w:t>
      </w:r>
    </w:p>
    <w:p w14:paraId="1139BB10"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Pada Notepad++, dokumen yang terbuka disusun menjadi tab yang secara default diletakkan di sebelah atas dan di bagian bawah toolbar, jika file yang dibuka banyak hingga melebihi area yang ada, maka akan menyulitkan karena kita harus mencarinya dengan mengklik tanda panah ke kanan dan ke kiri.</w:t>
      </w:r>
    </w:p>
    <w:p w14:paraId="6ECA10D4" w14:textId="77777777" w:rsidR="00D67413" w:rsidRPr="00B25281" w:rsidRDefault="00D67413" w:rsidP="006A1EB5">
      <w:pPr>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5A43B7C7" wp14:editId="771275B3">
            <wp:extent cx="2890065" cy="1587260"/>
            <wp:effectExtent l="0" t="0" r="5715" b="0"/>
            <wp:docPr id="3" name="Picture 3" descr="Single Tab Line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ngle Tab Line Pada Notepa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87430" cy="1585813"/>
                    </a:xfrm>
                    <a:prstGeom prst="rect">
                      <a:avLst/>
                    </a:prstGeom>
                    <a:noFill/>
                    <a:ln>
                      <a:noFill/>
                    </a:ln>
                  </pic:spPr>
                </pic:pic>
              </a:graphicData>
            </a:graphic>
          </wp:inline>
        </w:drawing>
      </w:r>
    </w:p>
    <w:p w14:paraId="58F481CF"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Hal tersebut dapat diatasi dengan membuat Tab tersebut menjadi multi line, caranya, buka menu </w:t>
      </w:r>
      <w:r w:rsidRPr="00B25281">
        <w:rPr>
          <w:rFonts w:ascii="Times New Roman" w:hAnsi="Times New Roman" w:cs="Times New Roman"/>
          <w:b/>
          <w:bCs/>
          <w:color w:val="000000" w:themeColor="text1"/>
          <w:sz w:val="24"/>
          <w:szCs w:val="24"/>
        </w:rPr>
        <w:t>Settings &gt; Preferences</w:t>
      </w:r>
      <w:r w:rsidRPr="00B25281">
        <w:rPr>
          <w:rFonts w:ascii="Times New Roman" w:hAnsi="Times New Roman" w:cs="Times New Roman"/>
          <w:color w:val="000000" w:themeColor="text1"/>
          <w:sz w:val="24"/>
          <w:szCs w:val="24"/>
        </w:rPr>
        <w:t>, kemudian pilih tab G</w:t>
      </w:r>
      <w:r w:rsidRPr="00B25281">
        <w:rPr>
          <w:rFonts w:ascii="Times New Roman" w:hAnsi="Times New Roman" w:cs="Times New Roman"/>
          <w:b/>
          <w:bCs/>
          <w:color w:val="000000" w:themeColor="text1"/>
          <w:sz w:val="24"/>
          <w:szCs w:val="24"/>
        </w:rPr>
        <w:t>eneral</w:t>
      </w:r>
      <w:r w:rsidRPr="00B25281">
        <w:rPr>
          <w:rFonts w:ascii="Times New Roman" w:hAnsi="Times New Roman" w:cs="Times New Roman"/>
          <w:color w:val="000000" w:themeColor="text1"/>
          <w:sz w:val="24"/>
          <w:szCs w:val="24"/>
        </w:rPr>
        <w:t>, pada bagian Tab Bar, centang pilihan </w:t>
      </w:r>
      <w:r w:rsidRPr="00B25281">
        <w:rPr>
          <w:rFonts w:ascii="Times New Roman" w:hAnsi="Times New Roman" w:cs="Times New Roman"/>
          <w:b/>
          <w:bCs/>
          <w:color w:val="000000" w:themeColor="text1"/>
          <w:sz w:val="24"/>
          <w:szCs w:val="24"/>
        </w:rPr>
        <w:t>Multi-line</w:t>
      </w:r>
      <w:r w:rsidRPr="00B25281">
        <w:rPr>
          <w:rFonts w:ascii="Times New Roman" w:hAnsi="Times New Roman" w:cs="Times New Roman"/>
          <w:color w:val="000000" w:themeColor="text1"/>
          <w:sz w:val="24"/>
          <w:szCs w:val="24"/>
        </w:rPr>
        <w:t>. Selain itu, pada bagian ini  terdapat berbagai pilihan menarik lainnya seperti memunculkan tombol close pada tab atau menutup tab dengan dobel klik.</w:t>
      </w:r>
    </w:p>
    <w:p w14:paraId="3724D883" w14:textId="77777777" w:rsidR="00D67413" w:rsidRPr="00B25281" w:rsidRDefault="00D67413" w:rsidP="006A1EB5">
      <w:pPr>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38D28D52" wp14:editId="5466FC64">
            <wp:extent cx="2773648" cy="1880558"/>
            <wp:effectExtent l="0" t="0" r="8255" b="5715"/>
            <wp:docPr id="60" name="Picture 60" descr="Multi Line Tab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lti Line Tab Pada Notepa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73648" cy="1880558"/>
                    </a:xfrm>
                    <a:prstGeom prst="rect">
                      <a:avLst/>
                    </a:prstGeom>
                    <a:noFill/>
                    <a:ln>
                      <a:noFill/>
                    </a:ln>
                  </pic:spPr>
                </pic:pic>
              </a:graphicData>
            </a:graphic>
          </wp:inline>
        </w:drawing>
      </w:r>
    </w:p>
    <w:p w14:paraId="1B92EC2A"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Terdapat alternatif lain yaitu menampilkan daftar file yang terbuka pada window tersendiri, hal ini dapat dilakukan dengan bantuan </w:t>
      </w:r>
      <w:r w:rsidR="00AF7B10">
        <w:fldChar w:fldCharType="begin"/>
      </w:r>
      <w:r w:rsidR="00AF7B10">
        <w:instrText xml:space="preserve"> HYPERLINK "https://jagowebdev.com/plugin-notepad-terbaik-list-lengkap/" \t "_blank" </w:instrText>
      </w:r>
      <w:r w:rsidR="00AF7B10">
        <w:fldChar w:fldCharType="separate"/>
      </w:r>
      <w:r w:rsidRPr="00B25281">
        <w:rPr>
          <w:rFonts w:ascii="Times New Roman" w:hAnsi="Times New Roman" w:cs="Times New Roman"/>
          <w:color w:val="000000" w:themeColor="text1"/>
          <w:sz w:val="24"/>
          <w:szCs w:val="24"/>
          <w:u w:val="single"/>
        </w:rPr>
        <w:t>plugin Window Manager</w:t>
      </w:r>
      <w:r w:rsidR="00AF7B10">
        <w:rPr>
          <w:rFonts w:ascii="Times New Roman" w:hAnsi="Times New Roman" w:cs="Times New Roman"/>
          <w:color w:val="000000" w:themeColor="text1"/>
          <w:sz w:val="24"/>
          <w:szCs w:val="24"/>
          <w:u w:val="single"/>
        </w:rPr>
        <w:fldChar w:fldCharType="end"/>
      </w:r>
      <w:r w:rsidRPr="00B25281">
        <w:rPr>
          <w:rFonts w:ascii="Times New Roman" w:hAnsi="Times New Roman" w:cs="Times New Roman"/>
          <w:color w:val="000000" w:themeColor="text1"/>
          <w:sz w:val="24"/>
          <w:szCs w:val="24"/>
        </w:rPr>
        <w:t>.</w:t>
      </w:r>
    </w:p>
    <w:p w14:paraId="6E7AC12D"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17. Select Language</w:t>
      </w:r>
    </w:p>
    <w:p w14:paraId="7651C4D8"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Notepad++ akan memberikan warna khusus untuk bagian tertentu dari kode seperti warna khusus untuk class, fungsi, string, variabel, numeric, dll, yang biasanya disebut dengan Syntax Highlight. Notepad++ akan otomatis menyesuaikan nya dengan jenis file yang kita buka (php, js, css, html, dll), namun demikian sobat dapat mendefinisikan nya sendiri melalui menu Language.</w:t>
      </w:r>
    </w:p>
    <w:p w14:paraId="39F98915" w14:textId="77777777" w:rsidR="00D67413" w:rsidRPr="00B25281" w:rsidRDefault="00D67413" w:rsidP="006A1EB5">
      <w:pPr>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70F39D62" wp14:editId="7C5E35C1">
            <wp:extent cx="3786997" cy="3374531"/>
            <wp:effectExtent l="0" t="0" r="4445" b="0"/>
            <wp:docPr id="1" name="Picture 1" descr="Ubah Style Bahasa Pada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bah Style Bahasa Pada Notepa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87781" cy="3375230"/>
                    </a:xfrm>
                    <a:prstGeom prst="rect">
                      <a:avLst/>
                    </a:prstGeom>
                    <a:noFill/>
                    <a:ln>
                      <a:noFill/>
                    </a:ln>
                  </pic:spPr>
                </pic:pic>
              </a:graphicData>
            </a:graphic>
          </wp:inline>
        </w:drawing>
      </w:r>
    </w:p>
    <w:p w14:paraId="350CB2C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18. Plugins</w:t>
      </w:r>
    </w:p>
    <w:p w14:paraId="43339FC9" w14:textId="77777777" w:rsidR="00D67413" w:rsidRPr="00B25281" w:rsidRDefault="00D67413" w:rsidP="00D67413">
      <w:pPr>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Banyak sekali plugin yang dapat kita gunakan untuk mempermudah dan mempercepat pekerjaan kita, seperti Code Alignment, NppFTP, Finger Text, NppExport, dan JSTools,</w:t>
      </w:r>
    </w:p>
    <w:p w14:paraId="2E85C8E6" w14:textId="77777777" w:rsidR="00D67413" w:rsidRPr="00B25281" w:rsidRDefault="00D67413" w:rsidP="00D67413">
      <w:pPr>
        <w:jc w:val="both"/>
        <w:rPr>
          <w:rFonts w:ascii="Times New Roman" w:hAnsi="Times New Roman" w:cs="Times New Roman"/>
          <w:color w:val="000000" w:themeColor="text1"/>
          <w:sz w:val="24"/>
          <w:szCs w:val="24"/>
        </w:rPr>
      </w:pPr>
    </w:p>
    <w:p w14:paraId="7DB342C1" w14:textId="77777777" w:rsidR="00D67413" w:rsidRPr="00B25281" w:rsidRDefault="00D67413" w:rsidP="00D67413">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p>
    <w:p w14:paraId="5B74B8FF" w14:textId="52828C74" w:rsidR="00130DAF" w:rsidRPr="00B25281" w:rsidRDefault="00130DAF" w:rsidP="006D31C4">
      <w:pPr>
        <w:pStyle w:val="Heading3"/>
        <w:numPr>
          <w:ilvl w:val="2"/>
          <w:numId w:val="15"/>
        </w:numPr>
        <w:rPr>
          <w:rFonts w:ascii="Times New Roman" w:hAnsi="Times New Roman" w:cs="Times New Roman"/>
          <w:b/>
          <w:bCs/>
          <w:color w:val="000000" w:themeColor="text1"/>
          <w:lang w:val="en-US"/>
        </w:rPr>
      </w:pPr>
      <w:r w:rsidRPr="00B25281">
        <w:rPr>
          <w:rFonts w:ascii="Times New Roman" w:hAnsi="Times New Roman" w:cs="Times New Roman"/>
          <w:b/>
          <w:bCs/>
          <w:color w:val="000000" w:themeColor="text1"/>
          <w:lang w:val="en-US"/>
        </w:rPr>
        <w:t>Microsoft Visual Studio</w:t>
      </w:r>
      <w:r w:rsidR="00265EF7" w:rsidRPr="00B25281">
        <w:rPr>
          <w:rFonts w:ascii="Times New Roman" w:hAnsi="Times New Roman" w:cs="Times New Roman"/>
          <w:b/>
          <w:bCs/>
          <w:color w:val="000000" w:themeColor="text1"/>
          <w:lang w:val="en-US"/>
        </w:rPr>
        <w:t xml:space="preserve"> 2010</w:t>
      </w:r>
    </w:p>
    <w:p w14:paraId="755322EB" w14:textId="77777777" w:rsidR="00CA0ED6" w:rsidRPr="00B25281" w:rsidRDefault="00CA0ED6" w:rsidP="00CA0ED6">
      <w:pPr>
        <w:rPr>
          <w:rFonts w:ascii="Times New Roman" w:hAnsi="Times New Roman" w:cs="Times New Roman"/>
          <w:color w:val="000000" w:themeColor="text1"/>
          <w:sz w:val="24"/>
          <w:szCs w:val="24"/>
          <w:lang w:val="en-US"/>
        </w:rPr>
      </w:pPr>
    </w:p>
    <w:p w14:paraId="484F7B4B" w14:textId="116F76FA" w:rsidR="00C86E51" w:rsidRPr="00B25281" w:rsidRDefault="00C86E51" w:rsidP="00C86E51">
      <w:pPr>
        <w:spacing w:before="16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1A3C0665" wp14:editId="1E5EC22C">
            <wp:extent cx="3782291" cy="1475807"/>
            <wp:effectExtent l="0" t="0" r="8890" b="0"/>
            <wp:docPr id="36" name="Picture 36" descr="Hasil gambar untuk pengertian dan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asil gambar untuk pengertian dan microsoft visual studio"/>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782920" cy="1476052"/>
                    </a:xfrm>
                    <a:prstGeom prst="rect">
                      <a:avLst/>
                    </a:prstGeom>
                    <a:noFill/>
                    <a:ln>
                      <a:noFill/>
                    </a:ln>
                  </pic:spPr>
                </pic:pic>
              </a:graphicData>
            </a:graphic>
          </wp:inline>
        </w:drawing>
      </w:r>
      <w:r w:rsidRPr="00B25281">
        <w:rPr>
          <w:rFonts w:ascii="Times New Roman" w:hAnsi="Times New Roman" w:cs="Times New Roman"/>
          <w:color w:val="000000" w:themeColor="text1"/>
          <w:sz w:val="24"/>
          <w:szCs w:val="24"/>
          <w:lang w:val="en-US"/>
        </w:rPr>
        <w:t xml:space="preserve"> </w:t>
      </w:r>
    </w:p>
    <w:p w14:paraId="7C3413FB" w14:textId="77777777" w:rsidR="00CA0ED6" w:rsidRPr="00B25281" w:rsidRDefault="00CA0ED6" w:rsidP="00C86E51">
      <w:pPr>
        <w:spacing w:before="160"/>
        <w:jc w:val="center"/>
        <w:rPr>
          <w:rFonts w:ascii="Times New Roman" w:hAnsi="Times New Roman" w:cs="Times New Roman"/>
          <w:color w:val="000000" w:themeColor="text1"/>
          <w:sz w:val="24"/>
          <w:szCs w:val="24"/>
          <w:lang w:val="en-US"/>
        </w:rPr>
      </w:pPr>
    </w:p>
    <w:p w14:paraId="77ACAF1B" w14:textId="2A0E895B" w:rsidR="00265EF7" w:rsidRPr="00B25281" w:rsidRDefault="00265EF7" w:rsidP="00265EF7">
      <w:pPr>
        <w:shd w:val="clear" w:color="auto" w:fill="FFFFFF"/>
        <w:spacing w:before="160"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Studio 2010</w:t>
      </w:r>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dasarnya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sebuah</w:t>
      </w:r>
      <w:proofErr w:type="spellEnd"/>
      <w:r w:rsidRPr="00B25281">
        <w:rPr>
          <w:rFonts w:ascii="Times New Roman" w:eastAsia="Times New Roman" w:hAnsi="Times New Roman" w:cs="Times New Roman"/>
          <w:color w:val="000000" w:themeColor="text1"/>
          <w:sz w:val="24"/>
          <w:szCs w:val="24"/>
          <w:lang w:val="en-US"/>
        </w:rPr>
        <w:t xml:space="preserve"> Bahasa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Dimana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pengertian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perintah-perintah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instruksi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dimengerti</w:t>
      </w:r>
      <w:proofErr w:type="spellEnd"/>
      <w:r w:rsidRPr="00B25281">
        <w:rPr>
          <w:rFonts w:ascii="Times New Roman" w:eastAsia="Times New Roman" w:hAnsi="Times New Roman" w:cs="Times New Roman"/>
          <w:color w:val="000000" w:themeColor="text1"/>
          <w:sz w:val="24"/>
          <w:szCs w:val="24"/>
          <w:lang w:val="en-US"/>
        </w:rPr>
        <w:t xml:space="preserve"> oleh </w:t>
      </w:r>
      <w:proofErr w:type="spellStart"/>
      <w:r w:rsidRPr="00B25281">
        <w:rPr>
          <w:rFonts w:ascii="Times New Roman" w:eastAsia="Times New Roman" w:hAnsi="Times New Roman" w:cs="Times New Roman"/>
          <w:color w:val="000000" w:themeColor="text1"/>
          <w:sz w:val="24"/>
          <w:szCs w:val="24"/>
          <w:lang w:val="en-US"/>
        </w:rPr>
        <w:t>komputer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melakukan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tugas-tugas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tertentu</w:t>
      </w:r>
      <w:proofErr w:type="spellEnd"/>
      <w:r w:rsidRPr="00B25281">
        <w:rPr>
          <w:rFonts w:ascii="Times New Roman" w:eastAsia="Times New Roman" w:hAnsi="Times New Roman" w:cs="Times New Roman"/>
          <w:color w:val="000000" w:themeColor="text1"/>
          <w:sz w:val="24"/>
          <w:szCs w:val="24"/>
          <w:lang w:val="en-US"/>
        </w:rPr>
        <w:t>.</w:t>
      </w:r>
    </w:p>
    <w:p w14:paraId="36C68FBA" w14:textId="77777777" w:rsidR="00265EF7" w:rsidRPr="00B25281" w:rsidRDefault="00265EF7" w:rsidP="00265EF7">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Studio 2010</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sering</w:t>
      </w:r>
      <w:proofErr w:type="spellEnd"/>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disebut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VB .Net 2010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selain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sering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disebut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sarana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tool</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menghasilkan</w:t>
      </w:r>
      <w:proofErr w:type="spellEnd"/>
      <w:r w:rsidRPr="00B25281">
        <w:rPr>
          <w:rFonts w:ascii="Times New Roman" w:eastAsia="Times New Roman" w:hAnsi="Times New Roman" w:cs="Times New Roman"/>
          <w:color w:val="000000" w:themeColor="text1"/>
          <w:sz w:val="24"/>
          <w:szCs w:val="24"/>
          <w:lang w:val="en-US"/>
        </w:rPr>
        <w:t xml:space="preserve"> program-</w:t>
      </w:r>
      <w:proofErr w:type="spellStart"/>
      <w:r w:rsidRPr="00B25281">
        <w:rPr>
          <w:rFonts w:ascii="Times New Roman" w:eastAsia="Times New Roman" w:hAnsi="Times New Roman" w:cs="Times New Roman"/>
          <w:color w:val="000000" w:themeColor="text1"/>
          <w:sz w:val="24"/>
          <w:szCs w:val="24"/>
          <w:lang w:val="en-US"/>
        </w:rPr>
        <w:t>progam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berbasiskan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windows</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kemampuan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manfaat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Studio 2010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diantaranya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gramEnd"/>
    </w:p>
    <w:p w14:paraId="7A84A237" w14:textId="77777777" w:rsidR="00265EF7" w:rsidRPr="00B25281" w:rsidRDefault="00265EF7" w:rsidP="006D31C4">
      <w:pPr>
        <w:numPr>
          <w:ilvl w:val="0"/>
          <w:numId w:val="17"/>
        </w:numPr>
        <w:shd w:val="clear" w:color="auto" w:fill="FFFFFF"/>
        <w:tabs>
          <w:tab w:val="clear" w:pos="720"/>
        </w:tabs>
        <w:spacing w:before="120" w:after="0" w:line="360" w:lineRule="auto"/>
        <w:ind w:left="1080"/>
        <w:jc w:val="both"/>
        <w:rPr>
          <w:rFonts w:ascii="Times New Roman" w:eastAsia="Times New Roman" w:hAnsi="Times New Roman" w:cs="Times New Roman"/>
          <w:i/>
          <w:iCs/>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berbasiskan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windows.</w:t>
      </w:r>
    </w:p>
    <w:p w14:paraId="4D501B67" w14:textId="77777777" w:rsidR="00265EF7" w:rsidRPr="00B25281" w:rsidRDefault="00265EF7" w:rsidP="006D31C4">
      <w:pPr>
        <w:numPr>
          <w:ilvl w:val="0"/>
          <w:numId w:val="17"/>
        </w:numPr>
        <w:shd w:val="clear" w:color="auto" w:fill="FFFFFF"/>
        <w:tabs>
          <w:tab w:val="clear" w:pos="720"/>
        </w:tabs>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objek-objek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pembantu</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w:t>
      </w:r>
      <w:proofErr w:type="gram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kontrol</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ActiveX, file Help</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Internet dan </w:t>
      </w:r>
      <w:proofErr w:type="spellStart"/>
      <w:r w:rsidRPr="00B25281">
        <w:rPr>
          <w:rFonts w:ascii="Times New Roman" w:eastAsia="Times New Roman" w:hAnsi="Times New Roman" w:cs="Times New Roman"/>
          <w:color w:val="000000" w:themeColor="text1"/>
          <w:sz w:val="24"/>
          <w:szCs w:val="24"/>
          <w:lang w:val="en-US"/>
        </w:rPr>
        <w:t>sebagainya</w:t>
      </w:r>
      <w:proofErr w:type="spellEnd"/>
      <w:r w:rsidRPr="00B25281">
        <w:rPr>
          <w:rFonts w:ascii="Times New Roman" w:eastAsia="Times New Roman" w:hAnsi="Times New Roman" w:cs="Times New Roman"/>
          <w:color w:val="000000" w:themeColor="text1"/>
          <w:sz w:val="24"/>
          <w:szCs w:val="24"/>
          <w:lang w:val="en-US"/>
        </w:rPr>
        <w:t>.</w:t>
      </w:r>
    </w:p>
    <w:p w14:paraId="15382F56" w14:textId="77777777" w:rsidR="00265EF7" w:rsidRPr="00B25281" w:rsidRDefault="00265EF7" w:rsidP="006D31C4">
      <w:pPr>
        <w:numPr>
          <w:ilvl w:val="0"/>
          <w:numId w:val="17"/>
        </w:numPr>
        <w:shd w:val="clear" w:color="auto" w:fill="FFFFFF"/>
        <w:tabs>
          <w:tab w:val="clear" w:pos="720"/>
        </w:tabs>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lastRenderedPageBreak/>
        <w:t>Menguji</w:t>
      </w:r>
      <w:proofErr w:type="spellEnd"/>
      <w:r w:rsidRPr="00B25281">
        <w:rPr>
          <w:rFonts w:ascii="Times New Roman" w:eastAsia="Times New Roman" w:hAnsi="Times New Roman" w:cs="Times New Roman"/>
          <w:color w:val="000000" w:themeColor="text1"/>
          <w:sz w:val="24"/>
          <w:szCs w:val="24"/>
          <w:lang w:val="en-US"/>
        </w:rPr>
        <w:t xml:space="preserve"> program (</w:t>
      </w:r>
      <w:r w:rsidRPr="00B25281">
        <w:rPr>
          <w:rFonts w:ascii="Times New Roman" w:eastAsia="Times New Roman" w:hAnsi="Times New Roman" w:cs="Times New Roman"/>
          <w:i/>
          <w:iCs/>
          <w:color w:val="000000" w:themeColor="text1"/>
          <w:sz w:val="24"/>
          <w:szCs w:val="24"/>
          <w:lang w:val="en-US"/>
        </w:rPr>
        <w:t>debugging</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menghasilkan</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berakhiran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EXE</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bersifat</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executable</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langsung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dijalankan</w:t>
      </w:r>
      <w:proofErr w:type="spellEnd"/>
      <w:r w:rsidRPr="00B25281">
        <w:rPr>
          <w:rFonts w:ascii="Times New Roman" w:eastAsia="Times New Roman" w:hAnsi="Times New Roman" w:cs="Times New Roman"/>
          <w:color w:val="000000" w:themeColor="text1"/>
          <w:sz w:val="24"/>
          <w:szCs w:val="24"/>
          <w:lang w:val="en-US"/>
        </w:rPr>
        <w:t>.</w:t>
      </w:r>
    </w:p>
    <w:p w14:paraId="277CC5D1" w14:textId="6C079DFE" w:rsidR="00265EF7" w:rsidRPr="00B25281" w:rsidRDefault="00265EF7" w:rsidP="00CA0ED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Visual Studio 2010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cukup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dipelajari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programer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pemula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baru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ingin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belajar</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lingkungan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Studio</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membantu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program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sekejap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Sedang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bagi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progra</w:t>
      </w:r>
      <w:r w:rsidR="00CA0ED6" w:rsidRPr="00B25281">
        <w:rPr>
          <w:rFonts w:ascii="Times New Roman" w:eastAsia="Times New Roman" w:hAnsi="Times New Roman" w:cs="Times New Roman"/>
          <w:i/>
          <w:iCs/>
          <w:color w:val="000000" w:themeColor="text1"/>
          <w:sz w:val="24"/>
          <w:szCs w:val="24"/>
          <w:lang w:val="en-US"/>
        </w:rPr>
        <w:t>m</w:t>
      </w:r>
      <w:r w:rsidRPr="00B25281">
        <w:rPr>
          <w:rFonts w:ascii="Times New Roman" w:eastAsia="Times New Roman" w:hAnsi="Times New Roman" w:cs="Times New Roman"/>
          <w:i/>
          <w:iCs/>
          <w:color w:val="000000" w:themeColor="text1"/>
          <w:sz w:val="24"/>
          <w:szCs w:val="24"/>
          <w:lang w:val="en-US"/>
        </w:rPr>
        <w:t>mer</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tingkat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lanjut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kemampuan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besar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membuat</w:t>
      </w:r>
      <w:proofErr w:type="spellEnd"/>
      <w:r w:rsidRPr="00B25281">
        <w:rPr>
          <w:rFonts w:ascii="Times New Roman" w:eastAsia="Times New Roman" w:hAnsi="Times New Roman" w:cs="Times New Roman"/>
          <w:color w:val="000000" w:themeColor="text1"/>
          <w:sz w:val="24"/>
          <w:szCs w:val="24"/>
          <w:lang w:val="en-US"/>
        </w:rPr>
        <w:t xml:space="preserve"> program-program yang </w:t>
      </w:r>
      <w:proofErr w:type="spellStart"/>
      <w:r w:rsidRPr="00B25281">
        <w:rPr>
          <w:rFonts w:ascii="Times New Roman" w:eastAsia="Times New Roman" w:hAnsi="Times New Roman" w:cs="Times New Roman"/>
          <w:color w:val="000000" w:themeColor="text1"/>
          <w:sz w:val="24"/>
          <w:szCs w:val="24"/>
          <w:lang w:val="en-US"/>
        </w:rPr>
        <w:t>kompleks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misalnya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lingkungan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networking</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client server.</w:t>
      </w:r>
    </w:p>
    <w:p w14:paraId="2C54B4AA" w14:textId="22B608AD" w:rsidR="00265EF7" w:rsidRPr="00B25281" w:rsidRDefault="00265EF7" w:rsidP="00CA0ED6">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Bahasa </w:t>
      </w:r>
      <w:r w:rsidRPr="00B25281">
        <w:rPr>
          <w:rFonts w:ascii="Times New Roman" w:eastAsia="Times New Roman" w:hAnsi="Times New Roman" w:cs="Times New Roman"/>
          <w:i/>
          <w:iCs/>
          <w:color w:val="000000" w:themeColor="text1"/>
          <w:sz w:val="24"/>
          <w:szCs w:val="24"/>
          <w:lang w:val="en-US"/>
        </w:rPr>
        <w:t>Visual Studio</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cukup</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sederhana</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kata-kata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Inggris</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umum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digunakan</w:t>
      </w:r>
      <w:proofErr w:type="spellEnd"/>
      <w:r w:rsidRPr="00B25281">
        <w:rPr>
          <w:rFonts w:ascii="Times New Roman" w:eastAsia="Times New Roman" w:hAnsi="Times New Roman" w:cs="Times New Roman"/>
          <w:color w:val="000000" w:themeColor="text1"/>
          <w:sz w:val="24"/>
          <w:szCs w:val="24"/>
          <w:lang w:val="en-US"/>
        </w:rPr>
        <w:t xml:space="preserve">. Kita </w:t>
      </w:r>
      <w:proofErr w:type="spellStart"/>
      <w:r w:rsidRPr="00B25281">
        <w:rPr>
          <w:rFonts w:ascii="Times New Roman" w:eastAsia="Times New Roman" w:hAnsi="Times New Roman" w:cs="Times New Roman"/>
          <w:color w:val="000000" w:themeColor="text1"/>
          <w:sz w:val="24"/>
          <w:szCs w:val="24"/>
          <w:lang w:val="en-US"/>
        </w:rPr>
        <w:t>tidak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perlu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lagi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menghafalkan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sintaks-sintaks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maupun</w:t>
      </w:r>
      <w:proofErr w:type="spellEnd"/>
      <w:r w:rsidRPr="00B25281">
        <w:rPr>
          <w:rFonts w:ascii="Times New Roman" w:eastAsia="Times New Roman" w:hAnsi="Times New Roman" w:cs="Times New Roman"/>
          <w:color w:val="000000" w:themeColor="text1"/>
          <w:sz w:val="24"/>
          <w:szCs w:val="24"/>
          <w:lang w:val="en-US"/>
        </w:rPr>
        <w:t xml:space="preserve"> format-format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bermacam-macam</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Basic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semuanya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disediakan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pilihan-pilihan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tinggal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diambil</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sesuai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kebutuhan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Selain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sarana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pengembangannya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bersifat</w:t>
      </w:r>
      <w:proofErr w:type="spellEnd"/>
      <w:r w:rsidRPr="00B25281">
        <w:rPr>
          <w:rFonts w:ascii="Times New Roman" w:eastAsia="Times New Roman" w:hAnsi="Times New Roman" w:cs="Times New Roman"/>
          <w:color w:val="000000" w:themeColor="text1"/>
          <w:sz w:val="24"/>
          <w:szCs w:val="24"/>
          <w:lang w:val="en-US"/>
        </w:rPr>
        <w:t xml:space="preserve"> visual </w:t>
      </w:r>
      <w:proofErr w:type="spellStart"/>
      <w:r w:rsidRPr="00B25281">
        <w:rPr>
          <w:rFonts w:ascii="Times New Roman" w:eastAsia="Times New Roman" w:hAnsi="Times New Roman" w:cs="Times New Roman"/>
          <w:color w:val="000000" w:themeColor="text1"/>
          <w:sz w:val="24"/>
          <w:szCs w:val="24"/>
          <w:lang w:val="en-US"/>
        </w:rPr>
        <w:t>memudahkan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kita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mengembangkan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berbasiskan</w:t>
      </w:r>
      <w:proofErr w:type="spellEnd"/>
      <w:r w:rsidRPr="00B25281">
        <w:rPr>
          <w:rFonts w:ascii="Times New Roman" w:eastAsia="Times New Roman" w:hAnsi="Times New Roman" w:cs="Times New Roman"/>
          <w:color w:val="000000" w:themeColor="text1"/>
          <w:sz w:val="24"/>
          <w:szCs w:val="24"/>
          <w:lang w:val="en-US"/>
        </w:rPr>
        <w:t xml:space="preserve"> </w:t>
      </w:r>
      <w:r w:rsidR="00CA0ED6" w:rsidRPr="00B25281">
        <w:rPr>
          <w:rFonts w:ascii="Times New Roman" w:eastAsia="Times New Roman" w:hAnsi="Times New Roman" w:cs="Times New Roman"/>
          <w:i/>
          <w:iCs/>
          <w:color w:val="000000" w:themeColor="text1"/>
          <w:sz w:val="24"/>
          <w:szCs w:val="24"/>
          <w:lang w:val="en-US"/>
        </w:rPr>
        <w:t>w</w:t>
      </w:r>
      <w:r w:rsidRPr="00B25281">
        <w:rPr>
          <w:rFonts w:ascii="Times New Roman" w:eastAsia="Times New Roman" w:hAnsi="Times New Roman" w:cs="Times New Roman"/>
          <w:i/>
          <w:iCs/>
          <w:color w:val="000000" w:themeColor="text1"/>
          <w:sz w:val="24"/>
          <w:szCs w:val="24"/>
          <w:lang w:val="en-US"/>
        </w:rPr>
        <w:t>indows</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bersifat</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mous</w:t>
      </w:r>
      <w:r w:rsidRPr="00B25281">
        <w:rPr>
          <w:rFonts w:ascii="Times New Roman" w:eastAsia="Times New Roman" w:hAnsi="Times New Roman" w:cs="Times New Roman"/>
          <w:color w:val="000000" w:themeColor="text1"/>
          <w:sz w:val="24"/>
          <w:szCs w:val="24"/>
          <w:lang w:val="en-US"/>
        </w:rPr>
        <w:t>e-driven (</w:t>
      </w:r>
      <w:proofErr w:type="spellStart"/>
      <w:r w:rsidRPr="00B25281">
        <w:rPr>
          <w:rFonts w:ascii="Times New Roman" w:eastAsia="Times New Roman" w:hAnsi="Times New Roman" w:cs="Times New Roman"/>
          <w:color w:val="000000" w:themeColor="text1"/>
          <w:sz w:val="24"/>
          <w:szCs w:val="24"/>
          <w:lang w:val="en-US"/>
        </w:rPr>
        <w:t>digerakkan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mouse</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berdaya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guna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tinggi</w:t>
      </w:r>
      <w:proofErr w:type="spellEnd"/>
      <w:r w:rsidRPr="00B25281">
        <w:rPr>
          <w:rFonts w:ascii="Times New Roman" w:eastAsia="Times New Roman" w:hAnsi="Times New Roman" w:cs="Times New Roman"/>
          <w:color w:val="000000" w:themeColor="text1"/>
          <w:sz w:val="24"/>
          <w:szCs w:val="24"/>
          <w:lang w:val="en-US"/>
        </w:rPr>
        <w:t>.</w:t>
      </w:r>
    </w:p>
    <w:p w14:paraId="2EF55C23" w14:textId="03EF90FA" w:rsidR="00265EF7" w:rsidRPr="00B25281" w:rsidRDefault="00265EF7" w:rsidP="00CA0ED6">
      <w:pPr>
        <w:shd w:val="clear" w:color="auto" w:fill="FFFFFF"/>
        <w:spacing w:before="160" w:after="0" w:line="360" w:lineRule="auto"/>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b/>
          <w:bCs/>
          <w:color w:val="000000" w:themeColor="text1"/>
          <w:sz w:val="24"/>
          <w:szCs w:val="24"/>
          <w:lang w:val="en-US"/>
        </w:rPr>
        <w:t xml:space="preserve">Sejarah </w:t>
      </w:r>
      <w:proofErr w:type="spellStart"/>
      <w:r w:rsidRPr="00B25281">
        <w:rPr>
          <w:rFonts w:ascii="Times New Roman" w:eastAsia="Times New Roman" w:hAnsi="Times New Roman" w:cs="Times New Roman"/>
          <w:b/>
          <w:bCs/>
          <w:color w:val="000000" w:themeColor="text1"/>
          <w:sz w:val="24"/>
          <w:szCs w:val="24"/>
          <w:lang w:val="en-US"/>
        </w:rPr>
        <w:t>Singkat</w:t>
      </w:r>
      <w:proofErr w:type="spellEnd"/>
      <w:r w:rsidRPr="00B25281">
        <w:rPr>
          <w:rFonts w:ascii="Times New Roman" w:eastAsia="Times New Roman" w:hAnsi="Times New Roman" w:cs="Times New Roman"/>
          <w:b/>
          <w:bCs/>
          <w:color w:val="000000" w:themeColor="text1"/>
          <w:sz w:val="24"/>
          <w:szCs w:val="24"/>
          <w:lang w:val="en-US"/>
        </w:rPr>
        <w:t xml:space="preserve"> Visual Studio 2010</w:t>
      </w:r>
      <w:r w:rsidRPr="00B25281">
        <w:rPr>
          <w:rFonts w:ascii="Times New Roman" w:eastAsia="Times New Roman" w:hAnsi="Times New Roman" w:cs="Times New Roman"/>
          <w:color w:val="000000" w:themeColor="text1"/>
          <w:sz w:val="24"/>
          <w:szCs w:val="24"/>
          <w:lang w:val="en-US"/>
        </w:rPr>
        <w:t xml:space="preserve"> </w:t>
      </w:r>
    </w:p>
    <w:p w14:paraId="216FC358" w14:textId="4B73A7B3" w:rsidR="00265EF7" w:rsidRPr="00B25281" w:rsidRDefault="00265EF7" w:rsidP="00CA0ED6">
      <w:pPr>
        <w:shd w:val="clear" w:color="auto" w:fill="FFFFFF"/>
        <w:spacing w:before="160" w:after="0"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Berikut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point </w:t>
      </w:r>
      <w:proofErr w:type="spellStart"/>
      <w:r w:rsidRPr="00B25281">
        <w:rPr>
          <w:rFonts w:ascii="Times New Roman" w:eastAsia="Times New Roman" w:hAnsi="Times New Roman" w:cs="Times New Roman"/>
          <w:color w:val="000000" w:themeColor="text1"/>
          <w:sz w:val="24"/>
          <w:szCs w:val="24"/>
          <w:lang w:val="en-US"/>
        </w:rPr>
        <w:t>penting</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sejarah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perkembangannya</w:t>
      </w:r>
      <w:proofErr w:type="spellEnd"/>
      <w:r w:rsidRPr="00B25281">
        <w:rPr>
          <w:rFonts w:ascii="Times New Roman" w:eastAsia="Times New Roman" w:hAnsi="Times New Roman" w:cs="Times New Roman"/>
          <w:color w:val="000000" w:themeColor="text1"/>
          <w:sz w:val="24"/>
          <w:szCs w:val="24"/>
          <w:lang w:val="en-US"/>
        </w:rPr>
        <w:t xml:space="preserve"> :</w:t>
      </w:r>
      <w:proofErr w:type="gramEnd"/>
    </w:p>
    <w:p w14:paraId="57A5C83B"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Pertama</w:t>
      </w:r>
      <w:proofErr w:type="spellEnd"/>
      <w:r w:rsidRPr="00B25281">
        <w:rPr>
          <w:rFonts w:ascii="Times New Roman" w:eastAsia="Times New Roman" w:hAnsi="Times New Roman" w:cs="Times New Roman"/>
          <w:color w:val="000000" w:themeColor="text1"/>
          <w:sz w:val="24"/>
          <w:szCs w:val="24"/>
          <w:lang w:val="en-US"/>
        </w:rPr>
        <w:t xml:space="preserve"> kali di </w:t>
      </w:r>
      <w:r w:rsidRPr="00B25281">
        <w:rPr>
          <w:rFonts w:ascii="Times New Roman" w:eastAsia="Times New Roman" w:hAnsi="Times New Roman" w:cs="Times New Roman"/>
          <w:i/>
          <w:iCs/>
          <w:color w:val="000000" w:themeColor="text1"/>
          <w:sz w:val="24"/>
          <w:szCs w:val="24"/>
          <w:lang w:val="en-US"/>
        </w:rPr>
        <w:t>release</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nama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w:t>
      </w:r>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Basic</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dikeluarkan</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1991, </w:t>
      </w:r>
      <w:proofErr w:type="spellStart"/>
      <w:r w:rsidRPr="00B25281">
        <w:rPr>
          <w:rFonts w:ascii="Times New Roman" w:eastAsia="Times New Roman" w:hAnsi="Times New Roman" w:cs="Times New Roman"/>
          <w:color w:val="000000" w:themeColor="text1"/>
          <w:sz w:val="24"/>
          <w:szCs w:val="24"/>
          <w:lang w:val="en-US"/>
        </w:rPr>
        <w:t>yaitu</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w:t>
      </w:r>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Basic</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masih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berbasis</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DOS</w:t>
      </w:r>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Windows</w:t>
      </w:r>
    </w:p>
    <w:p w14:paraId="0DFF614B"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lastRenderedPageBreak/>
        <w:t>Visual Basic 3.0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dirilis</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1993</w:t>
      </w:r>
    </w:p>
    <w:p w14:paraId="19443644"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Basic 4.0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dirilis</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1994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dukungan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32 bit</w:t>
      </w:r>
    </w:p>
    <w:p w14:paraId="68E29522"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basic 6.0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dirilis</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akhir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1998</w:t>
      </w:r>
    </w:p>
    <w:p w14:paraId="57802FAA"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basic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selanjutnya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yaitu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versi</w:t>
      </w:r>
      <w:proofErr w:type="spellEnd"/>
      <w:r w:rsidRPr="00B25281">
        <w:rPr>
          <w:rFonts w:ascii="Times New Roman" w:eastAsia="Times New Roman" w:hAnsi="Times New Roman" w:cs="Times New Roman"/>
          <w:color w:val="000000" w:themeColor="text1"/>
          <w:sz w:val="24"/>
          <w:szCs w:val="24"/>
          <w:lang w:val="en-US"/>
        </w:rPr>
        <w:t xml:space="preserve"> .Net yang </w:t>
      </w:r>
      <w:proofErr w:type="spellStart"/>
      <w:r w:rsidRPr="00B25281">
        <w:rPr>
          <w:rFonts w:ascii="Times New Roman" w:eastAsia="Times New Roman" w:hAnsi="Times New Roman" w:cs="Times New Roman"/>
          <w:color w:val="000000" w:themeColor="text1"/>
          <w:sz w:val="24"/>
          <w:szCs w:val="24"/>
          <w:lang w:val="en-US"/>
        </w:rPr>
        <w:t>dirilis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awal</w:t>
      </w:r>
      <w:proofErr w:type="spellEnd"/>
      <w:r w:rsidRPr="00B25281">
        <w:rPr>
          <w:rFonts w:ascii="Times New Roman" w:eastAsia="Times New Roman" w:hAnsi="Times New Roman" w:cs="Times New Roman"/>
          <w:color w:val="000000" w:themeColor="text1"/>
          <w:sz w:val="24"/>
          <w:szCs w:val="24"/>
          <w:lang w:val="en-US"/>
        </w:rPr>
        <w:t xml:space="preserve"> 2002</w:t>
      </w:r>
    </w:p>
    <w:p w14:paraId="6BB15F54" w14:textId="054FFB56"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2003 </w:t>
      </w:r>
      <w:r w:rsidRPr="00B25281">
        <w:rPr>
          <w:rFonts w:ascii="Times New Roman" w:eastAsia="Times New Roman" w:hAnsi="Times New Roman" w:cs="Times New Roman"/>
          <w:i/>
          <w:iCs/>
          <w:color w:val="000000" w:themeColor="text1"/>
          <w:sz w:val="24"/>
          <w:szCs w:val="24"/>
          <w:lang w:val="en-US"/>
        </w:rPr>
        <w:t>Visual Studio 2003</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dirilis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memperbaiki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kinerja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r w:rsidR="00CA0ED6" w:rsidRPr="00B25281">
        <w:rPr>
          <w:rFonts w:ascii="Times New Roman" w:eastAsia="Times New Roman" w:hAnsi="Times New Roman" w:cs="Times New Roman"/>
          <w:i/>
          <w:iCs/>
          <w:color w:val="000000" w:themeColor="text1"/>
          <w:sz w:val="24"/>
          <w:szCs w:val="24"/>
          <w:lang w:val="en-US"/>
        </w:rPr>
        <w:t>V</w:t>
      </w:r>
      <w:r w:rsidRPr="00B25281">
        <w:rPr>
          <w:rFonts w:ascii="Times New Roman" w:eastAsia="Times New Roman" w:hAnsi="Times New Roman" w:cs="Times New Roman"/>
          <w:i/>
          <w:iCs/>
          <w:color w:val="000000" w:themeColor="text1"/>
          <w:sz w:val="24"/>
          <w:szCs w:val="24"/>
          <w:lang w:val="en-US"/>
        </w:rPr>
        <w:t>isual Studio 2002</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meluncurkan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NET Framework</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versi</w:t>
      </w:r>
      <w:proofErr w:type="spellEnd"/>
      <w:r w:rsidRPr="00B25281">
        <w:rPr>
          <w:rFonts w:ascii="Times New Roman" w:eastAsia="Times New Roman" w:hAnsi="Times New Roman" w:cs="Times New Roman"/>
          <w:color w:val="000000" w:themeColor="text1"/>
          <w:sz w:val="24"/>
          <w:szCs w:val="24"/>
          <w:lang w:val="en-US"/>
        </w:rPr>
        <w:t xml:space="preserve"> 1.1.</w:t>
      </w:r>
    </w:p>
    <w:p w14:paraId="0EA2F9CD"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i/>
          <w:iCs/>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2005 </w:t>
      </w:r>
      <w:r w:rsidRPr="00B25281">
        <w:rPr>
          <w:rFonts w:ascii="Times New Roman" w:eastAsia="Times New Roman" w:hAnsi="Times New Roman" w:cs="Times New Roman"/>
          <w:i/>
          <w:iCs/>
          <w:color w:val="000000" w:themeColor="text1"/>
          <w:sz w:val="24"/>
          <w:szCs w:val="24"/>
          <w:lang w:val="en-US"/>
        </w:rPr>
        <w:t>Microsoft</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mengeluarkan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Basic</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Versi</w:t>
      </w:r>
      <w:proofErr w:type="spellEnd"/>
      <w:r w:rsidRPr="00B25281">
        <w:rPr>
          <w:rFonts w:ascii="Times New Roman" w:eastAsia="Times New Roman" w:hAnsi="Times New Roman" w:cs="Times New Roman"/>
          <w:color w:val="000000" w:themeColor="text1"/>
          <w:sz w:val="24"/>
          <w:szCs w:val="24"/>
          <w:lang w:val="en-US"/>
        </w:rPr>
        <w:t xml:space="preserve"> 8.0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biasa</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sebut</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Microsoft Visual Studio 2005.</w:t>
      </w:r>
    </w:p>
    <w:p w14:paraId="1D55F0B0"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color w:val="000000" w:themeColor="text1"/>
          <w:sz w:val="24"/>
          <w:szCs w:val="24"/>
          <w:lang w:val="en-US"/>
        </w:rPr>
        <w:t xml:space="preserve">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2008 </w:t>
      </w:r>
      <w:r w:rsidRPr="00B25281">
        <w:rPr>
          <w:rFonts w:ascii="Times New Roman" w:eastAsia="Times New Roman" w:hAnsi="Times New Roman" w:cs="Times New Roman"/>
          <w:i/>
          <w:iCs/>
          <w:color w:val="000000" w:themeColor="text1"/>
          <w:sz w:val="24"/>
          <w:szCs w:val="24"/>
          <w:lang w:val="en-US"/>
        </w:rPr>
        <w:t>Microsoft</w:t>
      </w:r>
      <w:r w:rsidRPr="00B25281">
        <w:rPr>
          <w:rFonts w:ascii="Times New Roman" w:eastAsia="Times New Roman" w:hAnsi="Times New Roman" w:cs="Times New Roman"/>
          <w:color w:val="000000" w:themeColor="text1"/>
          <w:sz w:val="24"/>
          <w:szCs w:val="24"/>
          <w:lang w:val="en-US"/>
        </w:rPr>
        <w:t xml:space="preserve"> juga </w:t>
      </w:r>
      <w:proofErr w:type="spellStart"/>
      <w:r w:rsidRPr="00B25281">
        <w:rPr>
          <w:rFonts w:ascii="Times New Roman" w:eastAsia="Times New Roman" w:hAnsi="Times New Roman" w:cs="Times New Roman"/>
          <w:color w:val="000000" w:themeColor="text1"/>
          <w:sz w:val="24"/>
          <w:szCs w:val="24"/>
          <w:lang w:val="en-US"/>
        </w:rPr>
        <w:t>mengeluarkan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versi</w:t>
      </w:r>
      <w:proofErr w:type="spellEnd"/>
      <w:r w:rsidRPr="00B25281">
        <w:rPr>
          <w:rFonts w:ascii="Times New Roman" w:eastAsia="Times New Roman" w:hAnsi="Times New Roman" w:cs="Times New Roman"/>
          <w:color w:val="000000" w:themeColor="text1"/>
          <w:sz w:val="24"/>
          <w:szCs w:val="24"/>
          <w:lang w:val="en-US"/>
        </w:rPr>
        <w:t xml:space="preserve"> 9.0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biasa</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sebut</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Microsoft Visual Studio 2008</w:t>
      </w:r>
      <w:r w:rsidRPr="00B25281">
        <w:rPr>
          <w:rFonts w:ascii="Times New Roman" w:eastAsia="Times New Roman" w:hAnsi="Times New Roman" w:cs="Times New Roman"/>
          <w:color w:val="000000" w:themeColor="text1"/>
          <w:sz w:val="24"/>
          <w:szCs w:val="24"/>
          <w:lang w:val="en-US"/>
        </w:rPr>
        <w:t>.</w:t>
      </w:r>
    </w:p>
    <w:p w14:paraId="04FF40CB" w14:textId="77777777" w:rsidR="00265EF7" w:rsidRPr="00B25281" w:rsidRDefault="00265EF7" w:rsidP="006D31C4">
      <w:pPr>
        <w:numPr>
          <w:ilvl w:val="0"/>
          <w:numId w:val="18"/>
        </w:numPr>
        <w:shd w:val="clear" w:color="auto" w:fill="FFFFFF"/>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Hingga</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tahun</w:t>
      </w:r>
      <w:proofErr w:type="spellEnd"/>
      <w:r w:rsidRPr="00B25281">
        <w:rPr>
          <w:rFonts w:ascii="Times New Roman" w:eastAsia="Times New Roman" w:hAnsi="Times New Roman" w:cs="Times New Roman"/>
          <w:color w:val="000000" w:themeColor="text1"/>
          <w:sz w:val="24"/>
          <w:szCs w:val="24"/>
          <w:lang w:val="en-US"/>
        </w:rPr>
        <w:t xml:space="preserve"> 2010 </w:t>
      </w:r>
      <w:r w:rsidRPr="00B25281">
        <w:rPr>
          <w:rFonts w:ascii="Times New Roman" w:eastAsia="Times New Roman" w:hAnsi="Times New Roman" w:cs="Times New Roman"/>
          <w:i/>
          <w:iCs/>
          <w:color w:val="000000" w:themeColor="text1"/>
          <w:sz w:val="24"/>
          <w:szCs w:val="24"/>
          <w:lang w:val="en-US"/>
        </w:rPr>
        <w:t>Visual Studio</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sudah</w:t>
      </w:r>
      <w:proofErr w:type="spellEnd"/>
      <w:r w:rsidRPr="00B25281">
        <w:rPr>
          <w:rFonts w:ascii="Times New Roman" w:eastAsia="Times New Roman" w:hAnsi="Times New Roman" w:cs="Times New Roman"/>
          <w:color w:val="000000" w:themeColor="text1"/>
          <w:sz w:val="24"/>
          <w:szCs w:val="24"/>
          <w:lang w:val="en-US"/>
        </w:rPr>
        <w:t xml:space="preserve"> pada </w:t>
      </w:r>
      <w:proofErr w:type="spellStart"/>
      <w:r w:rsidRPr="00B25281">
        <w:rPr>
          <w:rFonts w:ascii="Times New Roman" w:eastAsia="Times New Roman" w:hAnsi="Times New Roman" w:cs="Times New Roman"/>
          <w:color w:val="000000" w:themeColor="text1"/>
          <w:sz w:val="24"/>
          <w:szCs w:val="24"/>
          <w:lang w:val="en-US"/>
        </w:rPr>
        <w:t>versi</w:t>
      </w:r>
      <w:proofErr w:type="spellEnd"/>
      <w:r w:rsidRPr="00B25281">
        <w:rPr>
          <w:rFonts w:ascii="Times New Roman" w:eastAsia="Times New Roman" w:hAnsi="Times New Roman" w:cs="Times New Roman"/>
          <w:color w:val="000000" w:themeColor="text1"/>
          <w:sz w:val="24"/>
          <w:szCs w:val="24"/>
          <w:lang w:val="en-US"/>
        </w:rPr>
        <w:t xml:space="preserve"> 10.0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biasa</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sebut</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Microsoft Visual Studio 2010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dimana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didalamnya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sudah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ditambahkan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pemprograman</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baru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yaitu</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F#</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merupakan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penyempurnaan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versi-versi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sebelumnya</w:t>
      </w:r>
      <w:proofErr w:type="spellEnd"/>
      <w:r w:rsidRPr="00B25281">
        <w:rPr>
          <w:rFonts w:ascii="Times New Roman" w:eastAsia="Times New Roman" w:hAnsi="Times New Roman" w:cs="Times New Roman"/>
          <w:color w:val="000000" w:themeColor="text1"/>
          <w:sz w:val="24"/>
          <w:szCs w:val="24"/>
          <w:lang w:val="en-US"/>
        </w:rPr>
        <w:t>.</w:t>
      </w:r>
    </w:p>
    <w:p w14:paraId="2728499A" w14:textId="77777777" w:rsidR="00265EF7" w:rsidRPr="00B25281" w:rsidRDefault="00265EF7" w:rsidP="00CA0ED6">
      <w:pPr>
        <w:shd w:val="clear" w:color="auto" w:fill="FFFFFF"/>
        <w:spacing w:before="160" w:after="0" w:line="360" w:lineRule="auto"/>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b/>
          <w:bCs/>
          <w:color w:val="000000" w:themeColor="text1"/>
          <w:sz w:val="24"/>
          <w:szCs w:val="24"/>
          <w:lang w:val="en-US"/>
        </w:rPr>
        <w:t>Keistemewaan</w:t>
      </w:r>
      <w:proofErr w:type="spellEnd"/>
      <w:r w:rsidRPr="00B25281">
        <w:rPr>
          <w:rFonts w:ascii="Times New Roman" w:eastAsia="Times New Roman" w:hAnsi="Times New Roman" w:cs="Times New Roman"/>
          <w:b/>
          <w:bCs/>
          <w:color w:val="000000" w:themeColor="text1"/>
          <w:sz w:val="24"/>
          <w:szCs w:val="24"/>
          <w:lang w:val="en-US"/>
        </w:rPr>
        <w:t xml:space="preserve"> </w:t>
      </w:r>
      <w:r w:rsidRPr="00B25281">
        <w:rPr>
          <w:rFonts w:ascii="Times New Roman" w:eastAsia="Times New Roman" w:hAnsi="Times New Roman" w:cs="Times New Roman"/>
          <w:b/>
          <w:bCs/>
          <w:i/>
          <w:iCs/>
          <w:color w:val="000000" w:themeColor="text1"/>
          <w:sz w:val="24"/>
          <w:szCs w:val="24"/>
          <w:lang w:val="en-US"/>
        </w:rPr>
        <w:t>Visual Studio 2010</w:t>
      </w:r>
    </w:p>
    <w:p w14:paraId="4F656FB5" w14:textId="7E3089ED" w:rsidR="00265EF7" w:rsidRPr="00B25281" w:rsidRDefault="00265EF7" w:rsidP="00CA0ED6">
      <w:pPr>
        <w:shd w:val="clear" w:color="auto" w:fill="FFFFFF"/>
        <w:spacing w:before="160" w:after="0" w:line="360" w:lineRule="auto"/>
        <w:ind w:firstLine="72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keistimewaan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Studio 2010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ini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diantaranya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proofErr w:type="gramStart"/>
      <w:r w:rsidRPr="00B25281">
        <w:rPr>
          <w:rFonts w:ascii="Times New Roman" w:eastAsia="Times New Roman" w:hAnsi="Times New Roman" w:cs="Times New Roman"/>
          <w:color w:val="000000" w:themeColor="text1"/>
          <w:sz w:val="24"/>
          <w:szCs w:val="24"/>
          <w:lang w:val="en-US"/>
        </w:rPr>
        <w:t>seperti</w:t>
      </w:r>
      <w:proofErr w:type="spellEnd"/>
      <w:r w:rsidRPr="00B25281">
        <w:rPr>
          <w:rFonts w:ascii="Times New Roman" w:eastAsia="Times New Roman" w:hAnsi="Times New Roman" w:cs="Times New Roman"/>
          <w:color w:val="000000" w:themeColor="text1"/>
          <w:sz w:val="24"/>
          <w:szCs w:val="24"/>
          <w:lang w:val="en-US"/>
        </w:rPr>
        <w:t xml:space="preserve"> :</w:t>
      </w:r>
      <w:proofErr w:type="gramEnd"/>
    </w:p>
    <w:p w14:paraId="017B42EE" w14:textId="01BF7A4B" w:rsidR="00265EF7" w:rsidRPr="00B25281" w:rsidRDefault="00265EF7" w:rsidP="006D31C4">
      <w:pPr>
        <w:pStyle w:val="ListParagraph"/>
        <w:numPr>
          <w:ilvl w:val="0"/>
          <w:numId w:val="19"/>
        </w:numPr>
        <w:shd w:val="clear" w:color="auto" w:fill="FFFFFF"/>
        <w:tabs>
          <w:tab w:val="clear" w:pos="720"/>
        </w:tabs>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Menggunakan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platform</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pembuatan</w:t>
      </w:r>
      <w:proofErr w:type="spellEnd"/>
      <w:r w:rsidRPr="00B25281">
        <w:rPr>
          <w:rFonts w:ascii="Times New Roman" w:eastAsia="Times New Roman" w:hAnsi="Times New Roman" w:cs="Times New Roman"/>
          <w:color w:val="000000" w:themeColor="text1"/>
          <w:sz w:val="24"/>
          <w:szCs w:val="24"/>
          <w:lang w:val="en-US"/>
        </w:rPr>
        <w:t xml:space="preserve"> program yang </w:t>
      </w:r>
      <w:proofErr w:type="spellStart"/>
      <w:r w:rsidRPr="00B25281">
        <w:rPr>
          <w:rFonts w:ascii="Times New Roman" w:eastAsia="Times New Roman" w:hAnsi="Times New Roman" w:cs="Times New Roman"/>
          <w:color w:val="000000" w:themeColor="text1"/>
          <w:sz w:val="24"/>
          <w:szCs w:val="24"/>
          <w:lang w:val="en-US"/>
        </w:rPr>
        <w:t>dinamakan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developer studio</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tampilan</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lastRenderedPageBreak/>
        <w:t>sarana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sama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Visual C++</w:t>
      </w:r>
      <w:r w:rsidRPr="00B25281">
        <w:rPr>
          <w:rFonts w:ascii="Times New Roman" w:eastAsia="Times New Roman" w:hAnsi="Times New Roman" w:cs="Times New Roman"/>
          <w:color w:val="000000" w:themeColor="text1"/>
          <w:sz w:val="24"/>
          <w:szCs w:val="24"/>
          <w:lang w:val="en-US"/>
        </w:rPr>
        <w:t xml:space="preserve"> dan </w:t>
      </w:r>
      <w:r w:rsidRPr="00B25281">
        <w:rPr>
          <w:rFonts w:ascii="Times New Roman" w:eastAsia="Times New Roman" w:hAnsi="Times New Roman" w:cs="Times New Roman"/>
          <w:i/>
          <w:iCs/>
          <w:color w:val="000000" w:themeColor="text1"/>
          <w:sz w:val="24"/>
          <w:szCs w:val="24"/>
          <w:lang w:val="en-US"/>
        </w:rPr>
        <w:t xml:space="preserve">Visual J++.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begitu</w:t>
      </w:r>
      <w:proofErr w:type="spellEnd"/>
      <w:r w:rsidRPr="00B25281">
        <w:rPr>
          <w:rFonts w:ascii="Times New Roman" w:eastAsia="Times New Roman" w:hAnsi="Times New Roman" w:cs="Times New Roman"/>
          <w:color w:val="000000" w:themeColor="text1"/>
          <w:sz w:val="24"/>
          <w:szCs w:val="24"/>
          <w:lang w:val="en-US"/>
        </w:rPr>
        <w:t xml:space="preserve"> Anda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bermigrasi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atau</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belajar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bahasa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pemrograman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lainnya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mudah</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cepat</w:t>
      </w:r>
      <w:proofErr w:type="spellEnd"/>
      <w:r w:rsidRPr="00B25281">
        <w:rPr>
          <w:rFonts w:ascii="Times New Roman" w:eastAsia="Times New Roman" w:hAnsi="Times New Roman" w:cs="Times New Roman"/>
          <w:color w:val="000000" w:themeColor="text1"/>
          <w:sz w:val="24"/>
          <w:szCs w:val="24"/>
          <w:lang w:val="en-US"/>
        </w:rPr>
        <w:t>.</w:t>
      </w:r>
    </w:p>
    <w:p w14:paraId="70C36592" w14:textId="77777777" w:rsidR="00265EF7" w:rsidRPr="00B25281" w:rsidRDefault="00265EF7" w:rsidP="006D31C4">
      <w:pPr>
        <w:numPr>
          <w:ilvl w:val="0"/>
          <w:numId w:val="19"/>
        </w:numPr>
        <w:shd w:val="clear" w:color="auto" w:fill="FFFFFF"/>
        <w:tabs>
          <w:tab w:val="clear" w:pos="720"/>
        </w:tabs>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compiler</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handal</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dapat</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menghasilkan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file executable </w:t>
      </w:r>
      <w:r w:rsidRPr="00B25281">
        <w:rPr>
          <w:rFonts w:ascii="Times New Roman" w:eastAsia="Times New Roman" w:hAnsi="Times New Roman" w:cs="Times New Roman"/>
          <w:color w:val="000000" w:themeColor="text1"/>
          <w:sz w:val="24"/>
          <w:szCs w:val="24"/>
          <w:lang w:val="en-US"/>
        </w:rPr>
        <w:t xml:space="preserve">yang </w:t>
      </w:r>
      <w:proofErr w:type="spellStart"/>
      <w:r w:rsidRPr="00B25281">
        <w:rPr>
          <w:rFonts w:ascii="Times New Roman" w:eastAsia="Times New Roman" w:hAnsi="Times New Roman" w:cs="Times New Roman"/>
          <w:color w:val="000000" w:themeColor="text1"/>
          <w:sz w:val="24"/>
          <w:szCs w:val="24"/>
          <w:lang w:val="en-US"/>
        </w:rPr>
        <w:t>lebih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cepat</w:t>
      </w:r>
      <w:proofErr w:type="spellEnd"/>
      <w:r w:rsidRPr="00B25281">
        <w:rPr>
          <w:rFonts w:ascii="Times New Roman" w:eastAsia="Times New Roman" w:hAnsi="Times New Roman" w:cs="Times New Roman"/>
          <w:color w:val="000000" w:themeColor="text1"/>
          <w:sz w:val="24"/>
          <w:szCs w:val="24"/>
          <w:lang w:val="en-US"/>
        </w:rPr>
        <w:t xml:space="preserve"> dan </w:t>
      </w:r>
      <w:proofErr w:type="spellStart"/>
      <w:r w:rsidRPr="00B25281">
        <w:rPr>
          <w:rFonts w:ascii="Times New Roman" w:eastAsia="Times New Roman" w:hAnsi="Times New Roman" w:cs="Times New Roman"/>
          <w:color w:val="000000" w:themeColor="text1"/>
          <w:sz w:val="24"/>
          <w:szCs w:val="24"/>
          <w:lang w:val="en-US"/>
        </w:rPr>
        <w:t>lebih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efisien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dari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sebelumnya</w:t>
      </w:r>
      <w:proofErr w:type="spellEnd"/>
      <w:r w:rsidRPr="00B25281">
        <w:rPr>
          <w:rFonts w:ascii="Times New Roman" w:eastAsia="Times New Roman" w:hAnsi="Times New Roman" w:cs="Times New Roman"/>
          <w:color w:val="000000" w:themeColor="text1"/>
          <w:sz w:val="24"/>
          <w:szCs w:val="24"/>
          <w:lang w:val="en-US"/>
        </w:rPr>
        <w:t>.</w:t>
      </w:r>
    </w:p>
    <w:p w14:paraId="131C8C54" w14:textId="77777777" w:rsidR="00265EF7" w:rsidRPr="00B25281" w:rsidRDefault="00265EF7" w:rsidP="006D31C4">
      <w:pPr>
        <w:numPr>
          <w:ilvl w:val="0"/>
          <w:numId w:val="19"/>
        </w:numPr>
        <w:shd w:val="clear" w:color="auto" w:fill="FFFFFF"/>
        <w:tabs>
          <w:tab w:val="clear" w:pos="720"/>
        </w:tabs>
        <w:spacing w:before="120" w:after="0" w:line="360" w:lineRule="auto"/>
        <w:ind w:left="1080"/>
        <w:jc w:val="both"/>
        <w:rPr>
          <w:rFonts w:ascii="Times New Roman" w:eastAsia="Times New Roman" w:hAnsi="Times New Roman" w:cs="Times New Roman"/>
          <w:color w:val="000000" w:themeColor="text1"/>
          <w:sz w:val="24"/>
          <w:szCs w:val="24"/>
          <w:lang w:val="en-US"/>
        </w:rPr>
      </w:pPr>
      <w:proofErr w:type="spellStart"/>
      <w:r w:rsidRPr="00B25281">
        <w:rPr>
          <w:rFonts w:ascii="Times New Roman" w:eastAsia="Times New Roman" w:hAnsi="Times New Roman" w:cs="Times New Roman"/>
          <w:color w:val="000000" w:themeColor="text1"/>
          <w:sz w:val="24"/>
          <w:szCs w:val="24"/>
          <w:lang w:val="en-US"/>
        </w:rPr>
        <w:t>Memiliki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tambahan</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wizard</w:t>
      </w:r>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baru</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Wizard</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adalah</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sarana</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mempermudah</w:t>
      </w:r>
      <w:proofErr w:type="spellEnd"/>
      <w:r w:rsidRPr="00B25281">
        <w:rPr>
          <w:rFonts w:ascii="Times New Roman" w:eastAsia="Times New Roman" w:hAnsi="Times New Roman" w:cs="Times New Roman"/>
          <w:color w:val="000000" w:themeColor="text1"/>
          <w:sz w:val="24"/>
          <w:szCs w:val="24"/>
          <w:lang w:val="en-US"/>
        </w:rPr>
        <w:t xml:space="preserve"> di </w:t>
      </w:r>
      <w:proofErr w:type="spellStart"/>
      <w:r w:rsidRPr="00B25281">
        <w:rPr>
          <w:rFonts w:ascii="Times New Roman" w:eastAsia="Times New Roman" w:hAnsi="Times New Roman" w:cs="Times New Roman"/>
          <w:color w:val="000000" w:themeColor="text1"/>
          <w:sz w:val="24"/>
          <w:szCs w:val="24"/>
          <w:lang w:val="en-US"/>
        </w:rPr>
        <w:t>dalam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pembuatan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dengan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mengotomisasi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tugas-tugas</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tertentu</w:t>
      </w:r>
      <w:proofErr w:type="spellEnd"/>
      <w:r w:rsidRPr="00B25281">
        <w:rPr>
          <w:rFonts w:ascii="Times New Roman" w:eastAsia="Times New Roman" w:hAnsi="Times New Roman" w:cs="Times New Roman"/>
          <w:color w:val="000000" w:themeColor="text1"/>
          <w:sz w:val="24"/>
          <w:szCs w:val="24"/>
          <w:lang w:val="en-US"/>
        </w:rPr>
        <w:t>.</w:t>
      </w:r>
    </w:p>
    <w:p w14:paraId="2F8A55BA" w14:textId="2EF0BB01" w:rsidR="00265EF7" w:rsidRPr="00B25281" w:rsidRDefault="00265EF7" w:rsidP="006D31C4">
      <w:pPr>
        <w:pStyle w:val="ListParagraph"/>
        <w:numPr>
          <w:ilvl w:val="0"/>
          <w:numId w:val="19"/>
        </w:numPr>
        <w:shd w:val="clear" w:color="auto" w:fill="FFFFFF"/>
        <w:tabs>
          <w:tab w:val="clear" w:pos="720"/>
        </w:tabs>
        <w:spacing w:before="120" w:after="0" w:line="360" w:lineRule="auto"/>
        <w:ind w:left="1080"/>
        <w:jc w:val="both"/>
        <w:rPr>
          <w:rFonts w:ascii="Times New Roman" w:eastAsia="Times New Roman" w:hAnsi="Times New Roman" w:cs="Times New Roman"/>
          <w:i/>
          <w:iCs/>
          <w:color w:val="000000" w:themeColor="text1"/>
          <w:sz w:val="24"/>
          <w:szCs w:val="24"/>
          <w:lang w:val="en-US"/>
        </w:rPr>
      </w:pPr>
      <w:r w:rsidRPr="00B25281">
        <w:rPr>
          <w:rFonts w:ascii="Times New Roman" w:eastAsia="Times New Roman" w:hAnsi="Times New Roman" w:cs="Times New Roman"/>
          <w:i/>
          <w:iCs/>
          <w:color w:val="000000" w:themeColor="text1"/>
          <w:sz w:val="24"/>
          <w:szCs w:val="24"/>
          <w:lang w:val="en-US"/>
        </w:rPr>
        <w:t>Visual Studio 2010</w:t>
      </w:r>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mempunyai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beberapa</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fitur</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untuk</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pengembangan</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berbagai</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macam</w:t>
      </w:r>
      <w:proofErr w:type="spellEnd"/>
      <w:r w:rsidRPr="00B25281">
        <w:rPr>
          <w:rFonts w:ascii="Times New Roman" w:eastAsia="Times New Roman" w:hAnsi="Times New Roman" w:cs="Times New Roman"/>
          <w:color w:val="000000" w:themeColor="text1"/>
          <w:sz w:val="24"/>
          <w:szCs w:val="24"/>
          <w:lang w:val="en-US"/>
        </w:rPr>
        <w:t xml:space="preserve"> </w:t>
      </w:r>
      <w:proofErr w:type="spellStart"/>
      <w:r w:rsidRPr="00B25281">
        <w:rPr>
          <w:rFonts w:ascii="Times New Roman" w:eastAsia="Times New Roman" w:hAnsi="Times New Roman" w:cs="Times New Roman"/>
          <w:color w:val="000000" w:themeColor="text1"/>
          <w:sz w:val="24"/>
          <w:szCs w:val="24"/>
          <w:lang w:val="en-US"/>
        </w:rPr>
        <w:t>aplikasi</w:t>
      </w:r>
      <w:proofErr w:type="spellEnd"/>
      <w:r w:rsidRPr="00B25281">
        <w:rPr>
          <w:rFonts w:ascii="Times New Roman" w:eastAsia="Times New Roman" w:hAnsi="Times New Roman" w:cs="Times New Roman"/>
          <w:color w:val="000000" w:themeColor="text1"/>
          <w:sz w:val="24"/>
          <w:szCs w:val="24"/>
          <w:lang w:val="en-US"/>
        </w:rPr>
        <w:t xml:space="preserve"> yang </w:t>
      </w:r>
      <w:proofErr w:type="spellStart"/>
      <w:r w:rsidRPr="00B25281">
        <w:rPr>
          <w:rFonts w:ascii="Times New Roman" w:eastAsia="Times New Roman" w:hAnsi="Times New Roman" w:cs="Times New Roman"/>
          <w:color w:val="000000" w:themeColor="text1"/>
          <w:sz w:val="24"/>
          <w:szCs w:val="24"/>
          <w:lang w:val="en-US"/>
        </w:rPr>
        <w:t>diantaranya</w:t>
      </w:r>
      <w:proofErr w:type="spellEnd"/>
      <w:r w:rsidRPr="00B25281">
        <w:rPr>
          <w:rFonts w:ascii="Times New Roman" w:eastAsia="Times New Roman" w:hAnsi="Times New Roman" w:cs="Times New Roman"/>
          <w:color w:val="000000" w:themeColor="text1"/>
          <w:sz w:val="24"/>
          <w:szCs w:val="24"/>
          <w:lang w:val="en-US"/>
        </w:rPr>
        <w:t xml:space="preserve">; </w:t>
      </w:r>
      <w:r w:rsidRPr="00B25281">
        <w:rPr>
          <w:rFonts w:ascii="Times New Roman" w:eastAsia="Times New Roman" w:hAnsi="Times New Roman" w:cs="Times New Roman"/>
          <w:i/>
          <w:iCs/>
          <w:color w:val="000000" w:themeColor="text1"/>
          <w:sz w:val="24"/>
          <w:szCs w:val="24"/>
          <w:lang w:val="en-US"/>
        </w:rPr>
        <w:t xml:space="preserve">Windows Development, Web Development, Office Development, </w:t>
      </w:r>
      <w:proofErr w:type="spellStart"/>
      <w:r w:rsidRPr="00B25281">
        <w:rPr>
          <w:rFonts w:ascii="Times New Roman" w:eastAsia="Times New Roman" w:hAnsi="Times New Roman" w:cs="Times New Roman"/>
          <w:i/>
          <w:iCs/>
          <w:color w:val="000000" w:themeColor="text1"/>
          <w:sz w:val="24"/>
          <w:szCs w:val="24"/>
          <w:lang w:val="en-US"/>
        </w:rPr>
        <w:t>Sharepoint</w:t>
      </w:r>
      <w:proofErr w:type="spellEnd"/>
      <w:r w:rsidRPr="00B25281">
        <w:rPr>
          <w:rFonts w:ascii="Times New Roman" w:eastAsia="Times New Roman" w:hAnsi="Times New Roman" w:cs="Times New Roman"/>
          <w:i/>
          <w:iCs/>
          <w:color w:val="000000" w:themeColor="text1"/>
          <w:sz w:val="24"/>
          <w:szCs w:val="24"/>
          <w:lang w:val="en-US"/>
        </w:rPr>
        <w:t xml:space="preserve"> Development, Cloud Development (Windows Azure), Silverlight Tooling, Multi-Core Development, Customizable IDE.</w:t>
      </w:r>
    </w:p>
    <w:p w14:paraId="4F2D6BED" w14:textId="77777777" w:rsidR="00FC63E6" w:rsidRPr="006A1EB5" w:rsidRDefault="00FC63E6" w:rsidP="006A1EB5">
      <w:pPr>
        <w:pStyle w:val="NormalWeb"/>
        <w:shd w:val="clear" w:color="auto" w:fill="FFFFFF"/>
        <w:spacing w:before="0" w:beforeAutospacing="0" w:after="343" w:afterAutospacing="0" w:line="360" w:lineRule="auto"/>
        <w:jc w:val="both"/>
        <w:textAlignment w:val="baseline"/>
        <w:rPr>
          <w:color w:val="000000" w:themeColor="text1"/>
        </w:rPr>
      </w:pPr>
      <w:r w:rsidRPr="006A1EB5">
        <w:rPr>
          <w:color w:val="000000" w:themeColor="text1"/>
        </w:rPr>
        <w:t xml:space="preserve">Nah </w:t>
      </w:r>
      <w:proofErr w:type="spellStart"/>
      <w:r w:rsidRPr="006A1EB5">
        <w:rPr>
          <w:color w:val="000000" w:themeColor="text1"/>
        </w:rPr>
        <w:t>Fitur-</w:t>
      </w:r>
      <w:proofErr w:type="gramStart"/>
      <w:r w:rsidRPr="006A1EB5">
        <w:rPr>
          <w:color w:val="000000" w:themeColor="text1"/>
        </w:rPr>
        <w:t>Fitur</w:t>
      </w:r>
      <w:proofErr w:type="spellEnd"/>
      <w:r w:rsidRPr="006A1EB5">
        <w:rPr>
          <w:color w:val="000000" w:themeColor="text1"/>
        </w:rPr>
        <w:t xml:space="preserve">  </w:t>
      </w:r>
      <w:proofErr w:type="spellStart"/>
      <w:r w:rsidRPr="006A1EB5">
        <w:rPr>
          <w:color w:val="000000" w:themeColor="text1"/>
        </w:rPr>
        <w:t>baru</w:t>
      </w:r>
      <w:proofErr w:type="spellEnd"/>
      <w:proofErr w:type="gramEnd"/>
      <w:r w:rsidRPr="006A1EB5">
        <w:rPr>
          <w:color w:val="000000" w:themeColor="text1"/>
        </w:rPr>
        <w:t xml:space="preserve"> yang </w:t>
      </w:r>
      <w:proofErr w:type="spellStart"/>
      <w:r w:rsidRPr="006A1EB5">
        <w:rPr>
          <w:color w:val="000000" w:themeColor="text1"/>
        </w:rPr>
        <w:t>saya</w:t>
      </w:r>
      <w:proofErr w:type="spellEnd"/>
      <w:r w:rsidRPr="006A1EB5">
        <w:rPr>
          <w:color w:val="000000" w:themeColor="text1"/>
        </w:rPr>
        <w:t xml:space="preserve"> </w:t>
      </w:r>
      <w:proofErr w:type="spellStart"/>
      <w:r w:rsidRPr="006A1EB5">
        <w:rPr>
          <w:color w:val="000000" w:themeColor="text1"/>
        </w:rPr>
        <w:t>rasakan</w:t>
      </w:r>
      <w:proofErr w:type="spellEnd"/>
      <w:r w:rsidRPr="006A1EB5">
        <w:rPr>
          <w:color w:val="000000" w:themeColor="text1"/>
        </w:rPr>
        <w:t xml:space="preserve"> </w:t>
      </w:r>
      <w:proofErr w:type="spellStart"/>
      <w:r w:rsidRPr="006A1EB5">
        <w:rPr>
          <w:color w:val="000000" w:themeColor="text1"/>
        </w:rPr>
        <w:t>diantaranya</w:t>
      </w:r>
      <w:proofErr w:type="spellEnd"/>
      <w:r w:rsidRPr="006A1EB5">
        <w:rPr>
          <w:color w:val="000000" w:themeColor="text1"/>
        </w:rPr>
        <w:t xml:space="preserve"> :</w:t>
      </w:r>
    </w:p>
    <w:p w14:paraId="1C923213" w14:textId="77777777" w:rsidR="00FC63E6" w:rsidRPr="006A1EB5" w:rsidRDefault="00FC63E6" w:rsidP="006A1EB5">
      <w:pPr>
        <w:pStyle w:val="NormalWeb"/>
        <w:shd w:val="clear" w:color="auto" w:fill="FFFFFF"/>
        <w:spacing w:before="0" w:beforeAutospacing="0" w:after="343" w:afterAutospacing="0" w:line="360" w:lineRule="auto"/>
        <w:jc w:val="both"/>
        <w:textAlignment w:val="baseline"/>
        <w:rPr>
          <w:color w:val="000000" w:themeColor="text1"/>
        </w:rPr>
      </w:pPr>
      <w:r w:rsidRPr="006A1EB5">
        <w:rPr>
          <w:color w:val="000000" w:themeColor="text1"/>
        </w:rPr>
        <w:br/>
        <w:t xml:space="preserve">1. </w:t>
      </w:r>
      <w:proofErr w:type="spellStart"/>
      <w:r w:rsidRPr="006A1EB5">
        <w:rPr>
          <w:color w:val="000000" w:themeColor="text1"/>
        </w:rPr>
        <w:t>Untuk</w:t>
      </w:r>
      <w:proofErr w:type="spellEnd"/>
      <w:r w:rsidRPr="006A1EB5">
        <w:rPr>
          <w:color w:val="000000" w:themeColor="text1"/>
        </w:rPr>
        <w:t xml:space="preserve"> User interface yang </w:t>
      </w:r>
      <w:proofErr w:type="spellStart"/>
      <w:r w:rsidRPr="006A1EB5">
        <w:rPr>
          <w:color w:val="000000" w:themeColor="text1"/>
        </w:rPr>
        <w:t>jelas</w:t>
      </w:r>
      <w:proofErr w:type="spellEnd"/>
      <w:r w:rsidRPr="006A1EB5">
        <w:rPr>
          <w:color w:val="000000" w:themeColor="text1"/>
        </w:rPr>
        <w:t xml:space="preserve"> </w:t>
      </w:r>
      <w:proofErr w:type="spellStart"/>
      <w:r w:rsidRPr="006A1EB5">
        <w:rPr>
          <w:color w:val="000000" w:themeColor="text1"/>
        </w:rPr>
        <w:t>sudah</w:t>
      </w:r>
      <w:proofErr w:type="spellEnd"/>
      <w:r w:rsidRPr="006A1EB5">
        <w:rPr>
          <w:color w:val="000000" w:themeColor="text1"/>
        </w:rPr>
        <w:t xml:space="preserve"> </w:t>
      </w:r>
      <w:proofErr w:type="spellStart"/>
      <w:r w:rsidRPr="006A1EB5">
        <w:rPr>
          <w:color w:val="000000" w:themeColor="text1"/>
        </w:rPr>
        <w:t>baik</w:t>
      </w:r>
      <w:proofErr w:type="spellEnd"/>
      <w:r w:rsidRPr="006A1EB5">
        <w:rPr>
          <w:color w:val="000000" w:themeColor="text1"/>
        </w:rPr>
        <w:t xml:space="preserve"> </w:t>
      </w:r>
      <w:proofErr w:type="spellStart"/>
      <w:proofErr w:type="gramStart"/>
      <w:r w:rsidRPr="006A1EB5">
        <w:rPr>
          <w:color w:val="000000" w:themeColor="text1"/>
        </w:rPr>
        <w:t>sekali</w:t>
      </w:r>
      <w:proofErr w:type="spellEnd"/>
      <w:r w:rsidRPr="006A1EB5">
        <w:rPr>
          <w:color w:val="000000" w:themeColor="text1"/>
        </w:rPr>
        <w:t xml:space="preserve"> ,</w:t>
      </w:r>
      <w:proofErr w:type="gramEnd"/>
      <w:r w:rsidRPr="006A1EB5">
        <w:rPr>
          <w:color w:val="000000" w:themeColor="text1"/>
        </w:rPr>
        <w:t xml:space="preserve"> </w:t>
      </w:r>
      <w:proofErr w:type="spellStart"/>
      <w:r w:rsidRPr="006A1EB5">
        <w:rPr>
          <w:color w:val="000000" w:themeColor="text1"/>
        </w:rPr>
        <w:t>tampilanya</w:t>
      </w:r>
      <w:proofErr w:type="spellEnd"/>
      <w:r w:rsidRPr="006A1EB5">
        <w:rPr>
          <w:color w:val="000000" w:themeColor="text1"/>
        </w:rPr>
        <w:t xml:space="preserve"> simple </w:t>
      </w:r>
      <w:proofErr w:type="spellStart"/>
      <w:r w:rsidRPr="006A1EB5">
        <w:rPr>
          <w:color w:val="000000" w:themeColor="text1"/>
        </w:rPr>
        <w:t>tapi</w:t>
      </w:r>
      <w:proofErr w:type="spellEnd"/>
      <w:r w:rsidRPr="006A1EB5">
        <w:rPr>
          <w:color w:val="000000" w:themeColor="text1"/>
        </w:rPr>
        <w:t xml:space="preserve"> </w:t>
      </w:r>
      <w:proofErr w:type="spellStart"/>
      <w:r w:rsidRPr="006A1EB5">
        <w:rPr>
          <w:color w:val="000000" w:themeColor="text1"/>
        </w:rPr>
        <w:t>mengandung</w:t>
      </w:r>
      <w:proofErr w:type="spellEnd"/>
      <w:r w:rsidRPr="006A1EB5">
        <w:rPr>
          <w:color w:val="000000" w:themeColor="text1"/>
        </w:rPr>
        <w:t xml:space="preserve"> </w:t>
      </w:r>
      <w:proofErr w:type="spellStart"/>
      <w:r w:rsidRPr="006A1EB5">
        <w:rPr>
          <w:color w:val="000000" w:themeColor="text1"/>
        </w:rPr>
        <w:t>banyak</w:t>
      </w:r>
      <w:proofErr w:type="spellEnd"/>
      <w:r w:rsidRPr="006A1EB5">
        <w:rPr>
          <w:color w:val="000000" w:themeColor="text1"/>
        </w:rPr>
        <w:t xml:space="preserve"> </w:t>
      </w:r>
      <w:proofErr w:type="spellStart"/>
      <w:r w:rsidRPr="006A1EB5">
        <w:rPr>
          <w:color w:val="000000" w:themeColor="text1"/>
        </w:rPr>
        <w:t>fitur</w:t>
      </w:r>
      <w:proofErr w:type="spellEnd"/>
      <w:r w:rsidRPr="006A1EB5">
        <w:rPr>
          <w:color w:val="000000" w:themeColor="text1"/>
        </w:rPr>
        <w:t xml:space="preserve"> </w:t>
      </w:r>
      <w:proofErr w:type="spellStart"/>
      <w:r w:rsidRPr="006A1EB5">
        <w:rPr>
          <w:color w:val="000000" w:themeColor="text1"/>
        </w:rPr>
        <w:t>bagus</w:t>
      </w:r>
      <w:proofErr w:type="spellEnd"/>
      <w:r w:rsidRPr="006A1EB5">
        <w:rPr>
          <w:color w:val="000000" w:themeColor="text1"/>
        </w:rPr>
        <w:t>,</w:t>
      </w:r>
      <w:r w:rsidRPr="006A1EB5">
        <w:rPr>
          <w:color w:val="000000" w:themeColor="text1"/>
        </w:rPr>
        <w:br/>
      </w:r>
      <w:proofErr w:type="spellStart"/>
      <w:r w:rsidRPr="006A1EB5">
        <w:rPr>
          <w:color w:val="000000" w:themeColor="text1"/>
        </w:rPr>
        <w:t>ada</w:t>
      </w:r>
      <w:proofErr w:type="spellEnd"/>
      <w:r w:rsidRPr="006A1EB5">
        <w:rPr>
          <w:color w:val="000000" w:themeColor="text1"/>
        </w:rPr>
        <w:t xml:space="preserve"> 2 </w:t>
      </w:r>
      <w:proofErr w:type="spellStart"/>
      <w:r w:rsidRPr="006A1EB5">
        <w:rPr>
          <w:color w:val="000000" w:themeColor="text1"/>
        </w:rPr>
        <w:t>tema</w:t>
      </w:r>
      <w:proofErr w:type="spellEnd"/>
      <w:r w:rsidRPr="006A1EB5">
        <w:rPr>
          <w:color w:val="000000" w:themeColor="text1"/>
        </w:rPr>
        <w:t xml:space="preserve"> yang </w:t>
      </w:r>
      <w:proofErr w:type="spellStart"/>
      <w:r w:rsidRPr="006A1EB5">
        <w:rPr>
          <w:color w:val="000000" w:themeColor="text1"/>
        </w:rPr>
        <w:t>dapat</w:t>
      </w:r>
      <w:proofErr w:type="spellEnd"/>
      <w:r w:rsidRPr="006A1EB5">
        <w:rPr>
          <w:color w:val="000000" w:themeColor="text1"/>
        </w:rPr>
        <w:t xml:space="preserve"> </w:t>
      </w:r>
      <w:proofErr w:type="spellStart"/>
      <w:r w:rsidRPr="006A1EB5">
        <w:rPr>
          <w:color w:val="000000" w:themeColor="text1"/>
        </w:rPr>
        <w:t>kita</w:t>
      </w:r>
      <w:proofErr w:type="spellEnd"/>
      <w:r w:rsidRPr="006A1EB5">
        <w:rPr>
          <w:color w:val="000000" w:themeColor="text1"/>
        </w:rPr>
        <w:t xml:space="preserve"> </w:t>
      </w:r>
      <w:proofErr w:type="spellStart"/>
      <w:r w:rsidRPr="006A1EB5">
        <w:rPr>
          <w:color w:val="000000" w:themeColor="text1"/>
        </w:rPr>
        <w:t>pilih</w:t>
      </w:r>
      <w:proofErr w:type="spellEnd"/>
      <w:r w:rsidRPr="006A1EB5">
        <w:rPr>
          <w:color w:val="000000" w:themeColor="text1"/>
        </w:rPr>
        <w:t xml:space="preserve"> </w:t>
      </w:r>
      <w:proofErr w:type="spellStart"/>
      <w:r w:rsidRPr="006A1EB5">
        <w:rPr>
          <w:color w:val="000000" w:themeColor="text1"/>
        </w:rPr>
        <w:t>yaitu</w:t>
      </w:r>
      <w:proofErr w:type="spellEnd"/>
      <w:r w:rsidRPr="006A1EB5">
        <w:rPr>
          <w:color w:val="000000" w:themeColor="text1"/>
        </w:rPr>
        <w:t xml:space="preserve"> Dark dan Light.</w:t>
      </w:r>
    </w:p>
    <w:p w14:paraId="67BD95DD" w14:textId="77777777" w:rsidR="006A1EB5" w:rsidRDefault="00FC63E6" w:rsidP="00FC63E6">
      <w:pPr>
        <w:pStyle w:val="NormalWeb"/>
        <w:shd w:val="clear" w:color="auto" w:fill="FFFFFF"/>
        <w:spacing w:before="0" w:beforeAutospacing="0" w:after="0" w:afterAutospacing="0"/>
        <w:jc w:val="both"/>
        <w:textAlignment w:val="baseline"/>
        <w:rPr>
          <w:color w:val="000000" w:themeColor="text1"/>
        </w:rPr>
      </w:pPr>
      <w:r w:rsidRPr="00B25281">
        <w:rPr>
          <w:noProof/>
          <w:color w:val="000000" w:themeColor="text1"/>
          <w:bdr w:val="none" w:sz="0" w:space="0" w:color="auto" w:frame="1"/>
        </w:rPr>
        <w:lastRenderedPageBreak/>
        <w:drawing>
          <wp:inline distT="0" distB="0" distL="0" distR="0" wp14:anchorId="6AAB969B" wp14:editId="06EDB175">
            <wp:extent cx="3774828" cy="2337758"/>
            <wp:effectExtent l="0" t="0" r="0" b="5715"/>
            <wp:docPr id="61" name="Picture 61" descr="dark">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k">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75160" cy="2337964"/>
                    </a:xfrm>
                    <a:prstGeom prst="rect">
                      <a:avLst/>
                    </a:prstGeom>
                    <a:noFill/>
                    <a:ln>
                      <a:noFill/>
                    </a:ln>
                  </pic:spPr>
                </pic:pic>
              </a:graphicData>
            </a:graphic>
          </wp:inline>
        </w:drawing>
      </w:r>
      <w:r w:rsidRPr="00B25281">
        <w:rPr>
          <w:color w:val="000000" w:themeColor="text1"/>
        </w:rPr>
        <w:t>          </w:t>
      </w:r>
    </w:p>
    <w:p w14:paraId="695A8E24" w14:textId="77777777" w:rsidR="006A1EB5" w:rsidRDefault="006A1EB5" w:rsidP="00FC63E6">
      <w:pPr>
        <w:pStyle w:val="NormalWeb"/>
        <w:shd w:val="clear" w:color="auto" w:fill="FFFFFF"/>
        <w:spacing w:before="0" w:beforeAutospacing="0" w:after="0" w:afterAutospacing="0"/>
        <w:jc w:val="both"/>
        <w:textAlignment w:val="baseline"/>
        <w:rPr>
          <w:color w:val="000000" w:themeColor="text1"/>
        </w:rPr>
      </w:pPr>
    </w:p>
    <w:p w14:paraId="2F97C79D" w14:textId="6F2B409C" w:rsidR="00FC63E6" w:rsidRPr="00B25281" w:rsidRDefault="00FC63E6" w:rsidP="00FC63E6">
      <w:pPr>
        <w:pStyle w:val="NormalWeb"/>
        <w:shd w:val="clear" w:color="auto" w:fill="FFFFFF"/>
        <w:spacing w:before="0" w:beforeAutospacing="0" w:after="0" w:afterAutospacing="0"/>
        <w:jc w:val="both"/>
        <w:textAlignment w:val="baseline"/>
        <w:rPr>
          <w:color w:val="000000" w:themeColor="text1"/>
        </w:rPr>
      </w:pPr>
      <w:r w:rsidRPr="00B25281">
        <w:rPr>
          <w:noProof/>
          <w:color w:val="000000" w:themeColor="text1"/>
          <w:bdr w:val="none" w:sz="0" w:space="0" w:color="auto" w:frame="1"/>
        </w:rPr>
        <w:drawing>
          <wp:inline distT="0" distB="0" distL="0" distR="0" wp14:anchorId="53BDB331" wp14:editId="42E565EA">
            <wp:extent cx="3778370" cy="2511352"/>
            <wp:effectExtent l="0" t="0" r="0" b="3810"/>
            <wp:docPr id="55" name="Picture 55" descr="light">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78776" cy="2511622"/>
                    </a:xfrm>
                    <a:prstGeom prst="rect">
                      <a:avLst/>
                    </a:prstGeom>
                    <a:noFill/>
                    <a:ln>
                      <a:noFill/>
                    </a:ln>
                  </pic:spPr>
                </pic:pic>
              </a:graphicData>
            </a:graphic>
          </wp:inline>
        </w:drawing>
      </w:r>
    </w:p>
    <w:p w14:paraId="75839D58" w14:textId="77777777" w:rsidR="006A1EB5" w:rsidRDefault="006A1EB5" w:rsidP="00FC63E6">
      <w:pPr>
        <w:pStyle w:val="NormalWeb"/>
        <w:shd w:val="clear" w:color="auto" w:fill="FFFFFF"/>
        <w:spacing w:before="0" w:beforeAutospacing="0" w:after="343" w:afterAutospacing="0"/>
        <w:jc w:val="both"/>
        <w:textAlignment w:val="baseline"/>
        <w:rPr>
          <w:color w:val="000000" w:themeColor="text1"/>
        </w:rPr>
      </w:pPr>
    </w:p>
    <w:p w14:paraId="6CD19B2A" w14:textId="77777777" w:rsidR="00FC63E6" w:rsidRPr="00B25281" w:rsidRDefault="00FC63E6" w:rsidP="006A1EB5">
      <w:pPr>
        <w:pStyle w:val="NormalWeb"/>
        <w:shd w:val="clear" w:color="auto" w:fill="FFFFFF"/>
        <w:spacing w:before="0" w:beforeAutospacing="0" w:after="343" w:afterAutospacing="0" w:line="360" w:lineRule="auto"/>
        <w:jc w:val="both"/>
        <w:textAlignment w:val="baseline"/>
        <w:rPr>
          <w:color w:val="000000" w:themeColor="text1"/>
        </w:rPr>
      </w:pPr>
      <w:r w:rsidRPr="00B25281">
        <w:rPr>
          <w:color w:val="000000" w:themeColor="text1"/>
        </w:rPr>
        <w:t xml:space="preserve">2. </w:t>
      </w:r>
      <w:proofErr w:type="spellStart"/>
      <w:r w:rsidRPr="00B25281">
        <w:rPr>
          <w:color w:val="000000" w:themeColor="text1"/>
        </w:rPr>
        <w:t>Kemampuanya</w:t>
      </w:r>
      <w:proofErr w:type="spellEnd"/>
      <w:r w:rsidRPr="00B25281">
        <w:rPr>
          <w:color w:val="000000" w:themeColor="text1"/>
        </w:rPr>
        <w:t xml:space="preserve"> </w:t>
      </w:r>
      <w:proofErr w:type="spellStart"/>
      <w:r w:rsidRPr="00B25281">
        <w:rPr>
          <w:color w:val="000000" w:themeColor="text1"/>
        </w:rPr>
        <w:t>membangun</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Metro Style ,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c++</w:t>
      </w:r>
      <w:proofErr w:type="spellEnd"/>
      <w:r w:rsidRPr="00B25281">
        <w:rPr>
          <w:color w:val="000000" w:themeColor="text1"/>
        </w:rPr>
        <w:t xml:space="preserve"> , c#, visual basic, HTML, JavaScript, XAML Kita </w:t>
      </w:r>
      <w:proofErr w:type="spellStart"/>
      <w:r w:rsidRPr="00B25281">
        <w:rPr>
          <w:color w:val="000000" w:themeColor="text1"/>
        </w:rPr>
        <w:t>sudah</w:t>
      </w:r>
      <w:proofErr w:type="spellEnd"/>
      <w:r w:rsidRPr="00B25281">
        <w:rPr>
          <w:color w:val="000000" w:themeColor="text1"/>
        </w:rPr>
        <w:t xml:space="preserve">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w:t>
      </w:r>
      <w:proofErr w:type="spellStart"/>
      <w:r w:rsidRPr="00B25281">
        <w:rPr>
          <w:color w:val="000000" w:themeColor="text1"/>
        </w:rPr>
        <w:t>aplikasi</w:t>
      </w:r>
      <w:proofErr w:type="spellEnd"/>
      <w:r w:rsidRPr="00B25281">
        <w:rPr>
          <w:color w:val="000000" w:themeColor="text1"/>
        </w:rPr>
        <w:t xml:space="preserve"> Metro-Style </w:t>
      </w:r>
      <w:proofErr w:type="spellStart"/>
      <w:r w:rsidRPr="00B25281">
        <w:rPr>
          <w:color w:val="000000" w:themeColor="text1"/>
        </w:rPr>
        <w:t>untuk</w:t>
      </w:r>
      <w:proofErr w:type="spellEnd"/>
      <w:r w:rsidRPr="00B25281">
        <w:rPr>
          <w:color w:val="000000" w:themeColor="text1"/>
        </w:rPr>
        <w:t xml:space="preserve"> windows 8, </w:t>
      </w:r>
      <w:proofErr w:type="spellStart"/>
      <w:r w:rsidRPr="00B25281">
        <w:rPr>
          <w:color w:val="000000" w:themeColor="text1"/>
        </w:rPr>
        <w:t>tetapi</w:t>
      </w:r>
      <w:proofErr w:type="spellEnd"/>
      <w:r w:rsidRPr="00B25281">
        <w:rPr>
          <w:color w:val="000000" w:themeColor="text1"/>
        </w:rPr>
        <w:t xml:space="preserve"> </w:t>
      </w:r>
      <w:proofErr w:type="spellStart"/>
      <w:r w:rsidRPr="00B25281">
        <w:rPr>
          <w:color w:val="000000" w:themeColor="text1"/>
        </w:rPr>
        <w:t>kalau</w:t>
      </w:r>
      <w:proofErr w:type="spellEnd"/>
      <w:r w:rsidRPr="00B25281">
        <w:rPr>
          <w:color w:val="000000" w:themeColor="text1"/>
        </w:rPr>
        <w:t xml:space="preserve"> </w:t>
      </w:r>
      <w:proofErr w:type="spellStart"/>
      <w:r w:rsidRPr="00B25281">
        <w:rPr>
          <w:color w:val="000000" w:themeColor="text1"/>
        </w:rPr>
        <w:t>gak</w:t>
      </w:r>
      <w:proofErr w:type="spellEnd"/>
      <w:r w:rsidRPr="00B25281">
        <w:rPr>
          <w:color w:val="000000" w:themeColor="text1"/>
        </w:rPr>
        <w:t xml:space="preserve"> </w:t>
      </w:r>
      <w:proofErr w:type="spellStart"/>
      <w:r w:rsidRPr="00B25281">
        <w:rPr>
          <w:color w:val="000000" w:themeColor="text1"/>
        </w:rPr>
        <w:t>mau</w:t>
      </w:r>
      <w:proofErr w:type="spellEnd"/>
      <w:r w:rsidRPr="00B25281">
        <w:rPr>
          <w:color w:val="000000" w:themeColor="text1"/>
        </w:rPr>
        <w:t xml:space="preserve"> </w:t>
      </w:r>
      <w:proofErr w:type="spellStart"/>
      <w:r w:rsidRPr="00B25281">
        <w:rPr>
          <w:color w:val="000000" w:themeColor="text1"/>
        </w:rPr>
        <w:t>ribet</w:t>
      </w:r>
      <w:proofErr w:type="spellEnd"/>
      <w:r w:rsidRPr="00B25281">
        <w:rPr>
          <w:color w:val="000000" w:themeColor="text1"/>
        </w:rPr>
        <w:t xml:space="preserve"> Visual studio juga </w:t>
      </w:r>
      <w:proofErr w:type="spellStart"/>
      <w:r w:rsidRPr="00B25281">
        <w:rPr>
          <w:color w:val="000000" w:themeColor="text1"/>
        </w:rPr>
        <w:t>menyediakan</w:t>
      </w:r>
      <w:proofErr w:type="spellEnd"/>
      <w:r w:rsidRPr="00B25281">
        <w:rPr>
          <w:color w:val="000000" w:themeColor="text1"/>
        </w:rPr>
        <w:t xml:space="preserve"> 2 template Metro Style </w:t>
      </w:r>
      <w:proofErr w:type="spellStart"/>
      <w:r w:rsidRPr="00B25281">
        <w:rPr>
          <w:color w:val="000000" w:themeColor="text1"/>
        </w:rPr>
        <w:t>nya</w:t>
      </w:r>
      <w:proofErr w:type="spellEnd"/>
      <w:r w:rsidRPr="00B25281">
        <w:rPr>
          <w:color w:val="000000" w:themeColor="text1"/>
        </w:rPr>
        <w:t xml:space="preserve">, </w:t>
      </w:r>
      <w:proofErr w:type="spellStart"/>
      <w:r w:rsidRPr="00B25281">
        <w:rPr>
          <w:color w:val="000000" w:themeColor="text1"/>
        </w:rPr>
        <w:t>Diantaranya</w:t>
      </w:r>
      <w:proofErr w:type="spellEnd"/>
      <w:r w:rsidRPr="00B25281">
        <w:rPr>
          <w:color w:val="000000" w:themeColor="text1"/>
        </w:rPr>
        <w:t xml:space="preserve"> model Grid dan Split</w:t>
      </w:r>
    </w:p>
    <w:p w14:paraId="342B542A" w14:textId="77777777" w:rsidR="006A1EB5" w:rsidRDefault="00FC63E6" w:rsidP="00FC63E6">
      <w:pPr>
        <w:pStyle w:val="NormalWeb"/>
        <w:shd w:val="clear" w:color="auto" w:fill="FFFFFF"/>
        <w:spacing w:before="0" w:beforeAutospacing="0" w:after="0" w:afterAutospacing="0"/>
        <w:jc w:val="both"/>
        <w:textAlignment w:val="baseline"/>
        <w:rPr>
          <w:color w:val="000000" w:themeColor="text1"/>
        </w:rPr>
      </w:pPr>
      <w:r w:rsidRPr="00B25281">
        <w:rPr>
          <w:noProof/>
          <w:color w:val="000000" w:themeColor="text1"/>
          <w:bdr w:val="none" w:sz="0" w:space="0" w:color="auto" w:frame="1"/>
        </w:rPr>
        <w:lastRenderedPageBreak/>
        <w:drawing>
          <wp:inline distT="0" distB="0" distL="0" distR="0" wp14:anchorId="2F903472" wp14:editId="3659F57C">
            <wp:extent cx="4024586" cy="2078966"/>
            <wp:effectExtent l="0" t="0" r="0" b="0"/>
            <wp:docPr id="51" name="Picture 51" descr="dark">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k">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24940" cy="2079149"/>
                    </a:xfrm>
                    <a:prstGeom prst="rect">
                      <a:avLst/>
                    </a:prstGeom>
                    <a:noFill/>
                    <a:ln>
                      <a:noFill/>
                    </a:ln>
                  </pic:spPr>
                </pic:pic>
              </a:graphicData>
            </a:graphic>
          </wp:inline>
        </w:drawing>
      </w:r>
      <w:r w:rsidRPr="00B25281">
        <w:rPr>
          <w:color w:val="000000" w:themeColor="text1"/>
        </w:rPr>
        <w:t xml:space="preserve">    </w:t>
      </w:r>
    </w:p>
    <w:p w14:paraId="6521F18F" w14:textId="77777777" w:rsidR="006A1EB5" w:rsidRDefault="006A1EB5" w:rsidP="00FC63E6">
      <w:pPr>
        <w:pStyle w:val="NormalWeb"/>
        <w:shd w:val="clear" w:color="auto" w:fill="FFFFFF"/>
        <w:spacing w:before="0" w:beforeAutospacing="0" w:after="0" w:afterAutospacing="0"/>
        <w:jc w:val="both"/>
        <w:textAlignment w:val="baseline"/>
        <w:rPr>
          <w:color w:val="000000" w:themeColor="text1"/>
        </w:rPr>
      </w:pPr>
    </w:p>
    <w:p w14:paraId="403A7EE3" w14:textId="7D4898FC" w:rsidR="00FC63E6" w:rsidRDefault="00FC63E6" w:rsidP="00FC63E6">
      <w:pPr>
        <w:pStyle w:val="NormalWeb"/>
        <w:shd w:val="clear" w:color="auto" w:fill="FFFFFF"/>
        <w:spacing w:before="0" w:beforeAutospacing="0" w:after="0" w:afterAutospacing="0"/>
        <w:jc w:val="both"/>
        <w:textAlignment w:val="baseline"/>
        <w:rPr>
          <w:color w:val="000000" w:themeColor="text1"/>
        </w:rPr>
      </w:pPr>
      <w:r w:rsidRPr="00B25281">
        <w:rPr>
          <w:color w:val="000000" w:themeColor="text1"/>
        </w:rPr>
        <w:t>   </w:t>
      </w:r>
      <w:r w:rsidRPr="00B25281">
        <w:rPr>
          <w:noProof/>
          <w:color w:val="000000" w:themeColor="text1"/>
          <w:bdr w:val="none" w:sz="0" w:space="0" w:color="auto" w:frame="1"/>
        </w:rPr>
        <w:drawing>
          <wp:inline distT="0" distB="0" distL="0" distR="0" wp14:anchorId="4A38C47E" wp14:editId="0980F4AB">
            <wp:extent cx="3880979" cy="1992702"/>
            <wp:effectExtent l="0" t="0" r="5715" b="7620"/>
            <wp:docPr id="48" name="Picture 48" descr="dark">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k">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81320" cy="1992877"/>
                    </a:xfrm>
                    <a:prstGeom prst="rect">
                      <a:avLst/>
                    </a:prstGeom>
                    <a:noFill/>
                    <a:ln>
                      <a:noFill/>
                    </a:ln>
                  </pic:spPr>
                </pic:pic>
              </a:graphicData>
            </a:graphic>
          </wp:inline>
        </w:drawing>
      </w:r>
    </w:p>
    <w:p w14:paraId="3336FC78" w14:textId="77777777" w:rsidR="006A1EB5" w:rsidRPr="00B25281" w:rsidRDefault="006A1EB5" w:rsidP="00FC63E6">
      <w:pPr>
        <w:pStyle w:val="NormalWeb"/>
        <w:shd w:val="clear" w:color="auto" w:fill="FFFFFF"/>
        <w:spacing w:before="0" w:beforeAutospacing="0" w:after="0" w:afterAutospacing="0"/>
        <w:jc w:val="both"/>
        <w:textAlignment w:val="baseline"/>
        <w:rPr>
          <w:color w:val="000000" w:themeColor="text1"/>
        </w:rPr>
      </w:pPr>
    </w:p>
    <w:p w14:paraId="2A088692" w14:textId="1513076B" w:rsidR="006A1EB5" w:rsidRPr="006A1EB5" w:rsidRDefault="006A1EB5" w:rsidP="006A1EB5">
      <w:pPr>
        <w:pStyle w:val="NormalWeb"/>
        <w:shd w:val="clear" w:color="auto" w:fill="FFFFFF"/>
        <w:spacing w:before="0" w:beforeAutospacing="0" w:after="0" w:afterAutospacing="0" w:line="360" w:lineRule="auto"/>
        <w:ind w:left="720"/>
        <w:jc w:val="both"/>
        <w:textAlignment w:val="baseline"/>
        <w:rPr>
          <w:color w:val="000000" w:themeColor="text1"/>
        </w:rPr>
      </w:pPr>
      <w:r>
        <w:rPr>
          <w:color w:val="000000" w:themeColor="text1"/>
        </w:rPr>
        <w:t xml:space="preserve">3. </w:t>
      </w:r>
      <w:proofErr w:type="spellStart"/>
      <w:r w:rsidR="00FC63E6" w:rsidRPr="00B25281">
        <w:rPr>
          <w:color w:val="000000" w:themeColor="text1"/>
        </w:rPr>
        <w:t>LightSwitch</w:t>
      </w:r>
      <w:proofErr w:type="spellEnd"/>
      <w:r w:rsidR="00FC63E6" w:rsidRPr="00B25281">
        <w:rPr>
          <w:color w:val="000000" w:themeColor="text1"/>
        </w:rPr>
        <w:t xml:space="preserve">, </w:t>
      </w:r>
      <w:proofErr w:type="spellStart"/>
      <w:r w:rsidR="00FC63E6" w:rsidRPr="00B25281">
        <w:rPr>
          <w:color w:val="000000" w:themeColor="text1"/>
        </w:rPr>
        <w:t>dengan</w:t>
      </w:r>
      <w:proofErr w:type="spellEnd"/>
      <w:r w:rsidR="00FC63E6" w:rsidRPr="00B25281">
        <w:rPr>
          <w:color w:val="000000" w:themeColor="text1"/>
        </w:rPr>
        <w:t xml:space="preserve"> </w:t>
      </w:r>
      <w:proofErr w:type="spellStart"/>
      <w:r w:rsidR="00FC63E6" w:rsidRPr="00B25281">
        <w:rPr>
          <w:color w:val="000000" w:themeColor="text1"/>
        </w:rPr>
        <w:t>LightSwitch</w:t>
      </w:r>
      <w:proofErr w:type="spellEnd"/>
      <w:r w:rsidR="00FC63E6" w:rsidRPr="00B25281">
        <w:rPr>
          <w:color w:val="000000" w:themeColor="text1"/>
        </w:rPr>
        <w:t>  </w:t>
      </w:r>
      <w:proofErr w:type="spellStart"/>
      <w:r w:rsidR="00FC63E6" w:rsidRPr="00B25281">
        <w:rPr>
          <w:color w:val="000000" w:themeColor="text1"/>
        </w:rPr>
        <w:t>kita</w:t>
      </w:r>
      <w:proofErr w:type="spellEnd"/>
      <w:r w:rsidR="00FC63E6" w:rsidRPr="00B25281">
        <w:rPr>
          <w:color w:val="000000" w:themeColor="text1"/>
        </w:rPr>
        <w:t xml:space="preserve"> </w:t>
      </w:r>
      <w:proofErr w:type="spellStart"/>
      <w:r w:rsidR="00FC63E6" w:rsidRPr="00B25281">
        <w:rPr>
          <w:color w:val="000000" w:themeColor="text1"/>
        </w:rPr>
        <w:t>akan</w:t>
      </w:r>
      <w:proofErr w:type="spellEnd"/>
      <w:r w:rsidR="00FC63E6" w:rsidRPr="00B25281">
        <w:rPr>
          <w:color w:val="000000" w:themeColor="text1"/>
        </w:rPr>
        <w:t xml:space="preserve"> </w:t>
      </w:r>
      <w:proofErr w:type="spellStart"/>
      <w:r w:rsidR="00FC63E6" w:rsidRPr="00B25281">
        <w:rPr>
          <w:color w:val="000000" w:themeColor="text1"/>
        </w:rPr>
        <w:t>dapat</w:t>
      </w:r>
      <w:proofErr w:type="spellEnd"/>
      <w:r w:rsidR="00FC63E6" w:rsidRPr="00B25281">
        <w:rPr>
          <w:color w:val="000000" w:themeColor="text1"/>
        </w:rPr>
        <w:t xml:space="preserve"> </w:t>
      </w:r>
      <w:proofErr w:type="spellStart"/>
      <w:r w:rsidR="00FC63E6" w:rsidRPr="00B25281">
        <w:rPr>
          <w:color w:val="000000" w:themeColor="text1"/>
        </w:rPr>
        <w:t>mempublish</w:t>
      </w:r>
      <w:proofErr w:type="spellEnd"/>
      <w:r w:rsidR="00FC63E6" w:rsidRPr="00B25281">
        <w:rPr>
          <w:color w:val="000000" w:themeColor="text1"/>
        </w:rPr>
        <w:t xml:space="preserve"> </w:t>
      </w:r>
      <w:proofErr w:type="spellStart"/>
      <w:r w:rsidR="00FC63E6" w:rsidRPr="00B25281">
        <w:rPr>
          <w:color w:val="000000" w:themeColor="text1"/>
        </w:rPr>
        <w:t>aplikasi</w:t>
      </w:r>
      <w:proofErr w:type="spellEnd"/>
      <w:r w:rsidR="00FC63E6" w:rsidRPr="00B25281">
        <w:rPr>
          <w:color w:val="000000" w:themeColor="text1"/>
        </w:rPr>
        <w:t xml:space="preserve"> yang </w:t>
      </w:r>
      <w:proofErr w:type="spellStart"/>
      <w:r w:rsidR="00FC63E6" w:rsidRPr="00B25281">
        <w:rPr>
          <w:color w:val="000000" w:themeColor="text1"/>
        </w:rPr>
        <w:t>sudah</w:t>
      </w:r>
      <w:proofErr w:type="spellEnd"/>
      <w:r w:rsidR="00FC63E6" w:rsidRPr="00B25281">
        <w:rPr>
          <w:color w:val="000000" w:themeColor="text1"/>
        </w:rPr>
        <w:t xml:space="preserve"> </w:t>
      </w:r>
      <w:proofErr w:type="spellStart"/>
      <w:r w:rsidR="00FC63E6" w:rsidRPr="00B25281">
        <w:rPr>
          <w:color w:val="000000" w:themeColor="text1"/>
        </w:rPr>
        <w:t>kita</w:t>
      </w:r>
      <w:proofErr w:type="spellEnd"/>
      <w:r w:rsidR="00FC63E6" w:rsidRPr="00B25281">
        <w:rPr>
          <w:color w:val="000000" w:themeColor="text1"/>
        </w:rPr>
        <w:t xml:space="preserve"> </w:t>
      </w:r>
      <w:proofErr w:type="spellStart"/>
      <w:r w:rsidR="00FC63E6" w:rsidRPr="00B25281">
        <w:rPr>
          <w:color w:val="000000" w:themeColor="text1"/>
        </w:rPr>
        <w:t>buat</w:t>
      </w:r>
      <w:proofErr w:type="spellEnd"/>
      <w:r w:rsidR="00FC63E6" w:rsidRPr="00B25281">
        <w:rPr>
          <w:color w:val="000000" w:themeColor="text1"/>
        </w:rPr>
        <w:t xml:space="preserve"> </w:t>
      </w:r>
      <w:proofErr w:type="spellStart"/>
      <w:r w:rsidR="00FC63E6" w:rsidRPr="00B25281">
        <w:rPr>
          <w:color w:val="000000" w:themeColor="text1"/>
        </w:rPr>
        <w:t>ke</w:t>
      </w:r>
      <w:proofErr w:type="spellEnd"/>
      <w:r w:rsidR="00FC63E6" w:rsidRPr="00B25281">
        <w:rPr>
          <w:color w:val="000000" w:themeColor="text1"/>
        </w:rPr>
        <w:t xml:space="preserve"> Azure </w:t>
      </w:r>
      <w:proofErr w:type="spellStart"/>
      <w:r w:rsidR="00FC63E6" w:rsidRPr="00B25281">
        <w:rPr>
          <w:color w:val="000000" w:themeColor="text1"/>
        </w:rPr>
        <w:t>dengan</w:t>
      </w:r>
      <w:proofErr w:type="spellEnd"/>
      <w:r w:rsidR="00FC63E6" w:rsidRPr="00B25281">
        <w:rPr>
          <w:color w:val="000000" w:themeColor="text1"/>
        </w:rPr>
        <w:t xml:space="preserve"> </w:t>
      </w:r>
      <w:proofErr w:type="spellStart"/>
      <w:r w:rsidR="00FC63E6" w:rsidRPr="00B25281">
        <w:rPr>
          <w:color w:val="000000" w:themeColor="text1"/>
        </w:rPr>
        <w:t>cara</w:t>
      </w:r>
      <w:proofErr w:type="spellEnd"/>
      <w:r w:rsidR="00FC63E6" w:rsidRPr="00B25281">
        <w:rPr>
          <w:color w:val="000000" w:themeColor="text1"/>
        </w:rPr>
        <w:t xml:space="preserve"> yang </w:t>
      </w:r>
      <w:proofErr w:type="spellStart"/>
      <w:r w:rsidR="00FC63E6" w:rsidRPr="00B25281">
        <w:rPr>
          <w:color w:val="000000" w:themeColor="text1"/>
        </w:rPr>
        <w:t>lebih</w:t>
      </w:r>
      <w:proofErr w:type="spellEnd"/>
      <w:r w:rsidR="00FC63E6" w:rsidRPr="00B25281">
        <w:rPr>
          <w:color w:val="000000" w:themeColor="text1"/>
        </w:rPr>
        <w:t xml:space="preserve"> </w:t>
      </w:r>
      <w:proofErr w:type="spellStart"/>
      <w:r w:rsidR="00FC63E6" w:rsidRPr="00B25281">
        <w:rPr>
          <w:color w:val="000000" w:themeColor="text1"/>
        </w:rPr>
        <w:t>gampang</w:t>
      </w:r>
      <w:proofErr w:type="spellEnd"/>
      <w:r w:rsidR="00FC63E6" w:rsidRPr="00B25281">
        <w:rPr>
          <w:color w:val="000000" w:themeColor="text1"/>
        </w:rPr>
        <w:t xml:space="preserve"> dan simple, </w:t>
      </w:r>
      <w:proofErr w:type="spellStart"/>
      <w:r w:rsidR="00FC63E6" w:rsidRPr="00B25281">
        <w:rPr>
          <w:color w:val="000000" w:themeColor="text1"/>
        </w:rPr>
        <w:t>selain</w:t>
      </w:r>
      <w:proofErr w:type="spellEnd"/>
      <w:r w:rsidR="00FC63E6" w:rsidRPr="00B25281">
        <w:rPr>
          <w:color w:val="000000" w:themeColor="text1"/>
        </w:rPr>
        <w:t xml:space="preserve"> </w:t>
      </w:r>
      <w:proofErr w:type="spellStart"/>
      <w:r w:rsidR="00FC63E6" w:rsidRPr="00B25281">
        <w:rPr>
          <w:color w:val="000000" w:themeColor="text1"/>
        </w:rPr>
        <w:t>itu</w:t>
      </w:r>
      <w:proofErr w:type="spellEnd"/>
      <w:r w:rsidR="00FC63E6" w:rsidRPr="00B25281">
        <w:rPr>
          <w:color w:val="000000" w:themeColor="text1"/>
        </w:rPr>
        <w:t xml:space="preserve"> </w:t>
      </w:r>
      <w:proofErr w:type="spellStart"/>
      <w:r w:rsidR="00FC63E6" w:rsidRPr="00B25281">
        <w:rPr>
          <w:color w:val="000000" w:themeColor="text1"/>
        </w:rPr>
        <w:t>membuat</w:t>
      </w:r>
      <w:proofErr w:type="spellEnd"/>
      <w:r w:rsidR="00FC63E6" w:rsidRPr="00B25281">
        <w:rPr>
          <w:color w:val="000000" w:themeColor="text1"/>
        </w:rPr>
        <w:t xml:space="preserve"> </w:t>
      </w:r>
      <w:proofErr w:type="spellStart"/>
      <w:r w:rsidR="00FC63E6" w:rsidRPr="00B25281">
        <w:rPr>
          <w:color w:val="000000" w:themeColor="text1"/>
        </w:rPr>
        <w:t>peforma</w:t>
      </w:r>
      <w:proofErr w:type="spellEnd"/>
      <w:r w:rsidR="00FC63E6" w:rsidRPr="00B25281">
        <w:rPr>
          <w:color w:val="000000" w:themeColor="text1"/>
        </w:rPr>
        <w:t xml:space="preserve"> </w:t>
      </w:r>
      <w:proofErr w:type="spellStart"/>
      <w:r w:rsidR="00FC63E6" w:rsidRPr="00B25281">
        <w:rPr>
          <w:color w:val="000000" w:themeColor="text1"/>
        </w:rPr>
        <w:t>menjadi</w:t>
      </w:r>
      <w:proofErr w:type="spellEnd"/>
      <w:r w:rsidR="00FC63E6" w:rsidRPr="00B25281">
        <w:rPr>
          <w:color w:val="000000" w:themeColor="text1"/>
        </w:rPr>
        <w:t xml:space="preserve"> </w:t>
      </w:r>
      <w:proofErr w:type="spellStart"/>
      <w:r w:rsidR="00FC63E6" w:rsidRPr="00B25281">
        <w:rPr>
          <w:color w:val="000000" w:themeColor="text1"/>
        </w:rPr>
        <w:t>lebih</w:t>
      </w:r>
      <w:proofErr w:type="spellEnd"/>
      <w:r w:rsidR="00FC63E6" w:rsidRPr="00B25281">
        <w:rPr>
          <w:color w:val="000000" w:themeColor="text1"/>
        </w:rPr>
        <w:t xml:space="preserve"> </w:t>
      </w:r>
      <w:proofErr w:type="spellStart"/>
      <w:r w:rsidR="00FC63E6" w:rsidRPr="00B25281">
        <w:rPr>
          <w:color w:val="000000" w:themeColor="text1"/>
        </w:rPr>
        <w:t>baik</w:t>
      </w:r>
      <w:proofErr w:type="spellEnd"/>
      <w:r w:rsidR="00FC63E6" w:rsidRPr="00B25281">
        <w:rPr>
          <w:color w:val="000000" w:themeColor="text1"/>
        </w:rPr>
        <w:t xml:space="preserve"> </w:t>
      </w:r>
      <w:proofErr w:type="spellStart"/>
      <w:r w:rsidR="00FC63E6" w:rsidRPr="00B25281">
        <w:rPr>
          <w:color w:val="000000" w:themeColor="text1"/>
        </w:rPr>
        <w:t>misalnya</w:t>
      </w:r>
      <w:proofErr w:type="spellEnd"/>
      <w:r w:rsidR="00FC63E6" w:rsidRPr="00B25281">
        <w:rPr>
          <w:color w:val="000000" w:themeColor="text1"/>
        </w:rPr>
        <w:t> </w:t>
      </w:r>
      <w:proofErr w:type="spellStart"/>
      <w:r w:rsidR="00FC63E6" w:rsidRPr="00B25281">
        <w:rPr>
          <w:color w:val="000000" w:themeColor="text1"/>
        </w:rPr>
        <w:t>peningkatan</w:t>
      </w:r>
      <w:proofErr w:type="spellEnd"/>
      <w:r w:rsidR="00FC63E6" w:rsidRPr="00B25281">
        <w:rPr>
          <w:color w:val="000000" w:themeColor="text1"/>
        </w:rPr>
        <w:t xml:space="preserve"> proses loading pada </w:t>
      </w:r>
      <w:proofErr w:type="spellStart"/>
      <w:r w:rsidR="00FC63E6" w:rsidRPr="00B25281">
        <w:rPr>
          <w:color w:val="000000" w:themeColor="text1"/>
        </w:rPr>
        <w:t>saat</w:t>
      </w:r>
      <w:proofErr w:type="spellEnd"/>
      <w:r w:rsidR="00FC63E6" w:rsidRPr="00B25281">
        <w:rPr>
          <w:color w:val="000000" w:themeColor="text1"/>
        </w:rPr>
        <w:t xml:space="preserve"> </w:t>
      </w:r>
      <w:proofErr w:type="spellStart"/>
      <w:r w:rsidR="00FC63E6" w:rsidRPr="00B25281">
        <w:rPr>
          <w:color w:val="000000" w:themeColor="text1"/>
        </w:rPr>
        <w:t>membuka</w:t>
      </w:r>
      <w:proofErr w:type="spellEnd"/>
      <w:r w:rsidR="00FC63E6" w:rsidRPr="00B25281">
        <w:rPr>
          <w:color w:val="000000" w:themeColor="text1"/>
        </w:rPr>
        <w:t> </w:t>
      </w:r>
      <w:r w:rsidR="00FC63E6" w:rsidRPr="00B25281">
        <w:rPr>
          <w:rStyle w:val="Emphasis"/>
          <w:color w:val="000000" w:themeColor="text1"/>
          <w:bdr w:val="none" w:sz="0" w:space="0" w:color="auto" w:frame="1"/>
        </w:rPr>
        <w:t>project</w:t>
      </w:r>
      <w:r w:rsidR="00FC63E6" w:rsidRPr="00B25281">
        <w:rPr>
          <w:color w:val="000000" w:themeColor="text1"/>
        </w:rPr>
        <w:t xml:space="preserve">, </w:t>
      </w:r>
      <w:proofErr w:type="spellStart"/>
      <w:r w:rsidR="00FC63E6" w:rsidRPr="00B25281">
        <w:rPr>
          <w:color w:val="000000" w:themeColor="text1"/>
        </w:rPr>
        <w:t>membuat</w:t>
      </w:r>
      <w:proofErr w:type="spellEnd"/>
      <w:r w:rsidR="00FC63E6" w:rsidRPr="00B25281">
        <w:rPr>
          <w:color w:val="000000" w:themeColor="text1"/>
        </w:rPr>
        <w:t> screens dan tables</w:t>
      </w:r>
      <w:r w:rsidR="00FC63E6" w:rsidRPr="00B25281">
        <w:rPr>
          <w:rStyle w:val="Emphasis"/>
          <w:color w:val="000000" w:themeColor="text1"/>
          <w:bdr w:val="none" w:sz="0" w:space="0" w:color="auto" w:frame="1"/>
        </w:rPr>
        <w:t>, </w:t>
      </w:r>
      <w:r w:rsidR="00FC63E6" w:rsidRPr="00B25281">
        <w:rPr>
          <w:color w:val="000000" w:themeColor="text1"/>
        </w:rPr>
        <w:t xml:space="preserve">juga </w:t>
      </w:r>
      <w:proofErr w:type="spellStart"/>
      <w:r w:rsidR="00FC63E6" w:rsidRPr="00B25281">
        <w:rPr>
          <w:color w:val="000000" w:themeColor="text1"/>
        </w:rPr>
        <w:t>ketika</w:t>
      </w:r>
      <w:proofErr w:type="spellEnd"/>
      <w:r w:rsidR="00FC63E6" w:rsidRPr="00B25281">
        <w:rPr>
          <w:color w:val="000000" w:themeColor="text1"/>
        </w:rPr>
        <w:t xml:space="preserve"> </w:t>
      </w:r>
      <w:proofErr w:type="spellStart"/>
      <w:r w:rsidR="00FC63E6" w:rsidRPr="00B25281">
        <w:rPr>
          <w:color w:val="000000" w:themeColor="text1"/>
        </w:rPr>
        <w:t>kita</w:t>
      </w:r>
      <w:proofErr w:type="spellEnd"/>
      <w:r w:rsidR="00FC63E6" w:rsidRPr="00B25281">
        <w:rPr>
          <w:color w:val="000000" w:themeColor="text1"/>
        </w:rPr>
        <w:t xml:space="preserve"> Building Projects. </w:t>
      </w:r>
      <w:proofErr w:type="gramStart"/>
      <w:r w:rsidR="00FC63E6" w:rsidRPr="00B25281">
        <w:rPr>
          <w:color w:val="000000" w:themeColor="text1"/>
        </w:rPr>
        <w:t>oh</w:t>
      </w:r>
      <w:proofErr w:type="gramEnd"/>
      <w:r w:rsidR="00FC63E6" w:rsidRPr="00B25281">
        <w:rPr>
          <w:color w:val="000000" w:themeColor="text1"/>
        </w:rPr>
        <w:t xml:space="preserve"> </w:t>
      </w:r>
      <w:proofErr w:type="spellStart"/>
      <w:r w:rsidR="00FC63E6" w:rsidRPr="00B25281">
        <w:rPr>
          <w:color w:val="000000" w:themeColor="text1"/>
        </w:rPr>
        <w:t>iya</w:t>
      </w:r>
      <w:proofErr w:type="spellEnd"/>
      <w:r w:rsidR="00FC63E6" w:rsidRPr="00B25281">
        <w:rPr>
          <w:color w:val="000000" w:themeColor="text1"/>
        </w:rPr>
        <w:t xml:space="preserve"> </w:t>
      </w:r>
      <w:proofErr w:type="spellStart"/>
      <w:r w:rsidR="00FC63E6" w:rsidRPr="00B25281">
        <w:rPr>
          <w:color w:val="000000" w:themeColor="text1"/>
        </w:rPr>
        <w:t>sekedar</w:t>
      </w:r>
      <w:proofErr w:type="spellEnd"/>
      <w:r w:rsidR="00FC63E6" w:rsidRPr="00B25281">
        <w:rPr>
          <w:color w:val="000000" w:themeColor="text1"/>
        </w:rPr>
        <w:t xml:space="preserve"> info </w:t>
      </w:r>
      <w:proofErr w:type="spellStart"/>
      <w:r w:rsidR="00FC63E6" w:rsidRPr="00B25281">
        <w:rPr>
          <w:color w:val="000000" w:themeColor="text1"/>
        </w:rPr>
        <w:t>aja</w:t>
      </w:r>
      <w:proofErr w:type="spellEnd"/>
      <w:r w:rsidR="00FC63E6" w:rsidRPr="00B25281">
        <w:rPr>
          <w:color w:val="000000" w:themeColor="text1"/>
        </w:rPr>
        <w:t xml:space="preserve">, pada </w:t>
      </w:r>
      <w:proofErr w:type="spellStart"/>
      <w:r w:rsidR="00FC63E6" w:rsidRPr="00B25281">
        <w:rPr>
          <w:color w:val="000000" w:themeColor="text1"/>
        </w:rPr>
        <w:t>versi</w:t>
      </w:r>
      <w:proofErr w:type="spellEnd"/>
      <w:r w:rsidR="00FC63E6" w:rsidRPr="00B25281">
        <w:rPr>
          <w:color w:val="000000" w:themeColor="text1"/>
        </w:rPr>
        <w:t xml:space="preserve"> </w:t>
      </w:r>
      <w:proofErr w:type="spellStart"/>
      <w:r w:rsidR="00FC63E6" w:rsidRPr="00B25281">
        <w:rPr>
          <w:color w:val="000000" w:themeColor="text1"/>
        </w:rPr>
        <w:t>sebelumnya</w:t>
      </w:r>
      <w:proofErr w:type="spellEnd"/>
      <w:r w:rsidR="00FC63E6" w:rsidRPr="00B25281">
        <w:rPr>
          <w:color w:val="000000" w:themeColor="text1"/>
        </w:rPr>
        <w:t xml:space="preserve"> </w:t>
      </w:r>
      <w:proofErr w:type="spellStart"/>
      <w:r w:rsidR="00FC63E6" w:rsidRPr="00B25281">
        <w:rPr>
          <w:color w:val="000000" w:themeColor="text1"/>
        </w:rPr>
        <w:t>LightSwitch</w:t>
      </w:r>
      <w:proofErr w:type="spellEnd"/>
      <w:r w:rsidR="00FC63E6" w:rsidRPr="00B25281">
        <w:rPr>
          <w:color w:val="000000" w:themeColor="text1"/>
        </w:rPr>
        <w:t xml:space="preserve"> </w:t>
      </w:r>
      <w:proofErr w:type="spellStart"/>
      <w:r w:rsidR="00FC63E6" w:rsidRPr="00B25281">
        <w:rPr>
          <w:color w:val="000000" w:themeColor="text1"/>
        </w:rPr>
        <w:t>ini</w:t>
      </w:r>
      <w:proofErr w:type="spellEnd"/>
      <w:r w:rsidR="00FC63E6" w:rsidRPr="00B25281">
        <w:rPr>
          <w:color w:val="000000" w:themeColor="text1"/>
        </w:rPr>
        <w:t xml:space="preserve"> </w:t>
      </w:r>
      <w:proofErr w:type="spellStart"/>
      <w:r w:rsidR="00FC63E6" w:rsidRPr="00B25281">
        <w:rPr>
          <w:color w:val="000000" w:themeColor="text1"/>
        </w:rPr>
        <w:t>terpisah</w:t>
      </w:r>
      <w:proofErr w:type="spellEnd"/>
      <w:r w:rsidR="00FC63E6" w:rsidRPr="00B25281">
        <w:rPr>
          <w:color w:val="000000" w:themeColor="text1"/>
        </w:rPr>
        <w:t xml:space="preserve"> </w:t>
      </w:r>
      <w:proofErr w:type="spellStart"/>
      <w:r w:rsidR="00FC63E6" w:rsidRPr="00B25281">
        <w:rPr>
          <w:color w:val="000000" w:themeColor="text1"/>
        </w:rPr>
        <w:t>dengan</w:t>
      </w:r>
      <w:proofErr w:type="spellEnd"/>
      <w:r w:rsidR="00FC63E6" w:rsidRPr="00B25281">
        <w:rPr>
          <w:color w:val="000000" w:themeColor="text1"/>
        </w:rPr>
        <w:t xml:space="preserve"> Visual Studio </w:t>
      </w:r>
      <w:proofErr w:type="spellStart"/>
      <w:r w:rsidR="00FC63E6" w:rsidRPr="00B25281">
        <w:rPr>
          <w:color w:val="000000" w:themeColor="text1"/>
        </w:rPr>
        <w:t>tetapi</w:t>
      </w:r>
      <w:proofErr w:type="spellEnd"/>
      <w:r w:rsidR="00FC63E6" w:rsidRPr="00B25281">
        <w:rPr>
          <w:color w:val="000000" w:themeColor="text1"/>
        </w:rPr>
        <w:t xml:space="preserve"> </w:t>
      </w:r>
      <w:proofErr w:type="spellStart"/>
      <w:r w:rsidR="00FC63E6" w:rsidRPr="00B25281">
        <w:rPr>
          <w:color w:val="000000" w:themeColor="text1"/>
        </w:rPr>
        <w:t>sekarang</w:t>
      </w:r>
      <w:proofErr w:type="spellEnd"/>
      <w:r w:rsidR="00FC63E6" w:rsidRPr="00B25281">
        <w:rPr>
          <w:color w:val="000000" w:themeColor="text1"/>
        </w:rPr>
        <w:t xml:space="preserve"> </w:t>
      </w:r>
      <w:proofErr w:type="spellStart"/>
      <w:r w:rsidR="00FC63E6" w:rsidRPr="00B25281">
        <w:rPr>
          <w:color w:val="000000" w:themeColor="text1"/>
        </w:rPr>
        <w:t>sudah</w:t>
      </w:r>
      <w:proofErr w:type="spellEnd"/>
      <w:r w:rsidR="00FC63E6" w:rsidRPr="00B25281">
        <w:rPr>
          <w:color w:val="000000" w:themeColor="text1"/>
        </w:rPr>
        <w:t xml:space="preserve"> </w:t>
      </w:r>
      <w:proofErr w:type="spellStart"/>
      <w:r w:rsidR="00FC63E6" w:rsidRPr="00B25281">
        <w:rPr>
          <w:color w:val="000000" w:themeColor="text1"/>
        </w:rPr>
        <w:t>termasuk</w:t>
      </w:r>
      <w:proofErr w:type="spellEnd"/>
      <w:r w:rsidR="00FC63E6" w:rsidRPr="00B25281">
        <w:rPr>
          <w:color w:val="000000" w:themeColor="text1"/>
        </w:rPr>
        <w:t xml:space="preserve">/include di </w:t>
      </w:r>
      <w:proofErr w:type="spellStart"/>
      <w:r w:rsidR="00FC63E6" w:rsidRPr="00B25281">
        <w:rPr>
          <w:color w:val="000000" w:themeColor="text1"/>
        </w:rPr>
        <w:t>dalam</w:t>
      </w:r>
      <w:proofErr w:type="spellEnd"/>
      <w:r w:rsidR="00FC63E6" w:rsidRPr="00B25281">
        <w:rPr>
          <w:color w:val="000000" w:themeColor="text1"/>
        </w:rPr>
        <w:t xml:space="preserve"> visual Studio 2012</w:t>
      </w:r>
      <w:r>
        <w:rPr>
          <w:color w:val="000000" w:themeColor="text1"/>
        </w:rPr>
        <w:t>.</w:t>
      </w:r>
    </w:p>
    <w:p w14:paraId="4406938C" w14:textId="14D045D0" w:rsidR="006A1EB5" w:rsidRDefault="006A1EB5" w:rsidP="006A1EB5">
      <w:pPr>
        <w:pStyle w:val="NormalWeb"/>
        <w:shd w:val="clear" w:color="auto" w:fill="FFFFFF"/>
        <w:spacing w:before="0" w:beforeAutospacing="0" w:after="0" w:afterAutospacing="0" w:line="360" w:lineRule="auto"/>
        <w:ind w:left="360"/>
        <w:jc w:val="both"/>
        <w:textAlignment w:val="baseline"/>
        <w:rPr>
          <w:color w:val="000000" w:themeColor="text1"/>
        </w:rPr>
      </w:pPr>
      <w:r>
        <w:rPr>
          <w:color w:val="000000" w:themeColor="text1"/>
        </w:rPr>
        <w:lastRenderedPageBreak/>
        <w:t>4.</w:t>
      </w:r>
      <w:r w:rsidR="00FC63E6" w:rsidRPr="00B25281">
        <w:rPr>
          <w:color w:val="000000" w:themeColor="text1"/>
        </w:rPr>
        <w:t xml:space="preserve">Solution Explorer yang </w:t>
      </w:r>
      <w:proofErr w:type="spellStart"/>
      <w:r w:rsidR="00FC63E6" w:rsidRPr="00B25281">
        <w:rPr>
          <w:color w:val="000000" w:themeColor="text1"/>
        </w:rPr>
        <w:t>berbeda</w:t>
      </w:r>
      <w:proofErr w:type="spellEnd"/>
      <w:r w:rsidR="00FC63E6" w:rsidRPr="00B25281">
        <w:rPr>
          <w:color w:val="000000" w:themeColor="text1"/>
        </w:rPr>
        <w:t xml:space="preserve">, Solution Explorer </w:t>
      </w:r>
      <w:proofErr w:type="spellStart"/>
      <w:r w:rsidR="00FC63E6" w:rsidRPr="00B25281">
        <w:rPr>
          <w:color w:val="000000" w:themeColor="text1"/>
        </w:rPr>
        <w:t>itu</w:t>
      </w:r>
      <w:proofErr w:type="spellEnd"/>
      <w:r w:rsidR="00FC63E6" w:rsidRPr="00B25281">
        <w:rPr>
          <w:color w:val="000000" w:themeColor="text1"/>
        </w:rPr>
        <w:t xml:space="preserve"> </w:t>
      </w:r>
      <w:proofErr w:type="spellStart"/>
      <w:r w:rsidR="00FC63E6" w:rsidRPr="00B25281">
        <w:rPr>
          <w:color w:val="000000" w:themeColor="text1"/>
        </w:rPr>
        <w:t>merupakan</w:t>
      </w:r>
      <w:proofErr w:type="spellEnd"/>
      <w:r w:rsidR="00FC63E6" w:rsidRPr="00B25281">
        <w:rPr>
          <w:color w:val="000000" w:themeColor="text1"/>
        </w:rPr>
        <w:t xml:space="preserve"> </w:t>
      </w:r>
      <w:proofErr w:type="spellStart"/>
      <w:r w:rsidR="00FC63E6" w:rsidRPr="00B25281">
        <w:rPr>
          <w:color w:val="000000" w:themeColor="text1"/>
        </w:rPr>
        <w:t>semacam</w:t>
      </w:r>
      <w:proofErr w:type="spellEnd"/>
      <w:r w:rsidR="00FC63E6" w:rsidRPr="00B25281">
        <w:rPr>
          <w:color w:val="000000" w:themeColor="text1"/>
        </w:rPr>
        <w:t> </w:t>
      </w:r>
      <w:proofErr w:type="spellStart"/>
      <w:r w:rsidR="00FC63E6" w:rsidRPr="00B25281">
        <w:rPr>
          <w:color w:val="000000" w:themeColor="text1"/>
        </w:rPr>
        <w:t>jendela</w:t>
      </w:r>
      <w:proofErr w:type="spellEnd"/>
      <w:r w:rsidR="00FC63E6" w:rsidRPr="00B25281">
        <w:rPr>
          <w:color w:val="000000" w:themeColor="text1"/>
        </w:rPr>
        <w:t xml:space="preserve"> yang </w:t>
      </w:r>
      <w:proofErr w:type="spellStart"/>
      <w:r w:rsidR="00FC63E6" w:rsidRPr="00B25281">
        <w:rPr>
          <w:color w:val="000000" w:themeColor="text1"/>
        </w:rPr>
        <w:t>mengandung</w:t>
      </w:r>
      <w:proofErr w:type="spellEnd"/>
      <w:r w:rsidR="00FC63E6" w:rsidRPr="00B25281">
        <w:rPr>
          <w:color w:val="000000" w:themeColor="text1"/>
        </w:rPr>
        <w:t xml:space="preserve"> </w:t>
      </w:r>
      <w:proofErr w:type="spellStart"/>
      <w:r w:rsidR="00FC63E6" w:rsidRPr="00B25281">
        <w:rPr>
          <w:color w:val="000000" w:themeColor="text1"/>
        </w:rPr>
        <w:t>semua</w:t>
      </w:r>
      <w:proofErr w:type="spellEnd"/>
      <w:r w:rsidR="00FC63E6" w:rsidRPr="00B25281">
        <w:rPr>
          <w:color w:val="000000" w:themeColor="text1"/>
        </w:rPr>
        <w:t xml:space="preserve"> file </w:t>
      </w:r>
      <w:proofErr w:type="spellStart"/>
      <w:r w:rsidR="00FC63E6" w:rsidRPr="00B25281">
        <w:rPr>
          <w:color w:val="000000" w:themeColor="text1"/>
        </w:rPr>
        <w:t>aplikasi</w:t>
      </w:r>
      <w:proofErr w:type="spellEnd"/>
      <w:r w:rsidR="00FC63E6" w:rsidRPr="00B25281">
        <w:rPr>
          <w:color w:val="000000" w:themeColor="text1"/>
        </w:rPr>
        <w:t xml:space="preserve"> Visual Studio dan </w:t>
      </w:r>
      <w:proofErr w:type="spellStart"/>
      <w:r w:rsidR="00FC63E6" w:rsidRPr="00B25281">
        <w:rPr>
          <w:color w:val="000000" w:themeColor="text1"/>
        </w:rPr>
        <w:t>dimana</w:t>
      </w:r>
      <w:proofErr w:type="spellEnd"/>
      <w:r w:rsidR="00FC63E6" w:rsidRPr="00B25281">
        <w:rPr>
          <w:color w:val="000000" w:themeColor="text1"/>
        </w:rPr>
        <w:t xml:space="preserve"> </w:t>
      </w:r>
      <w:proofErr w:type="spellStart"/>
      <w:r w:rsidR="00FC63E6" w:rsidRPr="00B25281">
        <w:rPr>
          <w:color w:val="000000" w:themeColor="text1"/>
        </w:rPr>
        <w:t>setiap</w:t>
      </w:r>
      <w:proofErr w:type="spellEnd"/>
      <w:r w:rsidR="00FC63E6" w:rsidRPr="00B25281">
        <w:rPr>
          <w:color w:val="000000" w:themeColor="text1"/>
        </w:rPr>
        <w:t xml:space="preserve"> </w:t>
      </w:r>
      <w:proofErr w:type="spellStart"/>
      <w:r w:rsidR="00FC63E6" w:rsidRPr="00B25281">
        <w:rPr>
          <w:color w:val="000000" w:themeColor="text1"/>
        </w:rPr>
        <w:t>proyek</w:t>
      </w:r>
      <w:proofErr w:type="spellEnd"/>
      <w:r w:rsidR="00FC63E6" w:rsidRPr="00B25281">
        <w:rPr>
          <w:color w:val="000000" w:themeColor="text1"/>
        </w:rPr>
        <w:t xml:space="preserve"> </w:t>
      </w:r>
      <w:proofErr w:type="spellStart"/>
      <w:r w:rsidR="00FC63E6" w:rsidRPr="00B25281">
        <w:rPr>
          <w:color w:val="000000" w:themeColor="text1"/>
        </w:rPr>
        <w:t>dapat</w:t>
      </w:r>
      <w:proofErr w:type="spellEnd"/>
      <w:r w:rsidR="00FC63E6" w:rsidRPr="00B25281">
        <w:rPr>
          <w:color w:val="000000" w:themeColor="text1"/>
        </w:rPr>
        <w:t xml:space="preserve"> </w:t>
      </w:r>
      <w:proofErr w:type="spellStart"/>
      <w:r w:rsidR="00FC63E6" w:rsidRPr="00B25281">
        <w:rPr>
          <w:color w:val="000000" w:themeColor="text1"/>
        </w:rPr>
        <w:t>m</w:t>
      </w:r>
      <w:r>
        <w:rPr>
          <w:color w:val="000000" w:themeColor="text1"/>
        </w:rPr>
        <w:t>engandung</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satu</w:t>
      </w:r>
      <w:proofErr w:type="spellEnd"/>
      <w:r>
        <w:rPr>
          <w:color w:val="000000" w:themeColor="text1"/>
        </w:rPr>
        <w:t xml:space="preserve"> file. </w:t>
      </w:r>
      <w:proofErr w:type="spellStart"/>
      <w:r>
        <w:rPr>
          <w:color w:val="000000" w:themeColor="text1"/>
        </w:rPr>
        <w:t>Jadi</w:t>
      </w:r>
      <w:proofErr w:type="spellEnd"/>
      <w:r>
        <w:rPr>
          <w:color w:val="000000" w:themeColor="text1"/>
        </w:rPr>
        <w:t xml:space="preserve">, </w:t>
      </w:r>
      <w:proofErr w:type="spellStart"/>
      <w:r>
        <w:rPr>
          <w:color w:val="000000" w:themeColor="text1"/>
        </w:rPr>
        <w:t>kita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proofErr w:type="gramStart"/>
      <w:r w:rsidR="00FC63E6" w:rsidRPr="00B25281">
        <w:rPr>
          <w:color w:val="000000" w:themeColor="text1"/>
        </w:rPr>
        <w:t>penelusuran</w:t>
      </w:r>
      <w:proofErr w:type="spellEnd"/>
      <w:r w:rsidR="00FC63E6" w:rsidRPr="00B25281">
        <w:rPr>
          <w:color w:val="000000" w:themeColor="text1"/>
        </w:rPr>
        <w:t xml:space="preserve">  </w:t>
      </w:r>
      <w:proofErr w:type="spellStart"/>
      <w:r w:rsidR="00FC63E6" w:rsidRPr="00B25281">
        <w:rPr>
          <w:color w:val="000000" w:themeColor="text1"/>
        </w:rPr>
        <w:t>ke</w:t>
      </w:r>
      <w:proofErr w:type="spellEnd"/>
      <w:proofErr w:type="gramEnd"/>
      <w:r w:rsidR="00FC63E6" w:rsidRPr="00B25281">
        <w:rPr>
          <w:color w:val="000000" w:themeColor="text1"/>
        </w:rPr>
        <w:t xml:space="preserve"> methods dan properties pada </w:t>
      </w:r>
      <w:proofErr w:type="spellStart"/>
      <w:r w:rsidR="00FC63E6" w:rsidRPr="00B25281">
        <w:rPr>
          <w:color w:val="000000" w:themeColor="text1"/>
        </w:rPr>
        <w:t>proyek</w:t>
      </w:r>
      <w:proofErr w:type="spellEnd"/>
      <w:r w:rsidR="00FC63E6" w:rsidRPr="00B25281">
        <w:rPr>
          <w:color w:val="000000" w:themeColor="text1"/>
        </w:rPr>
        <w:t xml:space="preserve"> </w:t>
      </w:r>
      <w:proofErr w:type="spellStart"/>
      <w:r w:rsidR="00FC63E6" w:rsidRPr="00B25281">
        <w:rPr>
          <w:color w:val="000000" w:themeColor="text1"/>
        </w:rPr>
        <w:t>kita</w:t>
      </w:r>
      <w:proofErr w:type="spellEnd"/>
      <w:r w:rsidR="00FC63E6" w:rsidRPr="00B25281">
        <w:rPr>
          <w:rStyle w:val="Emphasis"/>
          <w:color w:val="000000" w:themeColor="text1"/>
          <w:bdr w:val="none" w:sz="0" w:space="0" w:color="auto" w:frame="1"/>
        </w:rPr>
        <w:t> </w:t>
      </w:r>
      <w:r>
        <w:rPr>
          <w:color w:val="000000" w:themeColor="text1"/>
        </w:rPr>
        <w:t xml:space="preserve">dan juga </w:t>
      </w:r>
      <w:proofErr w:type="spellStart"/>
      <w:r w:rsidR="00FC63E6" w:rsidRPr="00B25281">
        <w:rPr>
          <w:color w:val="000000" w:themeColor="text1"/>
        </w:rPr>
        <w:t>memungkinkan</w:t>
      </w:r>
      <w:proofErr w:type="spellEnd"/>
      <w:r w:rsidR="00FC63E6" w:rsidRPr="00B25281">
        <w:rPr>
          <w:color w:val="000000" w:themeColor="text1"/>
        </w:rPr>
        <w:t xml:space="preserve"> </w:t>
      </w:r>
      <w:proofErr w:type="spellStart"/>
      <w:r w:rsidR="00FC63E6" w:rsidRPr="00B25281">
        <w:rPr>
          <w:color w:val="000000" w:themeColor="text1"/>
        </w:rPr>
        <w:t>kita</w:t>
      </w:r>
      <w:proofErr w:type="spellEnd"/>
      <w:r w:rsidR="00FC63E6" w:rsidRPr="00B25281">
        <w:rPr>
          <w:color w:val="000000" w:themeColor="text1"/>
        </w:rPr>
        <w:t xml:space="preserve"> </w:t>
      </w:r>
      <w:proofErr w:type="spellStart"/>
      <w:r w:rsidR="00FC63E6" w:rsidRPr="00B25281">
        <w:rPr>
          <w:color w:val="000000" w:themeColor="text1"/>
        </w:rPr>
        <w:t>untuk</w:t>
      </w:r>
      <w:proofErr w:type="spellEnd"/>
      <w:r w:rsidR="00FC63E6" w:rsidRPr="00B25281">
        <w:rPr>
          <w:color w:val="000000" w:themeColor="text1"/>
        </w:rPr>
        <w:t xml:space="preserve"> </w:t>
      </w:r>
      <w:proofErr w:type="spellStart"/>
      <w:r w:rsidR="00FC63E6" w:rsidRPr="00B25281">
        <w:rPr>
          <w:color w:val="000000" w:themeColor="text1"/>
        </w:rPr>
        <w:t>melakukan</w:t>
      </w:r>
      <w:proofErr w:type="spellEnd"/>
      <w:r w:rsidR="00FC63E6" w:rsidRPr="00B25281">
        <w:rPr>
          <w:color w:val="000000" w:themeColor="text1"/>
        </w:rPr>
        <w:t xml:space="preserve"> </w:t>
      </w:r>
      <w:proofErr w:type="spellStart"/>
      <w:r w:rsidR="00FC63E6" w:rsidRPr="00B25281">
        <w:rPr>
          <w:color w:val="000000" w:themeColor="text1"/>
        </w:rPr>
        <w:t>pencarian</w:t>
      </w:r>
      <w:proofErr w:type="spellEnd"/>
      <w:r w:rsidR="00FC63E6" w:rsidRPr="00B25281">
        <w:rPr>
          <w:color w:val="000000" w:themeColor="text1"/>
        </w:rPr>
        <w:t xml:space="preserve"> file dan yang paling </w:t>
      </w:r>
      <w:proofErr w:type="spellStart"/>
      <w:r w:rsidR="00FC63E6" w:rsidRPr="00B25281">
        <w:rPr>
          <w:color w:val="000000" w:themeColor="text1"/>
        </w:rPr>
        <w:t>saya</w:t>
      </w:r>
      <w:proofErr w:type="spellEnd"/>
      <w:r w:rsidR="00FC63E6" w:rsidRPr="00B25281">
        <w:rPr>
          <w:color w:val="000000" w:themeColor="text1"/>
        </w:rPr>
        <w:t xml:space="preserve"> </w:t>
      </w:r>
      <w:proofErr w:type="spellStart"/>
      <w:r w:rsidR="00FC63E6" w:rsidRPr="00B25281">
        <w:rPr>
          <w:color w:val="000000" w:themeColor="text1"/>
        </w:rPr>
        <w:t>suka</w:t>
      </w:r>
      <w:proofErr w:type="spellEnd"/>
      <w:r w:rsidR="00FC63E6" w:rsidRPr="00B25281">
        <w:rPr>
          <w:color w:val="000000" w:themeColor="text1"/>
        </w:rPr>
        <w:t xml:space="preserve"> </w:t>
      </w:r>
      <w:proofErr w:type="spellStart"/>
      <w:r w:rsidR="00FC63E6" w:rsidRPr="00B25281">
        <w:rPr>
          <w:color w:val="000000" w:themeColor="text1"/>
        </w:rPr>
        <w:t>karena</w:t>
      </w:r>
      <w:proofErr w:type="spellEnd"/>
      <w:r w:rsidR="00FC63E6" w:rsidRPr="00B25281">
        <w:rPr>
          <w:color w:val="000000" w:themeColor="text1"/>
        </w:rPr>
        <w:t xml:space="preserve"> </w:t>
      </w:r>
      <w:proofErr w:type="spellStart"/>
      <w:r w:rsidR="00FC63E6" w:rsidRPr="00B25281">
        <w:rPr>
          <w:color w:val="000000" w:themeColor="text1"/>
        </w:rPr>
        <w:t>dapat</w:t>
      </w:r>
      <w:proofErr w:type="spellEnd"/>
      <w:r w:rsidR="00FC63E6" w:rsidRPr="00B25281">
        <w:rPr>
          <w:color w:val="000000" w:themeColor="text1"/>
        </w:rPr>
        <w:t xml:space="preserve"> </w:t>
      </w:r>
      <w:proofErr w:type="spellStart"/>
      <w:r w:rsidR="00FC63E6" w:rsidRPr="00B25281">
        <w:rPr>
          <w:color w:val="000000" w:themeColor="text1"/>
        </w:rPr>
        <w:t>melakukan</w:t>
      </w:r>
      <w:proofErr w:type="spellEnd"/>
      <w:r w:rsidR="00FC63E6" w:rsidRPr="00B25281">
        <w:rPr>
          <w:color w:val="000000" w:themeColor="text1"/>
        </w:rPr>
        <w:t xml:space="preserve"> preview pada </w:t>
      </w:r>
      <w:proofErr w:type="spellStart"/>
      <w:r w:rsidR="00FC63E6" w:rsidRPr="00B25281">
        <w:rPr>
          <w:color w:val="000000" w:themeColor="text1"/>
        </w:rPr>
        <w:t>objek</w:t>
      </w:r>
      <w:r>
        <w:rPr>
          <w:color w:val="000000" w:themeColor="text1"/>
        </w:rPr>
        <w:t>-objek</w:t>
      </w:r>
      <w:proofErr w:type="spellEnd"/>
      <w:r>
        <w:rPr>
          <w:color w:val="000000" w:themeColor="text1"/>
        </w:rPr>
        <w:t xml:space="preserve"> dan item-item </w:t>
      </w:r>
      <w:proofErr w:type="spellStart"/>
      <w:r>
        <w:rPr>
          <w:color w:val="000000" w:themeColor="text1"/>
        </w:rPr>
        <w:t>eksternal</w:t>
      </w:r>
      <w:proofErr w:type="spellEnd"/>
      <w:r>
        <w:rPr>
          <w:color w:val="000000" w:themeColor="text1"/>
        </w:rPr>
        <w:t>.</w:t>
      </w:r>
    </w:p>
    <w:p w14:paraId="67D38F2D" w14:textId="4B572EA9" w:rsidR="00FC63E6" w:rsidRPr="00B25281" w:rsidRDefault="00FC63E6" w:rsidP="006A1EB5">
      <w:pPr>
        <w:pStyle w:val="NormalWeb"/>
        <w:shd w:val="clear" w:color="auto" w:fill="FFFFFF"/>
        <w:spacing w:before="0" w:beforeAutospacing="0" w:after="0" w:afterAutospacing="0" w:line="360" w:lineRule="auto"/>
        <w:ind w:left="720"/>
        <w:jc w:val="both"/>
        <w:textAlignment w:val="baseline"/>
        <w:rPr>
          <w:color w:val="000000" w:themeColor="text1"/>
        </w:rPr>
      </w:pPr>
      <w:r w:rsidRPr="00B25281">
        <w:rPr>
          <w:noProof/>
          <w:color w:val="000000" w:themeColor="text1"/>
          <w:bdr w:val="none" w:sz="0" w:space="0" w:color="auto" w:frame="1"/>
        </w:rPr>
        <w:drawing>
          <wp:inline distT="0" distB="0" distL="0" distR="0" wp14:anchorId="7ED6EFC2" wp14:editId="60537B0F">
            <wp:extent cx="3618646" cy="2251495"/>
            <wp:effectExtent l="0" t="0" r="1270" b="0"/>
            <wp:docPr id="45" name="Picture 45" descr="solution explorer">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ution explorer">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18964" cy="2251693"/>
                    </a:xfrm>
                    <a:prstGeom prst="rect">
                      <a:avLst/>
                    </a:prstGeom>
                    <a:noFill/>
                    <a:ln>
                      <a:noFill/>
                    </a:ln>
                  </pic:spPr>
                </pic:pic>
              </a:graphicData>
            </a:graphic>
          </wp:inline>
        </w:drawing>
      </w:r>
    </w:p>
    <w:p w14:paraId="3A289B72" w14:textId="77777777" w:rsidR="00FC63E6" w:rsidRPr="00B25281" w:rsidRDefault="00FC63E6" w:rsidP="00FC63E6">
      <w:pPr>
        <w:pStyle w:val="NormalWeb"/>
        <w:shd w:val="clear" w:color="auto" w:fill="FFFFFF"/>
        <w:spacing w:before="0" w:beforeAutospacing="0" w:after="343" w:afterAutospacing="0"/>
        <w:jc w:val="both"/>
        <w:textAlignment w:val="baseline"/>
        <w:rPr>
          <w:color w:val="000000" w:themeColor="text1"/>
        </w:rPr>
      </w:pPr>
      <w:r w:rsidRPr="00B25281">
        <w:rPr>
          <w:color w:val="000000" w:themeColor="text1"/>
        </w:rPr>
        <w:t xml:space="preserve">5. Oh </w:t>
      </w:r>
      <w:proofErr w:type="spellStart"/>
      <w:r w:rsidRPr="00B25281">
        <w:rPr>
          <w:color w:val="000000" w:themeColor="text1"/>
        </w:rPr>
        <w:t>iya</w:t>
      </w:r>
      <w:proofErr w:type="spellEnd"/>
      <w:r w:rsidRPr="00B25281">
        <w:rPr>
          <w:color w:val="000000" w:themeColor="text1"/>
        </w:rPr>
        <w:t xml:space="preserve"> yang </w:t>
      </w:r>
      <w:proofErr w:type="spellStart"/>
      <w:r w:rsidRPr="00B25281">
        <w:rPr>
          <w:color w:val="000000" w:themeColor="text1"/>
        </w:rPr>
        <w:t>terakhir</w:t>
      </w:r>
      <w:proofErr w:type="spellEnd"/>
      <w:r w:rsidRPr="00B25281">
        <w:rPr>
          <w:color w:val="000000" w:themeColor="text1"/>
        </w:rPr>
        <w:t xml:space="preserve"> yang </w:t>
      </w:r>
      <w:proofErr w:type="spellStart"/>
      <w:r w:rsidRPr="00B25281">
        <w:rPr>
          <w:color w:val="000000" w:themeColor="text1"/>
        </w:rPr>
        <w:t>terbaru</w:t>
      </w:r>
      <w:proofErr w:type="spellEnd"/>
      <w:r w:rsidRPr="00B25281">
        <w:rPr>
          <w:color w:val="000000" w:themeColor="text1"/>
        </w:rPr>
        <w:t xml:space="preserve"> juga, </w:t>
      </w:r>
      <w:proofErr w:type="spellStart"/>
      <w:r w:rsidRPr="00B25281">
        <w:rPr>
          <w:color w:val="000000" w:themeColor="text1"/>
        </w:rPr>
        <w:t>dukungan</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.NET Framework 4.5</w:t>
      </w:r>
    </w:p>
    <w:p w14:paraId="42E0460C" w14:textId="77777777" w:rsidR="00FC63E6" w:rsidRPr="00B25281" w:rsidRDefault="00FC63E6" w:rsidP="00FC63E6">
      <w:pPr>
        <w:pStyle w:val="NormalWeb"/>
        <w:shd w:val="clear" w:color="auto" w:fill="FFFFFF"/>
        <w:spacing w:before="0" w:beforeAutospacing="0" w:after="343" w:afterAutospacing="0"/>
        <w:jc w:val="both"/>
        <w:textAlignment w:val="baseline"/>
        <w:rPr>
          <w:color w:val="000000" w:themeColor="text1"/>
        </w:rPr>
      </w:pPr>
      <w:r w:rsidRPr="00B25281">
        <w:rPr>
          <w:color w:val="000000" w:themeColor="text1"/>
        </w:rPr>
        <w:t xml:space="preserve">Nah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Visual Studio 2012, </w:t>
      </w:r>
      <w:proofErr w:type="spellStart"/>
      <w:r w:rsidRPr="00B25281">
        <w:rPr>
          <w:color w:val="000000" w:themeColor="text1"/>
        </w:rPr>
        <w:t>terdapat</w:t>
      </w:r>
      <w:proofErr w:type="spellEnd"/>
      <w:r w:rsidRPr="00B25281">
        <w:rPr>
          <w:color w:val="000000" w:themeColor="text1"/>
        </w:rPr>
        <w:t xml:space="preserve"> pada </w:t>
      </w:r>
      <w:proofErr w:type="spellStart"/>
      <w:r w:rsidRPr="00B25281">
        <w:rPr>
          <w:color w:val="000000" w:themeColor="text1"/>
        </w:rPr>
        <w:t>gambar</w:t>
      </w:r>
      <w:proofErr w:type="spellEnd"/>
      <w:r w:rsidRPr="00B25281">
        <w:rPr>
          <w:color w:val="000000" w:themeColor="text1"/>
        </w:rPr>
        <w:t xml:space="preserve"> di </w:t>
      </w:r>
      <w:proofErr w:type="spellStart"/>
      <w:r w:rsidRPr="00B25281">
        <w:rPr>
          <w:color w:val="000000" w:themeColor="text1"/>
        </w:rPr>
        <w:t>bawah</w:t>
      </w:r>
      <w:proofErr w:type="spellEnd"/>
      <w:r w:rsidRPr="00B25281">
        <w:rPr>
          <w:color w:val="000000" w:themeColor="text1"/>
        </w:rPr>
        <w:t xml:space="preserve"> </w:t>
      </w:r>
      <w:proofErr w:type="spellStart"/>
      <w:proofErr w:type="gramStart"/>
      <w:r w:rsidRPr="00B25281">
        <w:rPr>
          <w:color w:val="000000" w:themeColor="text1"/>
        </w:rPr>
        <w:t>ini</w:t>
      </w:r>
      <w:proofErr w:type="spellEnd"/>
      <w:r w:rsidRPr="00B25281">
        <w:rPr>
          <w:color w:val="000000" w:themeColor="text1"/>
        </w:rPr>
        <w:t xml:space="preserve"> :</w:t>
      </w:r>
      <w:proofErr w:type="gramEnd"/>
    </w:p>
    <w:p w14:paraId="30EC07D6" w14:textId="0A80FCA9" w:rsidR="00FC63E6" w:rsidRPr="00B25281" w:rsidRDefault="00FC63E6" w:rsidP="00FC63E6">
      <w:pPr>
        <w:pStyle w:val="Heading4"/>
        <w:shd w:val="clear" w:color="auto" w:fill="FFFFFF"/>
        <w:spacing w:before="0"/>
        <w:jc w:val="both"/>
        <w:textAlignment w:val="baseline"/>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bdr w:val="none" w:sz="0" w:space="0" w:color="auto" w:frame="1"/>
          <w:lang w:val="en-US"/>
        </w:rPr>
        <w:lastRenderedPageBreak/>
        <w:drawing>
          <wp:inline distT="0" distB="0" distL="0" distR="0" wp14:anchorId="16B8EB74" wp14:editId="60BB0F6A">
            <wp:extent cx="4102043" cy="3209026"/>
            <wp:effectExtent l="0" t="0" r="0" b="0"/>
            <wp:docPr id="28" name="Picture 28" descr="versi visual studio">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rsi visual studio">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102418" cy="3209320"/>
                    </a:xfrm>
                    <a:prstGeom prst="rect">
                      <a:avLst/>
                    </a:prstGeom>
                    <a:noFill/>
                    <a:ln>
                      <a:noFill/>
                    </a:ln>
                  </pic:spPr>
                </pic:pic>
              </a:graphicData>
            </a:graphic>
          </wp:inline>
        </w:drawing>
      </w:r>
    </w:p>
    <w:p w14:paraId="6F2A50E7" w14:textId="77777777" w:rsidR="00FC63E6" w:rsidRPr="00B25281" w:rsidRDefault="00FC63E6" w:rsidP="00FC63E6">
      <w:pPr>
        <w:shd w:val="clear" w:color="auto" w:fill="FFFFFF"/>
        <w:spacing w:before="120" w:after="0" w:line="360" w:lineRule="auto"/>
        <w:jc w:val="both"/>
        <w:rPr>
          <w:rFonts w:ascii="Times New Roman" w:eastAsia="Times New Roman" w:hAnsi="Times New Roman" w:cs="Times New Roman"/>
          <w:i/>
          <w:iCs/>
          <w:color w:val="000000" w:themeColor="text1"/>
          <w:sz w:val="24"/>
          <w:szCs w:val="24"/>
          <w:lang w:val="en-US"/>
        </w:rPr>
      </w:pPr>
    </w:p>
    <w:p w14:paraId="52989AC0" w14:textId="47F60667" w:rsidR="00130DAF" w:rsidRPr="00B25281" w:rsidRDefault="00130DAF" w:rsidP="006D31C4">
      <w:pPr>
        <w:pStyle w:val="Heading3"/>
        <w:numPr>
          <w:ilvl w:val="2"/>
          <w:numId w:val="15"/>
        </w:numPr>
        <w:spacing w:before="160" w:after="160"/>
        <w:rPr>
          <w:rFonts w:ascii="Times New Roman" w:hAnsi="Times New Roman" w:cs="Times New Roman"/>
          <w:b/>
          <w:bCs/>
          <w:i/>
          <w:iCs/>
          <w:color w:val="000000" w:themeColor="text1"/>
          <w:lang w:val="en-US"/>
        </w:rPr>
      </w:pPr>
      <w:r w:rsidRPr="00B25281">
        <w:rPr>
          <w:rFonts w:ascii="Times New Roman" w:hAnsi="Times New Roman" w:cs="Times New Roman"/>
          <w:b/>
          <w:bCs/>
          <w:i/>
          <w:iCs/>
          <w:color w:val="000000" w:themeColor="text1"/>
          <w:lang w:val="en-US"/>
        </w:rPr>
        <w:t>Sublime</w:t>
      </w:r>
      <w:r w:rsidR="009C4363" w:rsidRPr="00B25281">
        <w:rPr>
          <w:rFonts w:ascii="Times New Roman" w:hAnsi="Times New Roman" w:cs="Times New Roman"/>
          <w:b/>
          <w:bCs/>
          <w:i/>
          <w:iCs/>
          <w:color w:val="000000" w:themeColor="text1"/>
          <w:lang w:val="en-US"/>
        </w:rPr>
        <w:t xml:space="preserve"> Text</w:t>
      </w:r>
    </w:p>
    <w:p w14:paraId="446068F2" w14:textId="77777777" w:rsidR="009C4363" w:rsidRPr="00B25281" w:rsidRDefault="009C4363" w:rsidP="009C4363">
      <w:pPr>
        <w:rPr>
          <w:rFonts w:ascii="Times New Roman" w:hAnsi="Times New Roman" w:cs="Times New Roman"/>
          <w:color w:val="000000" w:themeColor="text1"/>
          <w:sz w:val="24"/>
          <w:szCs w:val="24"/>
          <w:lang w:val="en-US"/>
        </w:rPr>
      </w:pPr>
    </w:p>
    <w:p w14:paraId="5554BC04" w14:textId="41A6E95A" w:rsidR="00030789" w:rsidRPr="00B25281" w:rsidRDefault="009C4363" w:rsidP="009C4363">
      <w:pPr>
        <w:spacing w:before="160"/>
        <w:ind w:left="720"/>
        <w:jc w:val="center"/>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7FB9F81F" wp14:editId="5DC0C943">
            <wp:extent cx="2272146" cy="2272146"/>
            <wp:effectExtent l="0" t="0" r="0" b="0"/>
            <wp:docPr id="37" name="Picture 37" descr="Hasil gambar untuk pengertian dan sejarah subli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asil gambar untuk pengertian dan sejarah sublime tex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74631" cy="2274631"/>
                    </a:xfrm>
                    <a:prstGeom prst="rect">
                      <a:avLst/>
                    </a:prstGeom>
                    <a:noFill/>
                    <a:ln>
                      <a:noFill/>
                    </a:ln>
                  </pic:spPr>
                </pic:pic>
              </a:graphicData>
            </a:graphic>
          </wp:inline>
        </w:drawing>
      </w:r>
    </w:p>
    <w:p w14:paraId="0B16BE92" w14:textId="77777777" w:rsidR="009C4363" w:rsidRPr="00B25281" w:rsidRDefault="009C4363" w:rsidP="00D60856">
      <w:pPr>
        <w:spacing w:before="160"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adalah salah satu</w:t>
      </w:r>
      <w:r w:rsidRPr="00B25281">
        <w:rPr>
          <w:rFonts w:ascii="Times New Roman" w:hAnsi="Times New Roman" w:cs="Times New Roman"/>
          <w:i/>
          <w:iCs/>
          <w:color w:val="000000" w:themeColor="text1"/>
          <w:sz w:val="24"/>
          <w:szCs w:val="24"/>
          <w:shd w:val="clear" w:color="auto" w:fill="FFFFFF"/>
        </w:rPr>
        <w:t xml:space="preserve"> text editor</w:t>
      </w:r>
      <w:r w:rsidRPr="00B25281">
        <w:rPr>
          <w:rFonts w:ascii="Times New Roman" w:hAnsi="Times New Roman" w:cs="Times New Roman"/>
          <w:color w:val="000000" w:themeColor="text1"/>
          <w:sz w:val="24"/>
          <w:szCs w:val="24"/>
          <w:shd w:val="clear" w:color="auto" w:fill="FFFFFF"/>
        </w:rPr>
        <w:t xml:space="preserve"> yang kini cukup banyak peminatnya, dan penggunaan </w:t>
      </w:r>
      <w:r w:rsidRPr="00B25281">
        <w:rPr>
          <w:rFonts w:ascii="Times New Roman" w:hAnsi="Times New Roman" w:cs="Times New Roman"/>
          <w:i/>
          <w:iCs/>
          <w:color w:val="000000" w:themeColor="text1"/>
          <w:sz w:val="24"/>
          <w:szCs w:val="24"/>
          <w:shd w:val="clear" w:color="auto" w:fill="FFFFFF"/>
        </w:rPr>
        <w:t>software</w:t>
      </w:r>
      <w:r w:rsidRPr="00B25281">
        <w:rPr>
          <w:rFonts w:ascii="Times New Roman" w:hAnsi="Times New Roman" w:cs="Times New Roman"/>
          <w:color w:val="000000" w:themeColor="text1"/>
          <w:sz w:val="24"/>
          <w:szCs w:val="24"/>
          <w:shd w:val="clear" w:color="auto" w:fill="FFFFFF"/>
        </w:rPr>
        <w:t xml:space="preserve"> ini bisa digunakan </w:t>
      </w:r>
      <w:r w:rsidRPr="00B25281">
        <w:rPr>
          <w:rFonts w:ascii="Times New Roman" w:hAnsi="Times New Roman" w:cs="Times New Roman"/>
          <w:color w:val="000000" w:themeColor="text1"/>
          <w:sz w:val="24"/>
          <w:szCs w:val="24"/>
          <w:shd w:val="clear" w:color="auto" w:fill="FFFFFF"/>
        </w:rPr>
        <w:lastRenderedPageBreak/>
        <w:t xml:space="preserve">juga oleh berbagai macam </w:t>
      </w:r>
      <w:r w:rsidRPr="00B25281">
        <w:rPr>
          <w:rFonts w:ascii="Times New Roman" w:hAnsi="Times New Roman" w:cs="Times New Roman"/>
          <w:i/>
          <w:iCs/>
          <w:color w:val="000000" w:themeColor="text1"/>
          <w:sz w:val="24"/>
          <w:szCs w:val="24"/>
          <w:shd w:val="clear" w:color="auto" w:fill="FFFFFF"/>
        </w:rPr>
        <w:t>platform</w:t>
      </w:r>
      <w:r w:rsidRPr="00B25281">
        <w:rPr>
          <w:rFonts w:ascii="Times New Roman" w:hAnsi="Times New Roman" w:cs="Times New Roman"/>
          <w:color w:val="000000" w:themeColor="text1"/>
          <w:sz w:val="24"/>
          <w:szCs w:val="24"/>
          <w:shd w:val="clear" w:color="auto" w:fill="FFFFFF"/>
        </w:rPr>
        <w:t xml:space="preserve"> </w:t>
      </w:r>
      <w:r w:rsidRPr="00B25281">
        <w:rPr>
          <w:rFonts w:ascii="Times New Roman" w:hAnsi="Times New Roman" w:cs="Times New Roman"/>
          <w:i/>
          <w:iCs/>
          <w:color w:val="000000" w:themeColor="text1"/>
          <w:sz w:val="24"/>
          <w:szCs w:val="24"/>
          <w:shd w:val="clear" w:color="auto" w:fill="FFFFFF"/>
        </w:rPr>
        <w:t>OS (Operating System).</w:t>
      </w:r>
      <w:r w:rsidRPr="00B25281">
        <w:rPr>
          <w:rFonts w:ascii="Times New Roman" w:hAnsi="Times New Roman" w:cs="Times New Roman"/>
          <w:color w:val="000000" w:themeColor="text1"/>
          <w:sz w:val="24"/>
          <w:szCs w:val="24"/>
          <w:shd w:val="clear" w:color="auto" w:fill="FFFFFF"/>
        </w:rPr>
        <w:t xml:space="preserve">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juga banyak sekali mendukung banyak bahasa pemograman dan bahasa markup.</w:t>
      </w:r>
    </w:p>
    <w:p w14:paraId="3B52E894" w14:textId="2B0CED60" w:rsidR="009C4363" w:rsidRPr="00B25281" w:rsidRDefault="009C4363" w:rsidP="00D60856">
      <w:pPr>
        <w:spacing w:before="160" w:line="360" w:lineRule="auto"/>
        <w:ind w:firstLine="720"/>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i/>
          <w:iCs/>
          <w:color w:val="000000" w:themeColor="text1"/>
          <w:sz w:val="24"/>
          <w:szCs w:val="24"/>
          <w:shd w:val="clear" w:color="auto" w:fill="FFFFFF"/>
        </w:rPr>
        <w:t>Sublime</w:t>
      </w:r>
      <w:r w:rsidRPr="00B25281">
        <w:rPr>
          <w:rFonts w:ascii="Times New Roman" w:hAnsi="Times New Roman" w:cs="Times New Roman"/>
          <w:color w:val="000000" w:themeColor="text1"/>
          <w:sz w:val="24"/>
          <w:szCs w:val="24"/>
          <w:shd w:val="clear" w:color="auto" w:fill="FFFFFF"/>
        </w:rPr>
        <w:t xml:space="preserve"> </w:t>
      </w:r>
      <w:r w:rsidRPr="00B25281">
        <w:rPr>
          <w:rFonts w:ascii="Times New Roman" w:hAnsi="Times New Roman" w:cs="Times New Roman"/>
          <w:i/>
          <w:iCs/>
          <w:color w:val="000000" w:themeColor="text1"/>
          <w:sz w:val="24"/>
          <w:szCs w:val="24"/>
          <w:shd w:val="clear" w:color="auto" w:fill="FFFFFF"/>
        </w:rPr>
        <w:t>text</w:t>
      </w:r>
      <w:r w:rsidRPr="00B25281">
        <w:rPr>
          <w:rFonts w:ascii="Times New Roman" w:hAnsi="Times New Roman" w:cs="Times New Roman"/>
          <w:color w:val="000000" w:themeColor="text1"/>
          <w:sz w:val="24"/>
          <w:szCs w:val="24"/>
          <w:shd w:val="clear" w:color="auto" w:fill="FFFFFF"/>
        </w:rPr>
        <w:t xml:space="preserve"> diresmikan pada tahun 2008 dan sudah memiliki beberapa versi dan kini sudah sampai ke</w:t>
      </w:r>
      <w:r w:rsidR="00D60856" w:rsidRPr="00B25281">
        <w:rPr>
          <w:rFonts w:ascii="Times New Roman" w:hAnsi="Times New Roman" w:cs="Times New Roman"/>
          <w:color w:val="000000" w:themeColor="text1"/>
          <w:sz w:val="24"/>
          <w:szCs w:val="24"/>
          <w:shd w:val="clear" w:color="auto" w:fill="FFFFFF"/>
          <w:lang w:val="en-US"/>
        </w:rPr>
        <w:t xml:space="preserve"> </w:t>
      </w:r>
      <w:r w:rsidRPr="00B25281">
        <w:rPr>
          <w:rFonts w:ascii="Times New Roman" w:hAnsi="Times New Roman" w:cs="Times New Roman"/>
          <w:color w:val="000000" w:themeColor="text1"/>
          <w:sz w:val="24"/>
          <w:szCs w:val="24"/>
          <w:shd w:val="clear" w:color="auto" w:fill="FFFFFF"/>
        </w:rPr>
        <w:t xml:space="preserve">versi </w:t>
      </w:r>
      <w:r w:rsidRPr="00B25281">
        <w:rPr>
          <w:rFonts w:ascii="Times New Roman" w:hAnsi="Times New Roman" w:cs="Times New Roman"/>
          <w:i/>
          <w:iCs/>
          <w:color w:val="000000" w:themeColor="text1"/>
          <w:sz w:val="24"/>
          <w:szCs w:val="24"/>
          <w:shd w:val="clear" w:color="auto" w:fill="FFFFFF"/>
        </w:rPr>
        <w:t>Sublime text 3</w:t>
      </w:r>
      <w:r w:rsidRPr="00B25281">
        <w:rPr>
          <w:rFonts w:ascii="Times New Roman" w:hAnsi="Times New Roman" w:cs="Times New Roman"/>
          <w:color w:val="000000" w:themeColor="text1"/>
          <w:sz w:val="24"/>
          <w:szCs w:val="24"/>
          <w:shd w:val="clear" w:color="auto" w:fill="FFFFFF"/>
        </w:rPr>
        <w:t xml:space="preserve"> juga</w:t>
      </w:r>
      <w:r w:rsidR="00D60856" w:rsidRPr="00B25281">
        <w:rPr>
          <w:rFonts w:ascii="Times New Roman" w:hAnsi="Times New Roman" w:cs="Times New Roman"/>
          <w:color w:val="000000" w:themeColor="text1"/>
          <w:sz w:val="24"/>
          <w:szCs w:val="24"/>
          <w:shd w:val="clear" w:color="auto" w:fill="FFFFFF"/>
          <w:lang w:val="en-US"/>
        </w:rPr>
        <w:t>. P</w:t>
      </w:r>
      <w:r w:rsidRPr="00B25281">
        <w:rPr>
          <w:rFonts w:ascii="Times New Roman" w:hAnsi="Times New Roman" w:cs="Times New Roman"/>
          <w:color w:val="000000" w:themeColor="text1"/>
          <w:sz w:val="24"/>
          <w:szCs w:val="24"/>
          <w:shd w:val="clear" w:color="auto" w:fill="FFFFFF"/>
        </w:rPr>
        <w:t xml:space="preserve">enggunaan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banyak sekali membantu pekerjaan seorang </w:t>
      </w:r>
      <w:r w:rsidRPr="00B25281">
        <w:rPr>
          <w:rFonts w:ascii="Times New Roman" w:hAnsi="Times New Roman" w:cs="Times New Roman"/>
          <w:i/>
          <w:iCs/>
          <w:color w:val="000000" w:themeColor="text1"/>
          <w:sz w:val="24"/>
          <w:szCs w:val="24"/>
          <w:shd w:val="clear" w:color="auto" w:fill="FFFFFF"/>
        </w:rPr>
        <w:t>web developer</w:t>
      </w:r>
      <w:r w:rsidRPr="00B25281">
        <w:rPr>
          <w:rFonts w:ascii="Times New Roman" w:hAnsi="Times New Roman" w:cs="Times New Roman"/>
          <w:color w:val="000000" w:themeColor="text1"/>
          <w:sz w:val="24"/>
          <w:szCs w:val="24"/>
          <w:shd w:val="clear" w:color="auto" w:fill="FFFFFF"/>
        </w:rPr>
        <w:t xml:space="preserve"> atau </w:t>
      </w:r>
      <w:r w:rsidRPr="00B25281">
        <w:rPr>
          <w:rFonts w:ascii="Times New Roman" w:hAnsi="Times New Roman" w:cs="Times New Roman"/>
          <w:i/>
          <w:iCs/>
          <w:color w:val="000000" w:themeColor="text1"/>
          <w:sz w:val="24"/>
          <w:szCs w:val="24"/>
          <w:shd w:val="clear" w:color="auto" w:fill="FFFFFF"/>
        </w:rPr>
        <w:t>progra</w:t>
      </w:r>
      <w:r w:rsidR="00D60856" w:rsidRPr="00B25281">
        <w:rPr>
          <w:rFonts w:ascii="Times New Roman" w:hAnsi="Times New Roman" w:cs="Times New Roman"/>
          <w:i/>
          <w:iCs/>
          <w:color w:val="000000" w:themeColor="text1"/>
          <w:sz w:val="24"/>
          <w:szCs w:val="24"/>
          <w:shd w:val="clear" w:color="auto" w:fill="FFFFFF"/>
          <w:lang w:val="en-US"/>
        </w:rPr>
        <w:t>m</w:t>
      </w:r>
      <w:r w:rsidRPr="00B25281">
        <w:rPr>
          <w:rFonts w:ascii="Times New Roman" w:hAnsi="Times New Roman" w:cs="Times New Roman"/>
          <w:i/>
          <w:iCs/>
          <w:color w:val="000000" w:themeColor="text1"/>
          <w:sz w:val="24"/>
          <w:szCs w:val="24"/>
          <w:shd w:val="clear" w:color="auto" w:fill="FFFFFF"/>
        </w:rPr>
        <w:t>er</w:t>
      </w:r>
      <w:r w:rsidRPr="00B25281">
        <w:rPr>
          <w:rFonts w:ascii="Times New Roman" w:hAnsi="Times New Roman" w:cs="Times New Roman"/>
          <w:color w:val="000000" w:themeColor="text1"/>
          <w:sz w:val="24"/>
          <w:szCs w:val="24"/>
          <w:shd w:val="clear" w:color="auto" w:fill="FFFFFF"/>
        </w:rPr>
        <w:t xml:space="preserve"> lainnya seperti memudahkan </w:t>
      </w:r>
      <w:r w:rsidRPr="00B25281">
        <w:rPr>
          <w:rFonts w:ascii="Times New Roman" w:hAnsi="Times New Roman" w:cs="Times New Roman"/>
          <w:i/>
          <w:iCs/>
          <w:color w:val="000000" w:themeColor="text1"/>
          <w:sz w:val="24"/>
          <w:szCs w:val="24"/>
          <w:shd w:val="clear" w:color="auto" w:fill="FFFFFF"/>
        </w:rPr>
        <w:t>programer</w:t>
      </w:r>
      <w:r w:rsidRPr="00B25281">
        <w:rPr>
          <w:rFonts w:ascii="Times New Roman" w:hAnsi="Times New Roman" w:cs="Times New Roman"/>
          <w:color w:val="000000" w:themeColor="text1"/>
          <w:sz w:val="24"/>
          <w:szCs w:val="24"/>
          <w:shd w:val="clear" w:color="auto" w:fill="FFFFFF"/>
        </w:rPr>
        <w:t xml:space="preserve"> dalam membedakan syntak dengan warna yang dimilikinya dan banyak juga kelebihan lainnya yang dapat dilakukan oleh </w:t>
      </w:r>
      <w:r w:rsidRPr="00B25281">
        <w:rPr>
          <w:rFonts w:ascii="Times New Roman" w:hAnsi="Times New Roman" w:cs="Times New Roman"/>
          <w:i/>
          <w:iCs/>
          <w:color w:val="000000" w:themeColor="text1"/>
          <w:sz w:val="24"/>
          <w:szCs w:val="24"/>
          <w:shd w:val="clear" w:color="auto" w:fill="FFFFFF"/>
        </w:rPr>
        <w:t>text editor</w:t>
      </w:r>
      <w:r w:rsidRPr="00B25281">
        <w:rPr>
          <w:rFonts w:ascii="Times New Roman" w:hAnsi="Times New Roman" w:cs="Times New Roman"/>
          <w:color w:val="000000" w:themeColor="text1"/>
          <w:sz w:val="24"/>
          <w:szCs w:val="24"/>
          <w:shd w:val="clear" w:color="auto" w:fill="FFFFFF"/>
        </w:rPr>
        <w:t xml:space="preserve"> ini.</w:t>
      </w:r>
    </w:p>
    <w:p w14:paraId="451A3FC1" w14:textId="77777777" w:rsidR="00D60856" w:rsidRPr="00B25281" w:rsidRDefault="00D60856" w:rsidP="00D60856">
      <w:pPr>
        <w:spacing w:line="360" w:lineRule="auto"/>
        <w:rPr>
          <w:rFonts w:ascii="Times New Roman" w:hAnsi="Times New Roman" w:cs="Times New Roman"/>
          <w:b/>
          <w:bCs/>
          <w:color w:val="000000" w:themeColor="text1"/>
          <w:sz w:val="24"/>
          <w:szCs w:val="24"/>
        </w:rPr>
      </w:pPr>
      <w:r w:rsidRPr="00B25281">
        <w:rPr>
          <w:rFonts w:ascii="Times New Roman" w:hAnsi="Times New Roman" w:cs="Times New Roman"/>
          <w:b/>
          <w:bCs/>
          <w:color w:val="000000" w:themeColor="text1"/>
          <w:sz w:val="24"/>
          <w:szCs w:val="24"/>
          <w:bdr w:val="none" w:sz="0" w:space="0" w:color="auto" w:frame="1"/>
        </w:rPr>
        <w:t>Cara menggunakan Sublime Text</w:t>
      </w:r>
    </w:p>
    <w:p w14:paraId="1C13E18A" w14:textId="22C768F6" w:rsidR="00D60856" w:rsidRPr="00B25281" w:rsidRDefault="00D60856" w:rsidP="00141790">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shd w:val="clear" w:color="auto" w:fill="FFFFFF"/>
        </w:rPr>
        <w:t xml:space="preserve">Cara dasar yang dapat kalian lakukan pertama sekali dalam menggunakan aplikasi ini yaitu silahkan buka </w:t>
      </w:r>
      <w:r w:rsidR="00141790" w:rsidRPr="00B25281">
        <w:rPr>
          <w:rFonts w:ascii="Times New Roman" w:hAnsi="Times New Roman" w:cs="Times New Roman"/>
          <w:color w:val="000000" w:themeColor="text1"/>
          <w:sz w:val="24"/>
          <w:szCs w:val="24"/>
          <w:shd w:val="clear" w:color="auto" w:fill="FFFFFF"/>
          <w:lang w:val="en-US"/>
        </w:rPr>
        <w:t>A</w:t>
      </w:r>
      <w:r w:rsidRPr="00B25281">
        <w:rPr>
          <w:rFonts w:ascii="Times New Roman" w:hAnsi="Times New Roman" w:cs="Times New Roman"/>
          <w:color w:val="000000" w:themeColor="text1"/>
          <w:sz w:val="24"/>
          <w:szCs w:val="24"/>
          <w:shd w:val="clear" w:color="auto" w:fill="FFFFFF"/>
        </w:rPr>
        <w:t xml:space="preserve">plikasi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dengan cara klik 2x atau juga bisa klik kanan dan pilih </w:t>
      </w:r>
      <w:r w:rsidRPr="00B25281">
        <w:rPr>
          <w:rFonts w:ascii="Times New Roman" w:hAnsi="Times New Roman" w:cs="Times New Roman"/>
          <w:i/>
          <w:iCs/>
          <w:color w:val="000000" w:themeColor="text1"/>
          <w:sz w:val="24"/>
          <w:szCs w:val="24"/>
          <w:shd w:val="clear" w:color="auto" w:fill="FFFFFF"/>
        </w:rPr>
        <w:t>open</w:t>
      </w:r>
      <w:r w:rsidRPr="00B25281">
        <w:rPr>
          <w:rFonts w:ascii="Times New Roman" w:hAnsi="Times New Roman" w:cs="Times New Roman"/>
          <w:color w:val="000000" w:themeColor="text1"/>
          <w:sz w:val="24"/>
          <w:szCs w:val="24"/>
          <w:shd w:val="clear" w:color="auto" w:fill="FFFFFF"/>
        </w:rPr>
        <w:t xml:space="preserve">. Selain itu kalian juga bisa memasukan folder </w:t>
      </w:r>
      <w:r w:rsidRPr="00B25281">
        <w:rPr>
          <w:rFonts w:ascii="Times New Roman" w:hAnsi="Times New Roman" w:cs="Times New Roman"/>
          <w:i/>
          <w:iCs/>
          <w:color w:val="000000" w:themeColor="text1"/>
          <w:sz w:val="24"/>
          <w:szCs w:val="24"/>
          <w:shd w:val="clear" w:color="auto" w:fill="FFFFFF"/>
        </w:rPr>
        <w:t>project</w:t>
      </w:r>
      <w:r w:rsidRPr="00B25281">
        <w:rPr>
          <w:rFonts w:ascii="Times New Roman" w:hAnsi="Times New Roman" w:cs="Times New Roman"/>
          <w:color w:val="000000" w:themeColor="text1"/>
          <w:sz w:val="24"/>
          <w:szCs w:val="24"/>
          <w:shd w:val="clear" w:color="auto" w:fill="FFFFFF"/>
        </w:rPr>
        <w:t xml:space="preserve"> kalian kedalam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agar nantinya dengan mudah untuk menemukan </w:t>
      </w:r>
      <w:r w:rsidRPr="00B25281">
        <w:rPr>
          <w:rFonts w:ascii="Times New Roman" w:hAnsi="Times New Roman" w:cs="Times New Roman"/>
          <w:i/>
          <w:iCs/>
          <w:color w:val="000000" w:themeColor="text1"/>
          <w:sz w:val="24"/>
          <w:szCs w:val="24"/>
          <w:shd w:val="clear" w:color="auto" w:fill="FFFFFF"/>
        </w:rPr>
        <w:t xml:space="preserve">file </w:t>
      </w:r>
      <w:r w:rsidRPr="00B25281">
        <w:rPr>
          <w:rFonts w:ascii="Times New Roman" w:hAnsi="Times New Roman" w:cs="Times New Roman"/>
          <w:color w:val="000000" w:themeColor="text1"/>
          <w:sz w:val="24"/>
          <w:szCs w:val="24"/>
          <w:shd w:val="clear" w:color="auto" w:fill="FFFFFF"/>
        </w:rPr>
        <w:t xml:space="preserve">lainnya yang terdapat pada folder </w:t>
      </w:r>
      <w:r w:rsidRPr="00B25281">
        <w:rPr>
          <w:rFonts w:ascii="Times New Roman" w:hAnsi="Times New Roman" w:cs="Times New Roman"/>
          <w:i/>
          <w:iCs/>
          <w:color w:val="000000" w:themeColor="text1"/>
          <w:sz w:val="24"/>
          <w:szCs w:val="24"/>
          <w:shd w:val="clear" w:color="auto" w:fill="FFFFFF"/>
        </w:rPr>
        <w:t>project</w:t>
      </w:r>
      <w:r w:rsidRPr="00B25281">
        <w:rPr>
          <w:rFonts w:ascii="Times New Roman" w:hAnsi="Times New Roman" w:cs="Times New Roman"/>
          <w:color w:val="000000" w:themeColor="text1"/>
          <w:sz w:val="24"/>
          <w:szCs w:val="24"/>
          <w:shd w:val="clear" w:color="auto" w:fill="FFFFFF"/>
        </w:rPr>
        <w:t xml:space="preserve"> tanpa harus menggunakan </w:t>
      </w:r>
      <w:r w:rsidRPr="00B25281">
        <w:rPr>
          <w:rFonts w:ascii="Times New Roman" w:hAnsi="Times New Roman" w:cs="Times New Roman"/>
          <w:i/>
          <w:iCs/>
          <w:color w:val="000000" w:themeColor="text1"/>
          <w:sz w:val="24"/>
          <w:szCs w:val="24"/>
          <w:shd w:val="clear" w:color="auto" w:fill="FFFFFF"/>
        </w:rPr>
        <w:t>open file</w:t>
      </w:r>
      <w:r w:rsidRPr="00B25281">
        <w:rPr>
          <w:rFonts w:ascii="Times New Roman" w:hAnsi="Times New Roman" w:cs="Times New Roman"/>
          <w:color w:val="000000" w:themeColor="text1"/>
          <w:sz w:val="24"/>
          <w:szCs w:val="24"/>
          <w:shd w:val="clear" w:color="auto" w:fill="FFFFFF"/>
        </w:rPr>
        <w:t xml:space="preserve">, cara sangat mudah yaitu saat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kalian sudah terbuka silahkan tarik folder </w:t>
      </w:r>
      <w:r w:rsidRPr="00B25281">
        <w:rPr>
          <w:rFonts w:ascii="Times New Roman" w:hAnsi="Times New Roman" w:cs="Times New Roman"/>
          <w:i/>
          <w:iCs/>
          <w:color w:val="000000" w:themeColor="text1"/>
          <w:sz w:val="24"/>
          <w:szCs w:val="24"/>
          <w:shd w:val="clear" w:color="auto" w:fill="FFFFFF"/>
        </w:rPr>
        <w:t>project</w:t>
      </w:r>
      <w:r w:rsidRPr="00B25281">
        <w:rPr>
          <w:rFonts w:ascii="Times New Roman" w:hAnsi="Times New Roman" w:cs="Times New Roman"/>
          <w:color w:val="000000" w:themeColor="text1"/>
          <w:sz w:val="24"/>
          <w:szCs w:val="24"/>
          <w:shd w:val="clear" w:color="auto" w:fill="FFFFFF"/>
        </w:rPr>
        <w:t xml:space="preserve"> kalian kedalam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maka akan otomatis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akan membaca folder tersebut dan meletakannya pada </w:t>
      </w:r>
      <w:r w:rsidRPr="00B25281">
        <w:rPr>
          <w:rFonts w:ascii="Times New Roman" w:hAnsi="Times New Roman" w:cs="Times New Roman"/>
          <w:i/>
          <w:iCs/>
          <w:color w:val="000000" w:themeColor="text1"/>
          <w:sz w:val="24"/>
          <w:szCs w:val="24"/>
          <w:shd w:val="clear" w:color="auto" w:fill="FFFFFF"/>
        </w:rPr>
        <w:t xml:space="preserve">side </w:t>
      </w:r>
      <w:r w:rsidRPr="00B25281">
        <w:rPr>
          <w:rFonts w:ascii="Times New Roman" w:hAnsi="Times New Roman" w:cs="Times New Roman"/>
          <w:color w:val="000000" w:themeColor="text1"/>
          <w:sz w:val="24"/>
          <w:szCs w:val="24"/>
          <w:shd w:val="clear" w:color="auto" w:fill="FFFFFF"/>
        </w:rPr>
        <w:t xml:space="preserve">kiri, atau juga bisa kalian menggunakan klik menu file pada bar dan pilih </w:t>
      </w:r>
      <w:r w:rsidRPr="00B25281">
        <w:rPr>
          <w:rFonts w:ascii="Times New Roman" w:hAnsi="Times New Roman" w:cs="Times New Roman"/>
          <w:i/>
          <w:iCs/>
          <w:color w:val="000000" w:themeColor="text1"/>
          <w:sz w:val="24"/>
          <w:szCs w:val="24"/>
          <w:shd w:val="clear" w:color="auto" w:fill="FFFFFF"/>
        </w:rPr>
        <w:t>open</w:t>
      </w:r>
      <w:r w:rsidRPr="00B25281">
        <w:rPr>
          <w:rFonts w:ascii="Times New Roman" w:hAnsi="Times New Roman" w:cs="Times New Roman"/>
          <w:color w:val="000000" w:themeColor="text1"/>
          <w:sz w:val="24"/>
          <w:szCs w:val="24"/>
          <w:shd w:val="clear" w:color="auto" w:fill="FFFFFF"/>
        </w:rPr>
        <w:t xml:space="preserve"> folder.</w:t>
      </w:r>
    </w:p>
    <w:p w14:paraId="01B97FFA" w14:textId="4C8D9A38" w:rsidR="00D60856" w:rsidRPr="00B25281" w:rsidRDefault="00D60856" w:rsidP="00141790">
      <w:pPr>
        <w:shd w:val="clear" w:color="auto" w:fill="FFFFFF"/>
        <w:spacing w:line="360" w:lineRule="auto"/>
        <w:jc w:val="center"/>
        <w:textAlignment w:val="baseline"/>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bdr w:val="none" w:sz="0" w:space="0" w:color="auto" w:frame="1"/>
          <w:lang w:val="en-US"/>
        </w:rPr>
        <w:lastRenderedPageBreak/>
        <w:drawing>
          <wp:inline distT="0" distB="0" distL="0" distR="0" wp14:anchorId="42E2A1F1" wp14:editId="62A9AFBA">
            <wp:extent cx="3885097" cy="3311236"/>
            <wp:effectExtent l="0" t="0" r="1270" b="3810"/>
            <wp:docPr id="40" name="Picture 40">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927005" cy="3346954"/>
                    </a:xfrm>
                    <a:prstGeom prst="rect">
                      <a:avLst/>
                    </a:prstGeom>
                    <a:noFill/>
                    <a:ln>
                      <a:noFill/>
                    </a:ln>
                  </pic:spPr>
                </pic:pic>
              </a:graphicData>
            </a:graphic>
          </wp:inline>
        </w:drawing>
      </w:r>
      <w:r w:rsidRPr="00B25281">
        <w:rPr>
          <w:rFonts w:ascii="Times New Roman" w:hAnsi="Times New Roman" w:cs="Times New Roman"/>
          <w:color w:val="000000" w:themeColor="text1"/>
          <w:sz w:val="24"/>
          <w:szCs w:val="24"/>
        </w:rPr>
        <w:br/>
      </w:r>
    </w:p>
    <w:p w14:paraId="0E555278" w14:textId="5712588B" w:rsidR="00D60856" w:rsidRPr="00B25281" w:rsidRDefault="00D60856" w:rsidP="00D60856">
      <w:pPr>
        <w:spacing w:line="360" w:lineRule="auto"/>
        <w:rPr>
          <w:rFonts w:ascii="Times New Roman" w:hAnsi="Times New Roman" w:cs="Times New Roman"/>
          <w:b/>
          <w:bCs/>
          <w:color w:val="000000" w:themeColor="text1"/>
          <w:sz w:val="24"/>
          <w:szCs w:val="24"/>
        </w:rPr>
      </w:pPr>
      <w:r w:rsidRPr="00B25281">
        <w:rPr>
          <w:rFonts w:ascii="Times New Roman" w:hAnsi="Times New Roman" w:cs="Times New Roman"/>
          <w:b/>
          <w:bCs/>
          <w:color w:val="000000" w:themeColor="text1"/>
          <w:sz w:val="24"/>
          <w:szCs w:val="24"/>
          <w:bdr w:val="none" w:sz="0" w:space="0" w:color="auto" w:frame="1"/>
        </w:rPr>
        <w:t xml:space="preserve">Kelebihan </w:t>
      </w:r>
      <w:r w:rsidRPr="00B25281">
        <w:rPr>
          <w:rFonts w:ascii="Times New Roman" w:hAnsi="Times New Roman" w:cs="Times New Roman"/>
          <w:b/>
          <w:bCs/>
          <w:i/>
          <w:iCs/>
          <w:color w:val="000000" w:themeColor="text1"/>
          <w:sz w:val="24"/>
          <w:szCs w:val="24"/>
          <w:bdr w:val="none" w:sz="0" w:space="0" w:color="auto" w:frame="1"/>
        </w:rPr>
        <w:t>Sublime Text</w:t>
      </w:r>
    </w:p>
    <w:p w14:paraId="448D4170" w14:textId="77777777" w:rsidR="00141790" w:rsidRPr="00B25281" w:rsidRDefault="00D60856" w:rsidP="00141790">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Banyak kelebihan yang dimiliki oleh text editor ini, dan berikut saya akan memaparkan beberapa kelebihan dalam penggunaan sublime text diantara:</w:t>
      </w:r>
    </w:p>
    <w:p w14:paraId="063E42F4" w14:textId="0C58C723" w:rsidR="00141790" w:rsidRPr="00B25281" w:rsidRDefault="00D60856" w:rsidP="006D31C4">
      <w:pPr>
        <w:pStyle w:val="ListParagraph"/>
        <w:numPr>
          <w:ilvl w:val="1"/>
          <w:numId w:val="16"/>
        </w:numPr>
        <w:spacing w:line="360" w:lineRule="auto"/>
        <w:jc w:val="both"/>
        <w:rPr>
          <w:rFonts w:ascii="Times New Roman" w:hAnsi="Times New Roman" w:cs="Times New Roman"/>
          <w:b/>
          <w:bCs/>
          <w:color w:val="000000" w:themeColor="text1"/>
          <w:sz w:val="24"/>
          <w:szCs w:val="24"/>
        </w:rPr>
      </w:pPr>
      <w:r w:rsidRPr="00B25281">
        <w:rPr>
          <w:rFonts w:ascii="Times New Roman" w:hAnsi="Times New Roman" w:cs="Times New Roman"/>
          <w:b/>
          <w:bCs/>
          <w:i/>
          <w:iCs/>
          <w:color w:val="000000" w:themeColor="text1"/>
          <w:sz w:val="24"/>
          <w:szCs w:val="24"/>
          <w:shd w:val="clear" w:color="auto" w:fill="FFFFFF"/>
        </w:rPr>
        <w:t>Software</w:t>
      </w:r>
      <w:r w:rsidRPr="00B25281">
        <w:rPr>
          <w:rFonts w:ascii="Times New Roman" w:hAnsi="Times New Roman" w:cs="Times New Roman"/>
          <w:b/>
          <w:bCs/>
          <w:color w:val="000000" w:themeColor="text1"/>
          <w:sz w:val="24"/>
          <w:szCs w:val="24"/>
          <w:shd w:val="clear" w:color="auto" w:fill="FFFFFF"/>
        </w:rPr>
        <w:t xml:space="preserve"> yang ringan</w:t>
      </w:r>
    </w:p>
    <w:p w14:paraId="7DC6DD1D" w14:textId="77777777" w:rsidR="00141790" w:rsidRPr="00B25281" w:rsidRDefault="00D60856" w:rsidP="00141790">
      <w:pPr>
        <w:spacing w:line="360" w:lineRule="auto"/>
        <w:ind w:left="1080" w:firstLine="36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 xml:space="preserve">Kelebihan pertama yang dimiliki oleh </w:t>
      </w:r>
      <w:r w:rsidRPr="00B25281">
        <w:rPr>
          <w:rFonts w:ascii="Times New Roman" w:hAnsi="Times New Roman" w:cs="Times New Roman"/>
          <w:i/>
          <w:iCs/>
          <w:color w:val="000000" w:themeColor="text1"/>
          <w:sz w:val="24"/>
          <w:szCs w:val="24"/>
          <w:shd w:val="clear" w:color="auto" w:fill="FFFFFF"/>
        </w:rPr>
        <w:t>text editor</w:t>
      </w:r>
      <w:r w:rsidRPr="00B25281">
        <w:rPr>
          <w:rFonts w:ascii="Times New Roman" w:hAnsi="Times New Roman" w:cs="Times New Roman"/>
          <w:color w:val="000000" w:themeColor="text1"/>
          <w:sz w:val="24"/>
          <w:szCs w:val="24"/>
          <w:shd w:val="clear" w:color="auto" w:fill="FFFFFF"/>
        </w:rPr>
        <w:t xml:space="preserve"> satu ini diantaranya yaitu </w:t>
      </w:r>
      <w:r w:rsidRPr="00B25281">
        <w:rPr>
          <w:rFonts w:ascii="Times New Roman" w:hAnsi="Times New Roman" w:cs="Times New Roman"/>
          <w:i/>
          <w:iCs/>
          <w:color w:val="000000" w:themeColor="text1"/>
          <w:sz w:val="24"/>
          <w:szCs w:val="24"/>
          <w:shd w:val="clear" w:color="auto" w:fill="FFFFFF"/>
        </w:rPr>
        <w:t>software</w:t>
      </w:r>
      <w:r w:rsidRPr="00B25281">
        <w:rPr>
          <w:rFonts w:ascii="Times New Roman" w:hAnsi="Times New Roman" w:cs="Times New Roman"/>
          <w:color w:val="000000" w:themeColor="text1"/>
          <w:sz w:val="24"/>
          <w:szCs w:val="24"/>
          <w:shd w:val="clear" w:color="auto" w:fill="FFFFFF"/>
        </w:rPr>
        <w:t xml:space="preserve"> yang ringan dan tidak banyak memakan </w:t>
      </w:r>
      <w:r w:rsidRPr="00B25281">
        <w:rPr>
          <w:rFonts w:ascii="Times New Roman" w:hAnsi="Times New Roman" w:cs="Times New Roman"/>
          <w:i/>
          <w:iCs/>
          <w:color w:val="000000" w:themeColor="text1"/>
          <w:sz w:val="24"/>
          <w:szCs w:val="24"/>
          <w:shd w:val="clear" w:color="auto" w:fill="FFFFFF"/>
        </w:rPr>
        <w:t>RAM</w:t>
      </w:r>
      <w:r w:rsidRPr="00B25281">
        <w:rPr>
          <w:rFonts w:ascii="Times New Roman" w:hAnsi="Times New Roman" w:cs="Times New Roman"/>
          <w:color w:val="000000" w:themeColor="text1"/>
          <w:sz w:val="24"/>
          <w:szCs w:val="24"/>
          <w:shd w:val="clear" w:color="auto" w:fill="FFFFFF"/>
        </w:rPr>
        <w:t xml:space="preserve"> pada komputer kalian.</w:t>
      </w:r>
    </w:p>
    <w:p w14:paraId="014A31FE" w14:textId="3B5E43EF" w:rsidR="00141790" w:rsidRPr="00B25281" w:rsidRDefault="00D60856" w:rsidP="006D31C4">
      <w:pPr>
        <w:pStyle w:val="ListParagraph"/>
        <w:numPr>
          <w:ilvl w:val="1"/>
          <w:numId w:val="16"/>
        </w:numPr>
        <w:spacing w:line="360" w:lineRule="auto"/>
        <w:jc w:val="both"/>
        <w:rPr>
          <w:rFonts w:ascii="Times New Roman" w:hAnsi="Times New Roman" w:cs="Times New Roman"/>
          <w:b/>
          <w:bCs/>
          <w:color w:val="000000" w:themeColor="text1"/>
          <w:sz w:val="24"/>
          <w:szCs w:val="24"/>
        </w:rPr>
      </w:pPr>
      <w:r w:rsidRPr="00B25281">
        <w:rPr>
          <w:rFonts w:ascii="Times New Roman" w:hAnsi="Times New Roman" w:cs="Times New Roman"/>
          <w:b/>
          <w:bCs/>
          <w:i/>
          <w:iCs/>
          <w:color w:val="000000" w:themeColor="text1"/>
          <w:sz w:val="24"/>
          <w:szCs w:val="24"/>
          <w:shd w:val="clear" w:color="auto" w:fill="FFFFFF"/>
        </w:rPr>
        <w:t>Support Platform</w:t>
      </w:r>
    </w:p>
    <w:p w14:paraId="7726DEB0" w14:textId="2241B9E9" w:rsidR="00141790" w:rsidRPr="00B25281" w:rsidRDefault="00D60856" w:rsidP="00141790">
      <w:pPr>
        <w:spacing w:line="360" w:lineRule="auto"/>
        <w:ind w:left="1080" w:firstLine="36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Yang ke</w:t>
      </w:r>
      <w:proofErr w:type="spellStart"/>
      <w:r w:rsidR="00141790" w:rsidRPr="00B25281">
        <w:rPr>
          <w:rFonts w:ascii="Times New Roman" w:hAnsi="Times New Roman" w:cs="Times New Roman"/>
          <w:color w:val="000000" w:themeColor="text1"/>
          <w:sz w:val="24"/>
          <w:szCs w:val="24"/>
          <w:shd w:val="clear" w:color="auto" w:fill="FFFFFF"/>
          <w:lang w:val="en-US"/>
        </w:rPr>
        <w:t>dua</w:t>
      </w:r>
      <w:proofErr w:type="spellEnd"/>
      <w:r w:rsidRPr="00B25281">
        <w:rPr>
          <w:rFonts w:ascii="Times New Roman" w:hAnsi="Times New Roman" w:cs="Times New Roman"/>
          <w:color w:val="000000" w:themeColor="text1"/>
          <w:sz w:val="24"/>
          <w:szCs w:val="24"/>
          <w:shd w:val="clear" w:color="auto" w:fill="FFFFFF"/>
        </w:rPr>
        <w:t xml:space="preserve"> yaitu </w:t>
      </w:r>
      <w:r w:rsidRPr="00B25281">
        <w:rPr>
          <w:rFonts w:ascii="Times New Roman" w:hAnsi="Times New Roman" w:cs="Times New Roman"/>
          <w:i/>
          <w:iCs/>
          <w:color w:val="000000" w:themeColor="text1"/>
          <w:sz w:val="24"/>
          <w:szCs w:val="24"/>
          <w:shd w:val="clear" w:color="auto" w:fill="FFFFFF"/>
        </w:rPr>
        <w:t>support</w:t>
      </w:r>
      <w:r w:rsidRPr="00B25281">
        <w:rPr>
          <w:rFonts w:ascii="Times New Roman" w:hAnsi="Times New Roman" w:cs="Times New Roman"/>
          <w:color w:val="000000" w:themeColor="text1"/>
          <w:sz w:val="24"/>
          <w:szCs w:val="24"/>
          <w:shd w:val="clear" w:color="auto" w:fill="FFFFFF"/>
        </w:rPr>
        <w:t xml:space="preserve"> dibanyak </w:t>
      </w:r>
      <w:r w:rsidRPr="00B25281">
        <w:rPr>
          <w:rFonts w:ascii="Times New Roman" w:hAnsi="Times New Roman" w:cs="Times New Roman"/>
          <w:i/>
          <w:iCs/>
          <w:color w:val="000000" w:themeColor="text1"/>
          <w:sz w:val="24"/>
          <w:szCs w:val="24"/>
          <w:shd w:val="clear" w:color="auto" w:fill="FFFFFF"/>
        </w:rPr>
        <w:t>platform OS</w:t>
      </w:r>
      <w:r w:rsidRPr="00B25281">
        <w:rPr>
          <w:rFonts w:ascii="Times New Roman" w:hAnsi="Times New Roman" w:cs="Times New Roman"/>
          <w:color w:val="000000" w:themeColor="text1"/>
          <w:sz w:val="24"/>
          <w:szCs w:val="24"/>
          <w:shd w:val="clear" w:color="auto" w:fill="FFFFFF"/>
        </w:rPr>
        <w:t xml:space="preserve"> seperti </w:t>
      </w:r>
      <w:r w:rsidRPr="00B25281">
        <w:rPr>
          <w:rFonts w:ascii="Times New Roman" w:hAnsi="Times New Roman" w:cs="Times New Roman"/>
          <w:i/>
          <w:iCs/>
          <w:color w:val="000000" w:themeColor="text1"/>
          <w:sz w:val="24"/>
          <w:szCs w:val="24"/>
          <w:shd w:val="clear" w:color="auto" w:fill="FFFFFF"/>
        </w:rPr>
        <w:t>Windows</w:t>
      </w:r>
      <w:r w:rsidRPr="00B25281">
        <w:rPr>
          <w:rFonts w:ascii="Times New Roman" w:hAnsi="Times New Roman" w:cs="Times New Roman"/>
          <w:color w:val="000000" w:themeColor="text1"/>
          <w:sz w:val="24"/>
          <w:szCs w:val="24"/>
          <w:shd w:val="clear" w:color="auto" w:fill="FFFFFF"/>
        </w:rPr>
        <w:t xml:space="preserve"> dan lainnya.</w:t>
      </w:r>
    </w:p>
    <w:p w14:paraId="2E54857E" w14:textId="1DE70123" w:rsidR="00141790" w:rsidRPr="00B25281" w:rsidRDefault="00D60856" w:rsidP="006D31C4">
      <w:pPr>
        <w:pStyle w:val="ListParagraph"/>
        <w:numPr>
          <w:ilvl w:val="1"/>
          <w:numId w:val="16"/>
        </w:numPr>
        <w:spacing w:line="360" w:lineRule="auto"/>
        <w:jc w:val="both"/>
        <w:rPr>
          <w:rFonts w:ascii="Times New Roman" w:hAnsi="Times New Roman" w:cs="Times New Roman"/>
          <w:b/>
          <w:bCs/>
          <w:color w:val="000000" w:themeColor="text1"/>
          <w:sz w:val="24"/>
          <w:szCs w:val="24"/>
        </w:rPr>
      </w:pPr>
      <w:r w:rsidRPr="00B25281">
        <w:rPr>
          <w:rFonts w:ascii="Times New Roman" w:hAnsi="Times New Roman" w:cs="Times New Roman"/>
          <w:b/>
          <w:bCs/>
          <w:i/>
          <w:iCs/>
          <w:color w:val="000000" w:themeColor="text1"/>
          <w:sz w:val="24"/>
          <w:szCs w:val="24"/>
          <w:shd w:val="clear" w:color="auto" w:fill="FFFFFF"/>
        </w:rPr>
        <w:lastRenderedPageBreak/>
        <w:t>Mini Map</w:t>
      </w:r>
    </w:p>
    <w:p w14:paraId="48F8D90A" w14:textId="4CDCE34B" w:rsidR="00141790" w:rsidRPr="00B25281" w:rsidRDefault="00D60856" w:rsidP="00141790">
      <w:pPr>
        <w:spacing w:line="360" w:lineRule="auto"/>
        <w:ind w:left="1080" w:firstLine="360"/>
        <w:jc w:val="both"/>
        <w:rPr>
          <w:rFonts w:ascii="Times New Roman" w:hAnsi="Times New Roman" w:cs="Times New Roman"/>
          <w:color w:val="000000" w:themeColor="text1"/>
          <w:sz w:val="24"/>
          <w:szCs w:val="24"/>
          <w:shd w:val="clear" w:color="auto" w:fill="FFFFFF"/>
        </w:rPr>
      </w:pPr>
      <w:r w:rsidRPr="00B25281">
        <w:rPr>
          <w:rFonts w:ascii="Times New Roman" w:hAnsi="Times New Roman" w:cs="Times New Roman"/>
          <w:color w:val="000000" w:themeColor="text1"/>
          <w:sz w:val="24"/>
          <w:szCs w:val="24"/>
          <w:shd w:val="clear" w:color="auto" w:fill="FFFFFF"/>
        </w:rPr>
        <w:t xml:space="preserve">Selain itu sublime text juga memiliki </w:t>
      </w:r>
      <w:r w:rsidRPr="00B25281">
        <w:rPr>
          <w:rFonts w:ascii="Times New Roman" w:hAnsi="Times New Roman" w:cs="Times New Roman"/>
          <w:i/>
          <w:iCs/>
          <w:color w:val="000000" w:themeColor="text1"/>
          <w:sz w:val="24"/>
          <w:szCs w:val="24"/>
          <w:shd w:val="clear" w:color="auto" w:fill="FFFFFF"/>
        </w:rPr>
        <w:t>mini map</w:t>
      </w:r>
      <w:r w:rsidRPr="00B25281">
        <w:rPr>
          <w:rFonts w:ascii="Times New Roman" w:hAnsi="Times New Roman" w:cs="Times New Roman"/>
          <w:color w:val="000000" w:themeColor="text1"/>
          <w:sz w:val="24"/>
          <w:szCs w:val="24"/>
          <w:shd w:val="clear" w:color="auto" w:fill="FFFFFF"/>
        </w:rPr>
        <w:t xml:space="preserve"> disisi kanan atasnya untuk mempermudahkan kita dalam menemukan kode.</w:t>
      </w:r>
    </w:p>
    <w:p w14:paraId="3288ADF3" w14:textId="335A949A" w:rsidR="00141790" w:rsidRPr="00B25281" w:rsidRDefault="00D60856" w:rsidP="006D31C4">
      <w:pPr>
        <w:pStyle w:val="ListParagraph"/>
        <w:numPr>
          <w:ilvl w:val="1"/>
          <w:numId w:val="16"/>
        </w:numPr>
        <w:spacing w:line="360" w:lineRule="auto"/>
        <w:jc w:val="both"/>
        <w:rPr>
          <w:rFonts w:ascii="Times New Roman" w:hAnsi="Times New Roman" w:cs="Times New Roman"/>
          <w:b/>
          <w:bCs/>
          <w:color w:val="000000" w:themeColor="text1"/>
          <w:sz w:val="24"/>
          <w:szCs w:val="24"/>
        </w:rPr>
      </w:pPr>
      <w:r w:rsidRPr="00B25281">
        <w:rPr>
          <w:rFonts w:ascii="Times New Roman" w:hAnsi="Times New Roman" w:cs="Times New Roman"/>
          <w:b/>
          <w:bCs/>
          <w:color w:val="000000" w:themeColor="text1"/>
          <w:sz w:val="24"/>
          <w:szCs w:val="24"/>
          <w:shd w:val="clear" w:color="auto" w:fill="FFFFFF"/>
        </w:rPr>
        <w:t xml:space="preserve">Mengganti </w:t>
      </w:r>
      <w:r w:rsidRPr="00B25281">
        <w:rPr>
          <w:rFonts w:ascii="Times New Roman" w:hAnsi="Times New Roman" w:cs="Times New Roman"/>
          <w:b/>
          <w:bCs/>
          <w:i/>
          <w:iCs/>
          <w:color w:val="000000" w:themeColor="text1"/>
          <w:sz w:val="24"/>
          <w:szCs w:val="24"/>
          <w:shd w:val="clear" w:color="auto" w:fill="FFFFFF"/>
        </w:rPr>
        <w:t>Background</w:t>
      </w:r>
      <w:r w:rsidRPr="00B25281">
        <w:rPr>
          <w:rFonts w:ascii="Times New Roman" w:hAnsi="Times New Roman" w:cs="Times New Roman"/>
          <w:b/>
          <w:bCs/>
          <w:color w:val="000000" w:themeColor="text1"/>
          <w:sz w:val="24"/>
          <w:szCs w:val="24"/>
          <w:shd w:val="clear" w:color="auto" w:fill="FFFFFF"/>
        </w:rPr>
        <w:t>.</w:t>
      </w:r>
    </w:p>
    <w:p w14:paraId="54EC844A" w14:textId="7DB20C24" w:rsidR="00D60856" w:rsidRPr="00B25281" w:rsidRDefault="00D60856" w:rsidP="00141790">
      <w:pPr>
        <w:spacing w:line="360" w:lineRule="auto"/>
        <w:ind w:left="1080" w:firstLine="360"/>
        <w:jc w:val="both"/>
        <w:rPr>
          <w:rFonts w:ascii="Times New Roman" w:hAnsi="Times New Roman" w:cs="Times New Roman"/>
          <w:i/>
          <w:iCs/>
          <w:color w:val="000000" w:themeColor="text1"/>
          <w:sz w:val="24"/>
          <w:szCs w:val="24"/>
        </w:rPr>
      </w:pPr>
      <w:r w:rsidRPr="00B25281">
        <w:rPr>
          <w:rFonts w:ascii="Times New Roman" w:hAnsi="Times New Roman" w:cs="Times New Roman"/>
          <w:color w:val="000000" w:themeColor="text1"/>
          <w:sz w:val="24"/>
          <w:szCs w:val="24"/>
          <w:shd w:val="clear" w:color="auto" w:fill="FFFFFF"/>
        </w:rPr>
        <w:t xml:space="preserve">Kelebihan lainnya yaitu kalian juga bisa menganti </w:t>
      </w:r>
      <w:r w:rsidRPr="00B25281">
        <w:rPr>
          <w:rFonts w:ascii="Times New Roman" w:hAnsi="Times New Roman" w:cs="Times New Roman"/>
          <w:i/>
          <w:iCs/>
          <w:color w:val="000000" w:themeColor="text1"/>
          <w:sz w:val="24"/>
          <w:szCs w:val="24"/>
          <w:shd w:val="clear" w:color="auto" w:fill="FFFFFF"/>
        </w:rPr>
        <w:t>background</w:t>
      </w:r>
      <w:r w:rsidRPr="00B25281">
        <w:rPr>
          <w:rFonts w:ascii="Times New Roman" w:hAnsi="Times New Roman" w:cs="Times New Roman"/>
          <w:color w:val="000000" w:themeColor="text1"/>
          <w:sz w:val="24"/>
          <w:szCs w:val="24"/>
          <w:shd w:val="clear" w:color="auto" w:fill="FFFFFF"/>
        </w:rPr>
        <w:t xml:space="preserve"> atau </w:t>
      </w:r>
      <w:r w:rsidRPr="00B25281">
        <w:rPr>
          <w:rFonts w:ascii="Times New Roman" w:hAnsi="Times New Roman" w:cs="Times New Roman"/>
          <w:i/>
          <w:iCs/>
          <w:color w:val="000000" w:themeColor="text1"/>
          <w:sz w:val="24"/>
          <w:szCs w:val="24"/>
          <w:shd w:val="clear" w:color="auto" w:fill="FFFFFF"/>
        </w:rPr>
        <w:t>scheme text editor</w:t>
      </w:r>
      <w:r w:rsidRPr="00B25281">
        <w:rPr>
          <w:rFonts w:ascii="Times New Roman" w:hAnsi="Times New Roman" w:cs="Times New Roman"/>
          <w:color w:val="000000" w:themeColor="text1"/>
          <w:sz w:val="24"/>
          <w:szCs w:val="24"/>
          <w:shd w:val="clear" w:color="auto" w:fill="FFFFFF"/>
        </w:rPr>
        <w:t xml:space="preserve"> satu ini jika kalian bosan dengan warna bawaannya yaitu hitam dengan cara pilih menu </w:t>
      </w:r>
      <w:r w:rsidRPr="00B25281">
        <w:rPr>
          <w:rFonts w:ascii="Times New Roman" w:hAnsi="Times New Roman" w:cs="Times New Roman"/>
          <w:i/>
          <w:iCs/>
          <w:color w:val="000000" w:themeColor="text1"/>
          <w:sz w:val="24"/>
          <w:szCs w:val="24"/>
          <w:shd w:val="clear" w:color="auto" w:fill="FFFFFF"/>
        </w:rPr>
        <w:t>preferences</w:t>
      </w:r>
      <w:r w:rsidRPr="00B25281">
        <w:rPr>
          <w:rFonts w:ascii="Times New Roman" w:hAnsi="Times New Roman" w:cs="Times New Roman"/>
          <w:color w:val="000000" w:themeColor="text1"/>
          <w:sz w:val="24"/>
          <w:szCs w:val="24"/>
          <w:shd w:val="clear" w:color="auto" w:fill="FFFFFF"/>
        </w:rPr>
        <w:t xml:space="preserve"> pada menu bar dan pilih </w:t>
      </w:r>
      <w:r w:rsidRPr="00B25281">
        <w:rPr>
          <w:rFonts w:ascii="Times New Roman" w:hAnsi="Times New Roman" w:cs="Times New Roman"/>
          <w:i/>
          <w:iCs/>
          <w:color w:val="000000" w:themeColor="text1"/>
          <w:sz w:val="24"/>
          <w:szCs w:val="24"/>
          <w:shd w:val="clear" w:color="auto" w:fill="FFFFFF"/>
        </w:rPr>
        <w:t>color scheme.</w:t>
      </w:r>
    </w:p>
    <w:p w14:paraId="29E90968" w14:textId="422352B6" w:rsidR="00D60856" w:rsidRPr="00B25281" w:rsidRDefault="00D60856" w:rsidP="00141790">
      <w:pPr>
        <w:spacing w:line="360" w:lineRule="auto"/>
        <w:jc w:val="both"/>
        <w:rPr>
          <w:rFonts w:ascii="Times New Roman" w:hAnsi="Times New Roman" w:cs="Times New Roman"/>
          <w:b/>
          <w:bCs/>
          <w:color w:val="000000" w:themeColor="text1"/>
          <w:sz w:val="24"/>
          <w:szCs w:val="24"/>
        </w:rPr>
      </w:pPr>
      <w:r w:rsidRPr="00B25281">
        <w:rPr>
          <w:rFonts w:ascii="Times New Roman" w:hAnsi="Times New Roman" w:cs="Times New Roman"/>
          <w:b/>
          <w:bCs/>
          <w:color w:val="000000" w:themeColor="text1"/>
          <w:sz w:val="24"/>
          <w:szCs w:val="24"/>
          <w:bdr w:val="none" w:sz="0" w:space="0" w:color="auto" w:frame="1"/>
        </w:rPr>
        <w:t xml:space="preserve">Fitur dimiliki </w:t>
      </w:r>
      <w:r w:rsidRPr="00B25281">
        <w:rPr>
          <w:rFonts w:ascii="Times New Roman" w:hAnsi="Times New Roman" w:cs="Times New Roman"/>
          <w:b/>
          <w:bCs/>
          <w:i/>
          <w:iCs/>
          <w:color w:val="000000" w:themeColor="text1"/>
          <w:sz w:val="24"/>
          <w:szCs w:val="24"/>
          <w:bdr w:val="none" w:sz="0" w:space="0" w:color="auto" w:frame="1"/>
        </w:rPr>
        <w:t>Sublime Text</w:t>
      </w:r>
    </w:p>
    <w:p w14:paraId="222C370C" w14:textId="77777777" w:rsidR="00141790" w:rsidRPr="00B25281" w:rsidRDefault="00D60856" w:rsidP="00141790">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t xml:space="preserve">Selain kelebihan diatas sebenar fitur-fitur yang dimiliki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ini juga merupakan kelebihan dari </w:t>
      </w:r>
      <w:r w:rsidRPr="00B25281">
        <w:rPr>
          <w:rFonts w:ascii="Times New Roman" w:hAnsi="Times New Roman" w:cs="Times New Roman"/>
          <w:i/>
          <w:iCs/>
          <w:color w:val="000000" w:themeColor="text1"/>
          <w:sz w:val="24"/>
          <w:szCs w:val="24"/>
          <w:shd w:val="clear" w:color="auto" w:fill="FFFFFF"/>
        </w:rPr>
        <w:t>text editor</w:t>
      </w:r>
      <w:r w:rsidRPr="00B25281">
        <w:rPr>
          <w:rFonts w:ascii="Times New Roman" w:hAnsi="Times New Roman" w:cs="Times New Roman"/>
          <w:color w:val="000000" w:themeColor="text1"/>
          <w:sz w:val="24"/>
          <w:szCs w:val="24"/>
          <w:shd w:val="clear" w:color="auto" w:fill="FFFFFF"/>
        </w:rPr>
        <w:t xml:space="preserve"> ini, dan </w:t>
      </w:r>
      <w:r w:rsidRPr="00B25281">
        <w:rPr>
          <w:rFonts w:ascii="Times New Roman" w:hAnsi="Times New Roman" w:cs="Times New Roman"/>
          <w:i/>
          <w:iCs/>
          <w:color w:val="000000" w:themeColor="text1"/>
          <w:sz w:val="24"/>
          <w:szCs w:val="24"/>
          <w:shd w:val="clear" w:color="auto" w:fill="FFFFFF"/>
        </w:rPr>
        <w:t>sublime text</w:t>
      </w:r>
      <w:r w:rsidRPr="00B25281">
        <w:rPr>
          <w:rFonts w:ascii="Times New Roman" w:hAnsi="Times New Roman" w:cs="Times New Roman"/>
          <w:color w:val="000000" w:themeColor="text1"/>
          <w:sz w:val="24"/>
          <w:szCs w:val="24"/>
          <w:shd w:val="clear" w:color="auto" w:fill="FFFFFF"/>
        </w:rPr>
        <w:t xml:space="preserve"> memiliki banyak sekali fitur-fitur yang menarik dan sangat mempermudah bagi seorang yang menuliskan </w:t>
      </w:r>
      <w:r w:rsidRPr="00B25281">
        <w:rPr>
          <w:rFonts w:ascii="Times New Roman" w:hAnsi="Times New Roman" w:cs="Times New Roman"/>
          <w:i/>
          <w:iCs/>
          <w:color w:val="000000" w:themeColor="text1"/>
          <w:sz w:val="24"/>
          <w:szCs w:val="24"/>
          <w:shd w:val="clear" w:color="auto" w:fill="FFFFFF"/>
        </w:rPr>
        <w:t>script</w:t>
      </w:r>
      <w:r w:rsidRPr="00B25281">
        <w:rPr>
          <w:rFonts w:ascii="Times New Roman" w:hAnsi="Times New Roman" w:cs="Times New Roman"/>
          <w:color w:val="000000" w:themeColor="text1"/>
          <w:sz w:val="24"/>
          <w:szCs w:val="24"/>
          <w:shd w:val="clear" w:color="auto" w:fill="FFFFFF"/>
        </w:rPr>
        <w:t xml:space="preserve"> pada </w:t>
      </w:r>
      <w:r w:rsidRPr="00B25281">
        <w:rPr>
          <w:rFonts w:ascii="Times New Roman" w:hAnsi="Times New Roman" w:cs="Times New Roman"/>
          <w:i/>
          <w:iCs/>
          <w:color w:val="000000" w:themeColor="text1"/>
          <w:sz w:val="24"/>
          <w:szCs w:val="24"/>
          <w:shd w:val="clear" w:color="auto" w:fill="FFFFFF"/>
        </w:rPr>
        <w:t>text editor</w:t>
      </w:r>
      <w:r w:rsidRPr="00B25281">
        <w:rPr>
          <w:rFonts w:ascii="Times New Roman" w:hAnsi="Times New Roman" w:cs="Times New Roman"/>
          <w:color w:val="000000" w:themeColor="text1"/>
          <w:sz w:val="24"/>
          <w:szCs w:val="24"/>
          <w:shd w:val="clear" w:color="auto" w:fill="FFFFFF"/>
        </w:rPr>
        <w:t xml:space="preserve"> ini. diantaranya yaitu:</w:t>
      </w:r>
    </w:p>
    <w:p w14:paraId="482C58AC" w14:textId="3A96A1F2" w:rsidR="00D60856" w:rsidRPr="00B25281" w:rsidRDefault="00D60856" w:rsidP="006D31C4">
      <w:pPr>
        <w:pStyle w:val="ListParagraph"/>
        <w:numPr>
          <w:ilvl w:val="0"/>
          <w:numId w:val="20"/>
        </w:numPr>
        <w:spacing w:line="360" w:lineRule="auto"/>
        <w:ind w:firstLine="9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bdr w:val="none" w:sz="0" w:space="0" w:color="auto" w:frame="1"/>
          <w:shd w:val="clear" w:color="auto" w:fill="FFFFFF"/>
        </w:rPr>
        <w:t>Split Editing</w:t>
      </w:r>
    </w:p>
    <w:p w14:paraId="5E0B5635" w14:textId="77777777" w:rsidR="00141790" w:rsidRPr="00B25281" w:rsidRDefault="00D60856" w:rsidP="00141790">
      <w:pPr>
        <w:shd w:val="clear" w:color="auto" w:fill="FFFFFF"/>
        <w:spacing w:line="360" w:lineRule="auto"/>
        <w:jc w:val="center"/>
        <w:textAlignment w:val="baseline"/>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bdr w:val="none" w:sz="0" w:space="0" w:color="auto" w:frame="1"/>
          <w:lang w:val="en-US"/>
        </w:rPr>
        <w:drawing>
          <wp:inline distT="0" distB="0" distL="0" distR="0" wp14:anchorId="0B6B6E79" wp14:editId="0188A816">
            <wp:extent cx="3535150" cy="1911927"/>
            <wp:effectExtent l="0" t="0" r="8255" b="0"/>
            <wp:docPr id="39" name="Picture 39">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61412" cy="1926130"/>
                    </a:xfrm>
                    <a:prstGeom prst="rect">
                      <a:avLst/>
                    </a:prstGeom>
                    <a:noFill/>
                    <a:ln>
                      <a:noFill/>
                    </a:ln>
                  </pic:spPr>
                </pic:pic>
              </a:graphicData>
            </a:graphic>
          </wp:inline>
        </w:drawing>
      </w:r>
    </w:p>
    <w:p w14:paraId="42B344F2" w14:textId="6735EE9D" w:rsidR="00D60856" w:rsidRPr="00B25281" w:rsidRDefault="00D60856" w:rsidP="00141790">
      <w:pPr>
        <w:shd w:val="clear" w:color="auto" w:fill="FFFFFF"/>
        <w:spacing w:line="360" w:lineRule="auto"/>
        <w:ind w:firstLine="720"/>
        <w:jc w:val="both"/>
        <w:textAlignment w:val="baseline"/>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shd w:val="clear" w:color="auto" w:fill="FFFFFF"/>
        </w:rPr>
        <w:lastRenderedPageBreak/>
        <w:t xml:space="preserve">Penggunaan </w:t>
      </w:r>
      <w:r w:rsidRPr="00B25281">
        <w:rPr>
          <w:rFonts w:ascii="Times New Roman" w:hAnsi="Times New Roman" w:cs="Times New Roman"/>
          <w:i/>
          <w:iCs/>
          <w:color w:val="000000" w:themeColor="text1"/>
          <w:sz w:val="24"/>
          <w:szCs w:val="24"/>
          <w:shd w:val="clear" w:color="auto" w:fill="FFFFFF"/>
        </w:rPr>
        <w:t>split mode</w:t>
      </w:r>
      <w:r w:rsidRPr="00B25281">
        <w:rPr>
          <w:rFonts w:ascii="Times New Roman" w:hAnsi="Times New Roman" w:cs="Times New Roman"/>
          <w:color w:val="000000" w:themeColor="text1"/>
          <w:sz w:val="24"/>
          <w:szCs w:val="24"/>
          <w:shd w:val="clear" w:color="auto" w:fill="FFFFFF"/>
        </w:rPr>
        <w:t xml:space="preserve"> bisa dilakukan bagi kalian ingin membuka beberapa </w:t>
      </w:r>
      <w:r w:rsidRPr="00B25281">
        <w:rPr>
          <w:rFonts w:ascii="Times New Roman" w:hAnsi="Times New Roman" w:cs="Times New Roman"/>
          <w:i/>
          <w:iCs/>
          <w:color w:val="000000" w:themeColor="text1"/>
          <w:sz w:val="24"/>
          <w:szCs w:val="24"/>
          <w:shd w:val="clear" w:color="auto" w:fill="FFFFFF"/>
        </w:rPr>
        <w:t>file</w:t>
      </w:r>
      <w:r w:rsidRPr="00B25281">
        <w:rPr>
          <w:rFonts w:ascii="Times New Roman" w:hAnsi="Times New Roman" w:cs="Times New Roman"/>
          <w:color w:val="000000" w:themeColor="text1"/>
          <w:sz w:val="24"/>
          <w:szCs w:val="24"/>
          <w:shd w:val="clear" w:color="auto" w:fill="FFFFFF"/>
        </w:rPr>
        <w:t xml:space="preserve"> atau beberapa </w:t>
      </w:r>
      <w:r w:rsidRPr="00B25281">
        <w:rPr>
          <w:rFonts w:ascii="Times New Roman" w:hAnsi="Times New Roman" w:cs="Times New Roman"/>
          <w:i/>
          <w:iCs/>
          <w:color w:val="000000" w:themeColor="text1"/>
          <w:sz w:val="24"/>
          <w:szCs w:val="24"/>
          <w:shd w:val="clear" w:color="auto" w:fill="FFFFFF"/>
        </w:rPr>
        <w:t>project</w:t>
      </w:r>
      <w:r w:rsidRPr="00B25281">
        <w:rPr>
          <w:rFonts w:ascii="Times New Roman" w:hAnsi="Times New Roman" w:cs="Times New Roman"/>
          <w:color w:val="000000" w:themeColor="text1"/>
          <w:sz w:val="24"/>
          <w:szCs w:val="24"/>
          <w:shd w:val="clear" w:color="auto" w:fill="FFFFFF"/>
        </w:rPr>
        <w:t xml:space="preserve"> sekaligus tanpa harus</w:t>
      </w:r>
      <w:r w:rsidR="00141790" w:rsidRPr="00B25281">
        <w:rPr>
          <w:rFonts w:ascii="Times New Roman" w:hAnsi="Times New Roman" w:cs="Times New Roman"/>
          <w:color w:val="000000" w:themeColor="text1"/>
          <w:sz w:val="24"/>
          <w:szCs w:val="24"/>
          <w:shd w:val="clear" w:color="auto" w:fill="FFFFFF"/>
          <w:lang w:val="en-US"/>
        </w:rPr>
        <w:t xml:space="preserve"> </w:t>
      </w:r>
      <w:r w:rsidRPr="00B25281">
        <w:rPr>
          <w:rFonts w:ascii="Times New Roman" w:hAnsi="Times New Roman" w:cs="Times New Roman"/>
          <w:color w:val="000000" w:themeColor="text1"/>
          <w:sz w:val="24"/>
          <w:szCs w:val="24"/>
          <w:shd w:val="clear" w:color="auto" w:fill="FFFFFF"/>
        </w:rPr>
        <w:t xml:space="preserve">menutup </w:t>
      </w:r>
      <w:r w:rsidRPr="00B25281">
        <w:rPr>
          <w:rFonts w:ascii="Times New Roman" w:hAnsi="Times New Roman" w:cs="Times New Roman"/>
          <w:i/>
          <w:iCs/>
          <w:color w:val="000000" w:themeColor="text1"/>
          <w:sz w:val="24"/>
          <w:szCs w:val="24"/>
          <w:shd w:val="clear" w:color="auto" w:fill="FFFFFF"/>
        </w:rPr>
        <w:t>project</w:t>
      </w:r>
      <w:r w:rsidRPr="00B25281">
        <w:rPr>
          <w:rFonts w:ascii="Times New Roman" w:hAnsi="Times New Roman" w:cs="Times New Roman"/>
          <w:color w:val="000000" w:themeColor="text1"/>
          <w:sz w:val="24"/>
          <w:szCs w:val="24"/>
          <w:shd w:val="clear" w:color="auto" w:fill="FFFFFF"/>
        </w:rPr>
        <w:t xml:space="preserve"> lainnya.</w:t>
      </w:r>
    </w:p>
    <w:p w14:paraId="7268DA71" w14:textId="5B1EA575" w:rsidR="00D60856" w:rsidRPr="00B25281" w:rsidRDefault="00D60856" w:rsidP="006D31C4">
      <w:pPr>
        <w:pStyle w:val="ListParagraph"/>
        <w:numPr>
          <w:ilvl w:val="0"/>
          <w:numId w:val="20"/>
        </w:numPr>
        <w:ind w:firstLine="90"/>
        <w:rPr>
          <w:rFonts w:ascii="Times New Roman" w:hAnsi="Times New Roman" w:cs="Times New Roman"/>
          <w:b/>
          <w:bCs/>
          <w:color w:val="000000" w:themeColor="text1"/>
          <w:sz w:val="24"/>
          <w:szCs w:val="24"/>
        </w:rPr>
      </w:pPr>
      <w:r w:rsidRPr="00B25281">
        <w:rPr>
          <w:rFonts w:ascii="Times New Roman" w:hAnsi="Times New Roman" w:cs="Times New Roman"/>
          <w:b/>
          <w:bCs/>
          <w:color w:val="000000" w:themeColor="text1"/>
          <w:sz w:val="24"/>
          <w:szCs w:val="24"/>
          <w:bdr w:val="none" w:sz="0" w:space="0" w:color="auto" w:frame="1"/>
        </w:rPr>
        <w:t>Multi Selection</w:t>
      </w:r>
    </w:p>
    <w:p w14:paraId="3B911BC9" w14:textId="3E54862D" w:rsidR="00D60856" w:rsidRPr="00B25281" w:rsidRDefault="00D60856" w:rsidP="00D60856">
      <w:pPr>
        <w:shd w:val="clear" w:color="auto" w:fill="FFFFFF"/>
        <w:spacing w:line="360" w:lineRule="auto"/>
        <w:jc w:val="center"/>
        <w:textAlignment w:val="baseline"/>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bdr w:val="none" w:sz="0" w:space="0" w:color="auto" w:frame="1"/>
          <w:lang w:val="en-US"/>
        </w:rPr>
        <w:drawing>
          <wp:inline distT="0" distB="0" distL="0" distR="0" wp14:anchorId="3379DC38" wp14:editId="0DCDB627">
            <wp:extent cx="3876788" cy="1620982"/>
            <wp:effectExtent l="0" t="0" r="0" b="0"/>
            <wp:docPr id="38" name="Picture 38">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05632" cy="1633042"/>
                    </a:xfrm>
                    <a:prstGeom prst="rect">
                      <a:avLst/>
                    </a:prstGeom>
                    <a:noFill/>
                    <a:ln>
                      <a:noFill/>
                    </a:ln>
                  </pic:spPr>
                </pic:pic>
              </a:graphicData>
            </a:graphic>
          </wp:inline>
        </w:drawing>
      </w:r>
    </w:p>
    <w:p w14:paraId="5BC8E777" w14:textId="45F1E2D9" w:rsidR="00D60856" w:rsidRPr="00B25281" w:rsidRDefault="00D60856" w:rsidP="00141790">
      <w:pPr>
        <w:spacing w:line="360" w:lineRule="auto"/>
        <w:ind w:firstLine="720"/>
        <w:jc w:val="both"/>
        <w:rPr>
          <w:rFonts w:ascii="Times New Roman" w:hAnsi="Times New Roman" w:cs="Times New Roman"/>
          <w:color w:val="000000" w:themeColor="text1"/>
          <w:sz w:val="24"/>
          <w:szCs w:val="24"/>
        </w:rPr>
      </w:pPr>
      <w:r w:rsidRPr="00B25281">
        <w:rPr>
          <w:rFonts w:ascii="Times New Roman" w:hAnsi="Times New Roman" w:cs="Times New Roman"/>
          <w:i/>
          <w:iCs/>
          <w:color w:val="000000" w:themeColor="text1"/>
          <w:sz w:val="24"/>
          <w:szCs w:val="24"/>
          <w:shd w:val="clear" w:color="auto" w:fill="FFFFFF"/>
        </w:rPr>
        <w:t xml:space="preserve">Multi Selection </w:t>
      </w:r>
      <w:r w:rsidRPr="00B25281">
        <w:rPr>
          <w:rFonts w:ascii="Times New Roman" w:hAnsi="Times New Roman" w:cs="Times New Roman"/>
          <w:color w:val="000000" w:themeColor="text1"/>
          <w:sz w:val="24"/>
          <w:szCs w:val="24"/>
          <w:shd w:val="clear" w:color="auto" w:fill="FFFFFF"/>
        </w:rPr>
        <w:t xml:space="preserve">yaitu fitur yang digunakan untuk dapat menyeleksi beberapa baris </w:t>
      </w:r>
      <w:r w:rsidRPr="00B25281">
        <w:rPr>
          <w:rFonts w:ascii="Times New Roman" w:hAnsi="Times New Roman" w:cs="Times New Roman"/>
          <w:i/>
          <w:iCs/>
          <w:color w:val="000000" w:themeColor="text1"/>
          <w:sz w:val="24"/>
          <w:szCs w:val="24"/>
          <w:shd w:val="clear" w:color="auto" w:fill="FFFFFF"/>
        </w:rPr>
        <w:t>text</w:t>
      </w:r>
      <w:r w:rsidRPr="00B25281">
        <w:rPr>
          <w:rFonts w:ascii="Times New Roman" w:hAnsi="Times New Roman" w:cs="Times New Roman"/>
          <w:color w:val="000000" w:themeColor="text1"/>
          <w:sz w:val="24"/>
          <w:szCs w:val="24"/>
          <w:shd w:val="clear" w:color="auto" w:fill="FFFFFF"/>
        </w:rPr>
        <w:t xml:space="preserve"> atau kode pada </w:t>
      </w:r>
      <w:r w:rsidRPr="00B25281">
        <w:rPr>
          <w:rFonts w:ascii="Times New Roman" w:hAnsi="Times New Roman" w:cs="Times New Roman"/>
          <w:i/>
          <w:iCs/>
          <w:color w:val="000000" w:themeColor="text1"/>
          <w:sz w:val="24"/>
          <w:szCs w:val="24"/>
          <w:shd w:val="clear" w:color="auto" w:fill="FFFFFF"/>
        </w:rPr>
        <w:t>script</w:t>
      </w:r>
      <w:r w:rsidRPr="00B25281">
        <w:rPr>
          <w:rFonts w:ascii="Times New Roman" w:hAnsi="Times New Roman" w:cs="Times New Roman"/>
          <w:color w:val="000000" w:themeColor="text1"/>
          <w:sz w:val="24"/>
          <w:szCs w:val="24"/>
          <w:shd w:val="clear" w:color="auto" w:fill="FFFFFF"/>
        </w:rPr>
        <w:t>, cara menggunakannya hanya dengan (</w:t>
      </w:r>
      <w:r w:rsidRPr="00B25281">
        <w:rPr>
          <w:rFonts w:ascii="Times New Roman" w:hAnsi="Times New Roman" w:cs="Times New Roman"/>
          <w:i/>
          <w:iCs/>
          <w:color w:val="000000" w:themeColor="text1"/>
          <w:sz w:val="24"/>
          <w:szCs w:val="24"/>
          <w:bdr w:val="none" w:sz="0" w:space="0" w:color="auto" w:frame="1"/>
          <w:shd w:val="clear" w:color="auto" w:fill="FFFFFF"/>
        </w:rPr>
        <w:t>CTRL+Klik</w:t>
      </w:r>
      <w:r w:rsidRPr="00B25281">
        <w:rPr>
          <w:rFonts w:ascii="Times New Roman" w:hAnsi="Times New Roman" w:cs="Times New Roman"/>
          <w:color w:val="000000" w:themeColor="text1"/>
          <w:sz w:val="24"/>
          <w:szCs w:val="24"/>
          <w:shd w:val="clear" w:color="auto" w:fill="FFFFFF"/>
        </w:rPr>
        <w:t xml:space="preserve">) dengan fungsi ini sangat memudahkan </w:t>
      </w:r>
      <w:r w:rsidRPr="00B25281">
        <w:rPr>
          <w:rFonts w:ascii="Times New Roman" w:hAnsi="Times New Roman" w:cs="Times New Roman"/>
          <w:i/>
          <w:iCs/>
          <w:color w:val="000000" w:themeColor="text1"/>
          <w:sz w:val="24"/>
          <w:szCs w:val="24"/>
          <w:shd w:val="clear" w:color="auto" w:fill="FFFFFF"/>
        </w:rPr>
        <w:t>programer</w:t>
      </w:r>
      <w:r w:rsidRPr="00B25281">
        <w:rPr>
          <w:rFonts w:ascii="Times New Roman" w:hAnsi="Times New Roman" w:cs="Times New Roman"/>
          <w:color w:val="000000" w:themeColor="text1"/>
          <w:sz w:val="24"/>
          <w:szCs w:val="24"/>
          <w:shd w:val="clear" w:color="auto" w:fill="FFFFFF"/>
        </w:rPr>
        <w:t xml:space="preserve"> dalam mengedit dalam banyak baris.</w:t>
      </w:r>
    </w:p>
    <w:p w14:paraId="0CB08020" w14:textId="04B46D89" w:rsidR="00FC63E6" w:rsidRPr="00B25281" w:rsidRDefault="00FC63E6" w:rsidP="006D31C4">
      <w:pPr>
        <w:pStyle w:val="Heading2"/>
        <w:numPr>
          <w:ilvl w:val="1"/>
          <w:numId w:val="14"/>
        </w:numPr>
        <w:rPr>
          <w:rFonts w:ascii="Times New Roman" w:hAnsi="Times New Roman" w:cs="Times New Roman"/>
          <w:b/>
          <w:bCs/>
          <w:color w:val="000000" w:themeColor="text1"/>
          <w:sz w:val="24"/>
          <w:szCs w:val="24"/>
          <w:lang w:val="en-US"/>
        </w:rPr>
      </w:pPr>
      <w:r w:rsidRPr="00B25281">
        <w:rPr>
          <w:rFonts w:ascii="Times New Roman" w:hAnsi="Times New Roman" w:cs="Times New Roman"/>
          <w:b/>
          <w:bCs/>
          <w:i/>
          <w:color w:val="000000" w:themeColor="text1"/>
          <w:sz w:val="24"/>
          <w:szCs w:val="24"/>
          <w:lang w:val="en-US"/>
        </w:rPr>
        <w:t xml:space="preserve">Software </w:t>
      </w:r>
      <w:proofErr w:type="spellStart"/>
      <w:r w:rsidRPr="00B25281">
        <w:rPr>
          <w:rFonts w:ascii="Times New Roman" w:hAnsi="Times New Roman" w:cs="Times New Roman"/>
          <w:b/>
          <w:bCs/>
          <w:color w:val="000000" w:themeColor="text1"/>
          <w:sz w:val="24"/>
          <w:szCs w:val="24"/>
          <w:lang w:val="en-US"/>
        </w:rPr>
        <w:t>untuk</w:t>
      </w:r>
      <w:proofErr w:type="spellEnd"/>
      <w:r w:rsidRPr="00B25281">
        <w:rPr>
          <w:rFonts w:ascii="Times New Roman" w:hAnsi="Times New Roman" w:cs="Times New Roman"/>
          <w:b/>
          <w:bCs/>
          <w:color w:val="000000" w:themeColor="text1"/>
          <w:sz w:val="24"/>
          <w:szCs w:val="24"/>
          <w:lang w:val="en-US"/>
        </w:rPr>
        <w:t xml:space="preserve"> </w:t>
      </w:r>
      <w:proofErr w:type="spellStart"/>
      <w:r w:rsidRPr="00B25281">
        <w:rPr>
          <w:rFonts w:ascii="Times New Roman" w:hAnsi="Times New Roman" w:cs="Times New Roman"/>
          <w:b/>
          <w:bCs/>
          <w:color w:val="000000" w:themeColor="text1"/>
          <w:sz w:val="24"/>
          <w:szCs w:val="24"/>
          <w:lang w:val="en-US"/>
        </w:rPr>
        <w:t>Membuat</w:t>
      </w:r>
      <w:proofErr w:type="spellEnd"/>
      <w:r w:rsidRPr="00B25281">
        <w:rPr>
          <w:rFonts w:ascii="Times New Roman" w:hAnsi="Times New Roman" w:cs="Times New Roman"/>
          <w:b/>
          <w:bCs/>
          <w:color w:val="000000" w:themeColor="text1"/>
          <w:sz w:val="24"/>
          <w:szCs w:val="24"/>
          <w:lang w:val="en-US"/>
        </w:rPr>
        <w:t xml:space="preserve"> </w:t>
      </w:r>
      <w:proofErr w:type="spellStart"/>
      <w:r w:rsidRPr="00B25281">
        <w:rPr>
          <w:rFonts w:ascii="Times New Roman" w:hAnsi="Times New Roman" w:cs="Times New Roman"/>
          <w:b/>
          <w:bCs/>
          <w:color w:val="000000" w:themeColor="text1"/>
          <w:sz w:val="24"/>
          <w:szCs w:val="24"/>
          <w:lang w:val="en-US"/>
        </w:rPr>
        <w:t>Aplikasi</w:t>
      </w:r>
      <w:proofErr w:type="spellEnd"/>
      <w:r w:rsidRPr="00B25281">
        <w:rPr>
          <w:rFonts w:ascii="Times New Roman" w:hAnsi="Times New Roman" w:cs="Times New Roman"/>
          <w:b/>
          <w:bCs/>
          <w:color w:val="000000" w:themeColor="text1"/>
          <w:sz w:val="24"/>
          <w:szCs w:val="24"/>
          <w:lang w:val="en-US"/>
        </w:rPr>
        <w:t xml:space="preserve"> </w:t>
      </w:r>
      <w:r w:rsidRPr="00B25281">
        <w:rPr>
          <w:rFonts w:ascii="Times New Roman" w:hAnsi="Times New Roman" w:cs="Times New Roman"/>
          <w:b/>
          <w:bCs/>
          <w:i/>
          <w:color w:val="000000" w:themeColor="text1"/>
          <w:sz w:val="24"/>
          <w:szCs w:val="24"/>
          <w:lang w:val="en-US"/>
        </w:rPr>
        <w:t>Mobile</w:t>
      </w:r>
    </w:p>
    <w:p w14:paraId="35BED2E4" w14:textId="52C2D9A4" w:rsidR="00030789" w:rsidRPr="00B25281" w:rsidRDefault="00FC63E6" w:rsidP="00FC63E6">
      <w:pPr>
        <w:ind w:firstLine="720"/>
        <w:jc w:val="both"/>
        <w:rPr>
          <w:rFonts w:ascii="Times New Roman" w:hAnsi="Times New Roman" w:cs="Times New Roman"/>
          <w:i/>
          <w:color w:val="000000" w:themeColor="text1"/>
          <w:sz w:val="24"/>
          <w:szCs w:val="24"/>
          <w:lang w:val="en-US"/>
        </w:rPr>
      </w:pPr>
      <w:proofErr w:type="spellStart"/>
      <w:r w:rsidRPr="00B25281">
        <w:rPr>
          <w:rFonts w:ascii="Times New Roman" w:hAnsi="Times New Roman" w:cs="Times New Roman"/>
          <w:color w:val="000000" w:themeColor="text1"/>
          <w:sz w:val="24"/>
          <w:szCs w:val="24"/>
          <w:lang w:val="en-US"/>
        </w:rPr>
        <w:t>Tidak</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hanya</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dalam</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pembuatan</w:t>
      </w:r>
      <w:proofErr w:type="spellEnd"/>
      <w:r w:rsidRPr="00B25281">
        <w:rPr>
          <w:rFonts w:ascii="Times New Roman" w:hAnsi="Times New Roman" w:cs="Times New Roman"/>
          <w:color w:val="000000" w:themeColor="text1"/>
          <w:sz w:val="24"/>
          <w:szCs w:val="24"/>
          <w:lang w:val="en-US"/>
        </w:rPr>
        <w:t xml:space="preserve"> </w:t>
      </w:r>
      <w:proofErr w:type="spellStart"/>
      <w:r w:rsidRPr="00B25281">
        <w:rPr>
          <w:rFonts w:ascii="Times New Roman" w:hAnsi="Times New Roman" w:cs="Times New Roman"/>
          <w:color w:val="000000" w:themeColor="text1"/>
          <w:sz w:val="24"/>
          <w:szCs w:val="24"/>
          <w:lang w:val="en-US"/>
        </w:rPr>
        <w:t>aplikasi</w:t>
      </w:r>
      <w:proofErr w:type="spellEnd"/>
      <w:r w:rsidRPr="00B25281">
        <w:rPr>
          <w:rFonts w:ascii="Times New Roman" w:hAnsi="Times New Roman" w:cs="Times New Roman"/>
          <w:color w:val="000000" w:themeColor="text1"/>
          <w:sz w:val="24"/>
          <w:szCs w:val="24"/>
          <w:lang w:val="en-US"/>
        </w:rPr>
        <w:t xml:space="preserve"> </w:t>
      </w:r>
      <w:r w:rsidRPr="00B25281">
        <w:rPr>
          <w:rFonts w:ascii="Times New Roman" w:hAnsi="Times New Roman" w:cs="Times New Roman"/>
          <w:i/>
          <w:color w:val="000000" w:themeColor="text1"/>
          <w:sz w:val="24"/>
          <w:szCs w:val="24"/>
          <w:lang w:val="en-US"/>
        </w:rPr>
        <w:t xml:space="preserve">website </w:t>
      </w:r>
      <w:r w:rsidRPr="00B25281">
        <w:rPr>
          <w:rFonts w:ascii="Times New Roman" w:hAnsi="Times New Roman" w:cs="Times New Roman"/>
          <w:color w:val="000000" w:themeColor="text1"/>
          <w:sz w:val="24"/>
          <w:szCs w:val="24"/>
          <w:lang w:val="en-US"/>
        </w:rPr>
        <w:t xml:space="preserve">yang </w:t>
      </w:r>
      <w:proofErr w:type="spellStart"/>
      <w:r w:rsidRPr="00B25281">
        <w:rPr>
          <w:rFonts w:ascii="Times New Roman" w:hAnsi="Times New Roman" w:cs="Times New Roman"/>
          <w:color w:val="000000" w:themeColor="text1"/>
          <w:sz w:val="24"/>
          <w:szCs w:val="24"/>
          <w:lang w:val="en-US"/>
        </w:rPr>
        <w:t>membutuhkan</w:t>
      </w:r>
      <w:proofErr w:type="spellEnd"/>
      <w:r w:rsidRPr="00B25281">
        <w:rPr>
          <w:rFonts w:ascii="Times New Roman" w:hAnsi="Times New Roman" w:cs="Times New Roman"/>
          <w:color w:val="000000" w:themeColor="text1"/>
          <w:sz w:val="24"/>
          <w:szCs w:val="24"/>
          <w:lang w:val="en-US"/>
        </w:rPr>
        <w:t xml:space="preserve"> </w:t>
      </w:r>
      <w:r w:rsidR="00DC5874" w:rsidRPr="00B25281">
        <w:rPr>
          <w:rFonts w:ascii="Times New Roman" w:hAnsi="Times New Roman" w:cs="Times New Roman"/>
          <w:i/>
          <w:color w:val="000000" w:themeColor="text1"/>
          <w:sz w:val="24"/>
          <w:szCs w:val="24"/>
          <w:lang w:val="en-US"/>
        </w:rPr>
        <w:t xml:space="preserve">software </w:t>
      </w:r>
      <w:proofErr w:type="spellStart"/>
      <w:r w:rsidR="00DC5874" w:rsidRPr="00B25281">
        <w:rPr>
          <w:rFonts w:ascii="Times New Roman" w:hAnsi="Times New Roman" w:cs="Times New Roman"/>
          <w:color w:val="000000" w:themeColor="text1"/>
          <w:sz w:val="24"/>
          <w:szCs w:val="24"/>
          <w:lang w:val="en-US"/>
        </w:rPr>
        <w:t>pendukung</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untuk</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membuat</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Aplikasi</w:t>
      </w:r>
      <w:proofErr w:type="spellEnd"/>
      <w:r w:rsidR="00DC5874" w:rsidRPr="00B25281">
        <w:rPr>
          <w:rFonts w:ascii="Times New Roman" w:hAnsi="Times New Roman" w:cs="Times New Roman"/>
          <w:color w:val="000000" w:themeColor="text1"/>
          <w:sz w:val="24"/>
          <w:szCs w:val="24"/>
          <w:lang w:val="en-US"/>
        </w:rPr>
        <w:t xml:space="preserve"> </w:t>
      </w:r>
      <w:r w:rsidR="00DC5874" w:rsidRPr="00B25281">
        <w:rPr>
          <w:rFonts w:ascii="Times New Roman" w:hAnsi="Times New Roman" w:cs="Times New Roman"/>
          <w:i/>
          <w:color w:val="000000" w:themeColor="text1"/>
          <w:sz w:val="24"/>
          <w:szCs w:val="24"/>
          <w:lang w:val="en-US"/>
        </w:rPr>
        <w:t xml:space="preserve">Mobile </w:t>
      </w:r>
      <w:r w:rsidR="00DC5874" w:rsidRPr="00B25281">
        <w:rPr>
          <w:rFonts w:ascii="Times New Roman" w:hAnsi="Times New Roman" w:cs="Times New Roman"/>
          <w:color w:val="000000" w:themeColor="text1"/>
          <w:sz w:val="24"/>
          <w:szCs w:val="24"/>
          <w:lang w:val="en-US"/>
        </w:rPr>
        <w:t xml:space="preserve">juga </w:t>
      </w:r>
      <w:proofErr w:type="spellStart"/>
      <w:r w:rsidR="00DC5874" w:rsidRPr="00B25281">
        <w:rPr>
          <w:rFonts w:ascii="Times New Roman" w:hAnsi="Times New Roman" w:cs="Times New Roman"/>
          <w:color w:val="000000" w:themeColor="text1"/>
          <w:sz w:val="24"/>
          <w:szCs w:val="24"/>
          <w:lang w:val="en-US"/>
        </w:rPr>
        <w:t>membutuhkan</w:t>
      </w:r>
      <w:proofErr w:type="spellEnd"/>
      <w:r w:rsidR="00DC5874" w:rsidRPr="00B25281">
        <w:rPr>
          <w:rFonts w:ascii="Times New Roman" w:hAnsi="Times New Roman" w:cs="Times New Roman"/>
          <w:color w:val="000000" w:themeColor="text1"/>
          <w:sz w:val="24"/>
          <w:szCs w:val="24"/>
          <w:lang w:val="en-US"/>
        </w:rPr>
        <w:t xml:space="preserve"> </w:t>
      </w:r>
      <w:r w:rsidR="00DC5874" w:rsidRPr="00B25281">
        <w:rPr>
          <w:rFonts w:ascii="Times New Roman" w:hAnsi="Times New Roman" w:cs="Times New Roman"/>
          <w:i/>
          <w:color w:val="000000" w:themeColor="text1"/>
          <w:sz w:val="24"/>
          <w:szCs w:val="24"/>
          <w:lang w:val="en-US"/>
        </w:rPr>
        <w:t xml:space="preserve">software </w:t>
      </w:r>
      <w:proofErr w:type="spellStart"/>
      <w:r w:rsidR="00DC5874" w:rsidRPr="00B25281">
        <w:rPr>
          <w:rFonts w:ascii="Times New Roman" w:hAnsi="Times New Roman" w:cs="Times New Roman"/>
          <w:color w:val="000000" w:themeColor="text1"/>
          <w:sz w:val="24"/>
          <w:szCs w:val="24"/>
          <w:lang w:val="en-US"/>
        </w:rPr>
        <w:t>pendukung</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Berikut</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ini</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adalah</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beberapa</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contoh</w:t>
      </w:r>
      <w:proofErr w:type="spellEnd"/>
      <w:r w:rsidR="00DC5874" w:rsidRPr="00B25281">
        <w:rPr>
          <w:rFonts w:ascii="Times New Roman" w:hAnsi="Times New Roman" w:cs="Times New Roman"/>
          <w:color w:val="000000" w:themeColor="text1"/>
          <w:sz w:val="24"/>
          <w:szCs w:val="24"/>
          <w:lang w:val="en-US"/>
        </w:rPr>
        <w:t xml:space="preserve"> </w:t>
      </w:r>
      <w:r w:rsidR="00DC5874" w:rsidRPr="00B25281">
        <w:rPr>
          <w:rFonts w:ascii="Times New Roman" w:hAnsi="Times New Roman" w:cs="Times New Roman"/>
          <w:i/>
          <w:color w:val="000000" w:themeColor="text1"/>
          <w:sz w:val="24"/>
          <w:szCs w:val="24"/>
          <w:lang w:val="en-US"/>
        </w:rPr>
        <w:t xml:space="preserve">software </w:t>
      </w:r>
      <w:proofErr w:type="spellStart"/>
      <w:r w:rsidR="00DC5874" w:rsidRPr="00B25281">
        <w:rPr>
          <w:rFonts w:ascii="Times New Roman" w:hAnsi="Times New Roman" w:cs="Times New Roman"/>
          <w:color w:val="000000" w:themeColor="text1"/>
          <w:sz w:val="24"/>
          <w:szCs w:val="24"/>
          <w:lang w:val="en-US"/>
        </w:rPr>
        <w:t>untuk</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membuat</w:t>
      </w:r>
      <w:proofErr w:type="spellEnd"/>
      <w:r w:rsidR="00DC5874" w:rsidRPr="00B25281">
        <w:rPr>
          <w:rFonts w:ascii="Times New Roman" w:hAnsi="Times New Roman" w:cs="Times New Roman"/>
          <w:color w:val="000000" w:themeColor="text1"/>
          <w:sz w:val="24"/>
          <w:szCs w:val="24"/>
          <w:lang w:val="en-US"/>
        </w:rPr>
        <w:t xml:space="preserve"> </w:t>
      </w:r>
      <w:proofErr w:type="spellStart"/>
      <w:r w:rsidR="00DC5874" w:rsidRPr="00B25281">
        <w:rPr>
          <w:rFonts w:ascii="Times New Roman" w:hAnsi="Times New Roman" w:cs="Times New Roman"/>
          <w:color w:val="000000" w:themeColor="text1"/>
          <w:sz w:val="24"/>
          <w:szCs w:val="24"/>
          <w:lang w:val="en-US"/>
        </w:rPr>
        <w:t>Aplikasi</w:t>
      </w:r>
      <w:proofErr w:type="spellEnd"/>
      <w:r w:rsidR="00DC5874" w:rsidRPr="00B25281">
        <w:rPr>
          <w:rFonts w:ascii="Times New Roman" w:hAnsi="Times New Roman" w:cs="Times New Roman"/>
          <w:color w:val="000000" w:themeColor="text1"/>
          <w:sz w:val="24"/>
          <w:szCs w:val="24"/>
          <w:lang w:val="en-US"/>
        </w:rPr>
        <w:t xml:space="preserve"> </w:t>
      </w:r>
      <w:r w:rsidR="00DC5874" w:rsidRPr="00B25281">
        <w:rPr>
          <w:rFonts w:ascii="Times New Roman" w:hAnsi="Times New Roman" w:cs="Times New Roman"/>
          <w:i/>
          <w:color w:val="000000" w:themeColor="text1"/>
          <w:sz w:val="24"/>
          <w:szCs w:val="24"/>
          <w:lang w:val="en-US"/>
        </w:rPr>
        <w:t>Mobile.</w:t>
      </w:r>
    </w:p>
    <w:p w14:paraId="042D92ED" w14:textId="66900FCD" w:rsidR="00DC5874" w:rsidRPr="00B25281" w:rsidRDefault="00DC5874" w:rsidP="00DC5874">
      <w:pPr>
        <w:pStyle w:val="Heading3"/>
        <w:numPr>
          <w:ilvl w:val="2"/>
          <w:numId w:val="21"/>
        </w:numPr>
        <w:rPr>
          <w:rFonts w:ascii="Times New Roman" w:hAnsi="Times New Roman" w:cs="Times New Roman"/>
          <w:b/>
          <w:color w:val="000000" w:themeColor="text1"/>
          <w:lang w:val="en-US"/>
        </w:rPr>
      </w:pPr>
      <w:r w:rsidRPr="00B25281">
        <w:rPr>
          <w:rFonts w:ascii="Times New Roman" w:hAnsi="Times New Roman" w:cs="Times New Roman"/>
          <w:b/>
          <w:color w:val="000000" w:themeColor="text1"/>
          <w:lang w:val="en-US"/>
        </w:rPr>
        <w:t>Android Studio</w:t>
      </w:r>
    </w:p>
    <w:p w14:paraId="12DA94ED" w14:textId="7FE4009D" w:rsidR="00DC5874" w:rsidRPr="00B25281" w:rsidRDefault="00DC5874" w:rsidP="00DC5874">
      <w:pPr>
        <w:ind w:left="720"/>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316A8EB4" wp14:editId="5B879C2F">
            <wp:extent cx="3255933" cy="1431985"/>
            <wp:effectExtent l="0" t="0" r="1905" b="0"/>
            <wp:docPr id="62" name="Picture 62" descr="https://miro.medium.com/max/542/1*l9IRfk6VR_1yvmRO5HUS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42/1*l9IRfk6VR_1yvmRO5HUSkQ.jpe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63279" cy="1435216"/>
                    </a:xfrm>
                    <a:prstGeom prst="rect">
                      <a:avLst/>
                    </a:prstGeom>
                    <a:noFill/>
                    <a:ln>
                      <a:noFill/>
                    </a:ln>
                  </pic:spPr>
                </pic:pic>
              </a:graphicData>
            </a:graphic>
          </wp:inline>
        </w:drawing>
      </w:r>
    </w:p>
    <w:p w14:paraId="78028ED9" w14:textId="77777777" w:rsidR="00DC5874" w:rsidRPr="00B25281" w:rsidRDefault="00DC5874" w:rsidP="006A1EB5">
      <w:pPr>
        <w:pStyle w:val="gl"/>
        <w:shd w:val="clear" w:color="auto" w:fill="FFFFFF"/>
        <w:spacing w:before="480" w:beforeAutospacing="0" w:after="0" w:afterAutospacing="0" w:line="360" w:lineRule="auto"/>
        <w:ind w:firstLine="720"/>
        <w:jc w:val="both"/>
        <w:rPr>
          <w:color w:val="000000" w:themeColor="text1"/>
          <w:spacing w:val="-1"/>
        </w:rPr>
      </w:pPr>
      <w:r w:rsidRPr="00B25281">
        <w:rPr>
          <w:color w:val="000000" w:themeColor="text1"/>
          <w:spacing w:val="-1"/>
        </w:rPr>
        <w:lastRenderedPageBreak/>
        <w:t xml:space="preserve">Android Studio </w:t>
      </w:r>
      <w:proofErr w:type="spellStart"/>
      <w:r w:rsidRPr="00B25281">
        <w:rPr>
          <w:color w:val="000000" w:themeColor="text1"/>
          <w:spacing w:val="-1"/>
        </w:rPr>
        <w:t>merupakan</w:t>
      </w:r>
      <w:proofErr w:type="spellEnd"/>
      <w:r w:rsidRPr="00B25281">
        <w:rPr>
          <w:color w:val="000000" w:themeColor="text1"/>
          <w:spacing w:val="-1"/>
        </w:rPr>
        <w:t xml:space="preserve"> Integrated Development Environment (IDE) </w:t>
      </w:r>
      <w:proofErr w:type="spellStart"/>
      <w:r w:rsidRPr="00B25281">
        <w:rPr>
          <w:color w:val="000000" w:themeColor="text1"/>
          <w:spacing w:val="-1"/>
        </w:rPr>
        <w:t>resmi</w:t>
      </w:r>
      <w:proofErr w:type="spellEnd"/>
      <w:r w:rsidRPr="00B25281">
        <w:rPr>
          <w:color w:val="000000" w:themeColor="text1"/>
          <w:spacing w:val="-1"/>
        </w:rPr>
        <w:t xml:space="preserve">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pengembangan</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Android, </w:t>
      </w:r>
      <w:proofErr w:type="spellStart"/>
      <w:r w:rsidRPr="00B25281">
        <w:rPr>
          <w:color w:val="000000" w:themeColor="text1"/>
          <w:spacing w:val="-1"/>
        </w:rPr>
        <w:t>berdasarkan</w:t>
      </w:r>
      <w:proofErr w:type="spellEnd"/>
      <w:r w:rsidRPr="00B25281">
        <w:rPr>
          <w:color w:val="000000" w:themeColor="text1"/>
          <w:spacing w:val="-1"/>
        </w:rPr>
        <w:t xml:space="preserve"> IntelliJ IDEA. Android </w:t>
      </w:r>
      <w:proofErr w:type="spellStart"/>
      <w:r w:rsidRPr="00B25281">
        <w:rPr>
          <w:color w:val="000000" w:themeColor="text1"/>
          <w:spacing w:val="-1"/>
        </w:rPr>
        <w:t>berubah</w:t>
      </w:r>
      <w:proofErr w:type="spellEnd"/>
      <w:r w:rsidRPr="00B25281">
        <w:rPr>
          <w:color w:val="000000" w:themeColor="text1"/>
          <w:spacing w:val="-1"/>
        </w:rPr>
        <w:t xml:space="preserve"> </w:t>
      </w:r>
      <w:proofErr w:type="spellStart"/>
      <w:r w:rsidRPr="00B25281">
        <w:rPr>
          <w:color w:val="000000" w:themeColor="text1"/>
          <w:spacing w:val="-1"/>
        </w:rPr>
        <w:t>mеnјаԁі</w:t>
      </w:r>
      <w:proofErr w:type="spellEnd"/>
      <w:r w:rsidRPr="00B25281">
        <w:rPr>
          <w:color w:val="000000" w:themeColor="text1"/>
          <w:spacing w:val="-1"/>
        </w:rPr>
        <w:t xml:space="preserve"> platform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Ьеgіtυ</w:t>
      </w:r>
      <w:proofErr w:type="spellEnd"/>
      <w:r w:rsidRPr="00B25281">
        <w:rPr>
          <w:color w:val="000000" w:themeColor="text1"/>
          <w:spacing w:val="-1"/>
        </w:rPr>
        <w:t xml:space="preserve"> </w:t>
      </w:r>
      <w:proofErr w:type="spellStart"/>
      <w:r w:rsidRPr="00B25281">
        <w:rPr>
          <w:color w:val="000000" w:themeColor="text1"/>
          <w:spacing w:val="-1"/>
        </w:rPr>
        <w:t>cepat</w:t>
      </w:r>
      <w:proofErr w:type="spellEnd"/>
      <w:r w:rsidRPr="00B25281">
        <w:rPr>
          <w:color w:val="000000" w:themeColor="text1"/>
          <w:spacing w:val="-1"/>
        </w:rPr>
        <w:t xml:space="preserve"> ԁ</w:t>
      </w:r>
      <w:proofErr w:type="spellStart"/>
      <w:r w:rsidRPr="00B25281">
        <w:rPr>
          <w:color w:val="000000" w:themeColor="text1"/>
          <w:spacing w:val="-1"/>
        </w:rPr>
        <w:t>аӏаm</w:t>
      </w:r>
      <w:proofErr w:type="spellEnd"/>
      <w:r w:rsidRPr="00B25281">
        <w:rPr>
          <w:color w:val="000000" w:themeColor="text1"/>
          <w:spacing w:val="-1"/>
        </w:rPr>
        <w:t xml:space="preserve"> </w:t>
      </w:r>
      <w:proofErr w:type="spellStart"/>
      <w:r w:rsidRPr="00B25281">
        <w:rPr>
          <w:color w:val="000000" w:themeColor="text1"/>
          <w:spacing w:val="-1"/>
        </w:rPr>
        <w:t>mеӏаkυkаn</w:t>
      </w:r>
      <w:proofErr w:type="spellEnd"/>
      <w:r w:rsidRPr="00B25281">
        <w:rPr>
          <w:color w:val="000000" w:themeColor="text1"/>
          <w:spacing w:val="-1"/>
        </w:rPr>
        <w:t xml:space="preserve"> </w:t>
      </w:r>
      <w:proofErr w:type="spellStart"/>
      <w:r w:rsidRPr="00B25281">
        <w:rPr>
          <w:color w:val="000000" w:themeColor="text1"/>
          <w:spacing w:val="-1"/>
        </w:rPr>
        <w:t>inovasi</w:t>
      </w:r>
      <w:proofErr w:type="spellEnd"/>
      <w:r w:rsidRPr="00B25281">
        <w:rPr>
          <w:color w:val="000000" w:themeColor="text1"/>
          <w:spacing w:val="-1"/>
        </w:rPr>
        <w:t xml:space="preserve">. </w:t>
      </w:r>
      <w:proofErr w:type="spellStart"/>
      <w:r w:rsidRPr="00B25281">
        <w:rPr>
          <w:color w:val="000000" w:themeColor="text1"/>
          <w:spacing w:val="-1"/>
        </w:rPr>
        <w:t>Hа</w:t>
      </w:r>
      <w:proofErr w:type="spellEnd"/>
      <w:r w:rsidRPr="00B25281">
        <w:rPr>
          <w:color w:val="000000" w:themeColor="text1"/>
          <w:spacing w:val="-1"/>
        </w:rPr>
        <w:t xml:space="preserve">ӏ </w:t>
      </w:r>
      <w:proofErr w:type="spellStart"/>
      <w:r w:rsidRPr="00B25281">
        <w:rPr>
          <w:color w:val="000000" w:themeColor="text1"/>
          <w:spacing w:val="-1"/>
        </w:rPr>
        <w:t>іnі</w:t>
      </w:r>
      <w:proofErr w:type="spellEnd"/>
      <w:r w:rsidRPr="00B25281">
        <w:rPr>
          <w:color w:val="000000" w:themeColor="text1"/>
          <w:spacing w:val="-1"/>
        </w:rPr>
        <w:t xml:space="preserve"> </w:t>
      </w:r>
      <w:proofErr w:type="spellStart"/>
      <w:r w:rsidRPr="00B25281">
        <w:rPr>
          <w:color w:val="000000" w:themeColor="text1"/>
          <w:spacing w:val="-1"/>
        </w:rPr>
        <w:t>tіԁаk</w:t>
      </w:r>
      <w:proofErr w:type="spellEnd"/>
      <w:r w:rsidRPr="00B25281">
        <w:rPr>
          <w:color w:val="000000" w:themeColor="text1"/>
          <w:spacing w:val="-1"/>
        </w:rPr>
        <w:t xml:space="preserve"> </w:t>
      </w:r>
      <w:proofErr w:type="spellStart"/>
      <w:r w:rsidRPr="00B25281">
        <w:rPr>
          <w:color w:val="000000" w:themeColor="text1"/>
          <w:spacing w:val="-1"/>
        </w:rPr>
        <w:t>lepas</w:t>
      </w:r>
      <w:proofErr w:type="spellEnd"/>
      <w:r w:rsidRPr="00B25281">
        <w:rPr>
          <w:color w:val="000000" w:themeColor="text1"/>
          <w:spacing w:val="-1"/>
        </w:rPr>
        <w:t xml:space="preserve"> ԁ</w:t>
      </w:r>
      <w:proofErr w:type="spellStart"/>
      <w:r w:rsidRPr="00B25281">
        <w:rPr>
          <w:color w:val="000000" w:themeColor="text1"/>
          <w:spacing w:val="-1"/>
        </w:rPr>
        <w:t>агі</w:t>
      </w:r>
      <w:proofErr w:type="spellEnd"/>
      <w:r w:rsidRPr="00B25281">
        <w:rPr>
          <w:color w:val="000000" w:themeColor="text1"/>
          <w:spacing w:val="-1"/>
        </w:rPr>
        <w:t xml:space="preserve"> </w:t>
      </w:r>
      <w:proofErr w:type="spellStart"/>
      <w:r w:rsidRPr="00B25281">
        <w:rPr>
          <w:color w:val="000000" w:themeColor="text1"/>
          <w:spacing w:val="-1"/>
        </w:rPr>
        <w:t>pengembangan</w:t>
      </w:r>
      <w:proofErr w:type="spellEnd"/>
      <w:r w:rsidRPr="00B25281">
        <w:rPr>
          <w:color w:val="000000" w:themeColor="text1"/>
          <w:spacing w:val="-1"/>
        </w:rPr>
        <w:t xml:space="preserve"> </w:t>
      </w:r>
      <w:proofErr w:type="spellStart"/>
      <w:r w:rsidRPr="00B25281">
        <w:rPr>
          <w:color w:val="000000" w:themeColor="text1"/>
          <w:spacing w:val="-1"/>
        </w:rPr>
        <w:t>utama</w:t>
      </w:r>
      <w:proofErr w:type="spellEnd"/>
      <w:r w:rsidRPr="00B25281">
        <w:rPr>
          <w:color w:val="000000" w:themeColor="text1"/>
          <w:spacing w:val="-1"/>
        </w:rPr>
        <w:t xml:space="preserve"> </w:t>
      </w:r>
      <w:proofErr w:type="spellStart"/>
      <w:r w:rsidRPr="00B25281">
        <w:rPr>
          <w:color w:val="000000" w:themeColor="text1"/>
          <w:spacing w:val="-1"/>
        </w:rPr>
        <w:t>dibelakangnya</w:t>
      </w:r>
      <w:proofErr w:type="spellEnd"/>
      <w:r w:rsidRPr="00B25281">
        <w:rPr>
          <w:color w:val="000000" w:themeColor="text1"/>
          <w:spacing w:val="-1"/>
        </w:rPr>
        <w:t xml:space="preserve">, </w:t>
      </w:r>
      <w:proofErr w:type="spellStart"/>
      <w:r w:rsidRPr="00B25281">
        <w:rPr>
          <w:color w:val="000000" w:themeColor="text1"/>
          <w:spacing w:val="-1"/>
        </w:rPr>
        <w:t>уаіtυ</w:t>
      </w:r>
      <w:proofErr w:type="spellEnd"/>
      <w:r w:rsidRPr="00B25281">
        <w:rPr>
          <w:color w:val="000000" w:themeColor="text1"/>
          <w:spacing w:val="-1"/>
        </w:rPr>
        <w:t xml:space="preserve"> Google. </w:t>
      </w:r>
      <w:proofErr w:type="spellStart"/>
      <w:r w:rsidRPr="00B25281">
        <w:rPr>
          <w:color w:val="000000" w:themeColor="text1"/>
          <w:spacing w:val="-1"/>
        </w:rPr>
        <w:t>Googlelah</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mengakuisisi</w:t>
      </w:r>
      <w:proofErr w:type="spellEnd"/>
      <w:r w:rsidRPr="00B25281">
        <w:rPr>
          <w:color w:val="000000" w:themeColor="text1"/>
          <w:spacing w:val="-1"/>
        </w:rPr>
        <w:t xml:space="preserve"> Android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kеmυԁіаn</w:t>
      </w:r>
      <w:proofErr w:type="spellEnd"/>
      <w:r w:rsidRPr="00B25281">
        <w:rPr>
          <w:color w:val="000000" w:themeColor="text1"/>
          <w:spacing w:val="-1"/>
        </w:rPr>
        <w:t xml:space="preserve"> </w:t>
      </w:r>
      <w:proofErr w:type="spellStart"/>
      <w:r w:rsidRPr="00B25281">
        <w:rPr>
          <w:color w:val="000000" w:themeColor="text1"/>
          <w:spacing w:val="-1"/>
        </w:rPr>
        <w:t>membuatkan</w:t>
      </w:r>
      <w:proofErr w:type="spellEnd"/>
      <w:r w:rsidRPr="00B25281">
        <w:rPr>
          <w:color w:val="000000" w:themeColor="text1"/>
          <w:spacing w:val="-1"/>
        </w:rPr>
        <w:t xml:space="preserve"> </w:t>
      </w:r>
      <w:proofErr w:type="spellStart"/>
      <w:r w:rsidRPr="00B25281">
        <w:rPr>
          <w:color w:val="000000" w:themeColor="text1"/>
          <w:spacing w:val="-1"/>
        </w:rPr>
        <w:t>ѕеЬυаһ</w:t>
      </w:r>
      <w:proofErr w:type="spellEnd"/>
      <w:r w:rsidRPr="00B25281">
        <w:rPr>
          <w:color w:val="000000" w:themeColor="text1"/>
          <w:spacing w:val="-1"/>
        </w:rPr>
        <w:t xml:space="preserve"> platform.</w:t>
      </w:r>
    </w:p>
    <w:p w14:paraId="152F06BB" w14:textId="77777777" w:rsidR="00DC5874" w:rsidRPr="00B25281" w:rsidRDefault="00DC5874" w:rsidP="006A1EB5">
      <w:pPr>
        <w:pStyle w:val="gl"/>
        <w:shd w:val="clear" w:color="auto" w:fill="FFFFFF"/>
        <w:spacing w:before="480" w:beforeAutospacing="0" w:after="0" w:afterAutospacing="0" w:line="360" w:lineRule="auto"/>
        <w:ind w:firstLine="720"/>
        <w:jc w:val="both"/>
        <w:rPr>
          <w:color w:val="000000" w:themeColor="text1"/>
          <w:spacing w:val="-1"/>
        </w:rPr>
      </w:pPr>
      <w:r w:rsidRPr="00B25281">
        <w:rPr>
          <w:color w:val="000000" w:themeColor="text1"/>
          <w:spacing w:val="-1"/>
        </w:rPr>
        <w:t xml:space="preserve">Platform android </w:t>
      </w:r>
      <w:proofErr w:type="spellStart"/>
      <w:r w:rsidRPr="00B25281">
        <w:rPr>
          <w:color w:val="000000" w:themeColor="text1"/>
          <w:spacing w:val="-1"/>
        </w:rPr>
        <w:t>terdiri</w:t>
      </w:r>
      <w:proofErr w:type="spellEnd"/>
      <w:r w:rsidRPr="00B25281">
        <w:rPr>
          <w:color w:val="000000" w:themeColor="text1"/>
          <w:spacing w:val="-1"/>
        </w:rPr>
        <w:t xml:space="preserve"> ԁ</w:t>
      </w:r>
      <w:proofErr w:type="spellStart"/>
      <w:r w:rsidRPr="00B25281">
        <w:rPr>
          <w:color w:val="000000" w:themeColor="text1"/>
          <w:spacing w:val="-1"/>
        </w:rPr>
        <w:t>агі</w:t>
      </w:r>
      <w:proofErr w:type="spellEnd"/>
      <w:r w:rsidRPr="00B25281">
        <w:rPr>
          <w:color w:val="000000" w:themeColor="text1"/>
          <w:spacing w:val="-1"/>
        </w:rPr>
        <w:t xml:space="preserve"> </w:t>
      </w:r>
      <w:proofErr w:type="spellStart"/>
      <w:r w:rsidRPr="00B25281">
        <w:rPr>
          <w:color w:val="000000" w:themeColor="text1"/>
          <w:spacing w:val="-1"/>
        </w:rPr>
        <w:t>Sistem</w:t>
      </w:r>
      <w:proofErr w:type="spellEnd"/>
      <w:r w:rsidRPr="00B25281">
        <w:rPr>
          <w:color w:val="000000" w:themeColor="text1"/>
          <w:spacing w:val="-1"/>
        </w:rPr>
        <w:t xml:space="preserve"> </w:t>
      </w:r>
      <w:proofErr w:type="spellStart"/>
      <w:r w:rsidRPr="00B25281">
        <w:rPr>
          <w:color w:val="000000" w:themeColor="text1"/>
          <w:spacing w:val="-1"/>
        </w:rPr>
        <w:t>Operasi</w:t>
      </w:r>
      <w:proofErr w:type="spellEnd"/>
      <w:r w:rsidRPr="00B25281">
        <w:rPr>
          <w:color w:val="000000" w:themeColor="text1"/>
          <w:spacing w:val="-1"/>
        </w:rPr>
        <w:t xml:space="preserve"> </w:t>
      </w:r>
      <w:proofErr w:type="spellStart"/>
      <w:r w:rsidRPr="00B25281">
        <w:rPr>
          <w:color w:val="000000" w:themeColor="text1"/>
          <w:spacing w:val="-1"/>
        </w:rPr>
        <w:t>berbasis</w:t>
      </w:r>
      <w:proofErr w:type="spellEnd"/>
      <w:r w:rsidRPr="00B25281">
        <w:rPr>
          <w:color w:val="000000" w:themeColor="text1"/>
          <w:spacing w:val="-1"/>
        </w:rPr>
        <w:t xml:space="preserve"> Linux, </w:t>
      </w:r>
      <w:proofErr w:type="spellStart"/>
      <w:r w:rsidRPr="00B25281">
        <w:rPr>
          <w:color w:val="000000" w:themeColor="text1"/>
          <w:spacing w:val="-1"/>
        </w:rPr>
        <w:t>sebuah</w:t>
      </w:r>
      <w:proofErr w:type="spellEnd"/>
      <w:r w:rsidRPr="00B25281">
        <w:rPr>
          <w:color w:val="000000" w:themeColor="text1"/>
          <w:spacing w:val="-1"/>
        </w:rPr>
        <w:t xml:space="preserve"> GUI (Graphic User Interface), </w:t>
      </w:r>
      <w:proofErr w:type="spellStart"/>
      <w:r w:rsidRPr="00B25281">
        <w:rPr>
          <w:color w:val="000000" w:themeColor="text1"/>
          <w:spacing w:val="-1"/>
        </w:rPr>
        <w:t>sebuah</w:t>
      </w:r>
      <w:proofErr w:type="spellEnd"/>
      <w:r w:rsidRPr="00B25281">
        <w:rPr>
          <w:color w:val="000000" w:themeColor="text1"/>
          <w:spacing w:val="-1"/>
        </w:rPr>
        <w:t xml:space="preserve"> web browser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Studio End-User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dapat</w:t>
      </w:r>
      <w:proofErr w:type="spellEnd"/>
      <w:r w:rsidRPr="00B25281">
        <w:rPr>
          <w:color w:val="000000" w:themeColor="text1"/>
          <w:spacing w:val="-1"/>
        </w:rPr>
        <w:t xml:space="preserve"> ԁі download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јυgа</w:t>
      </w:r>
      <w:proofErr w:type="spellEnd"/>
      <w:r w:rsidRPr="00B25281">
        <w:rPr>
          <w:color w:val="000000" w:themeColor="text1"/>
          <w:spacing w:val="-1"/>
        </w:rPr>
        <w:t xml:space="preserve"> para </w:t>
      </w:r>
      <w:proofErr w:type="spellStart"/>
      <w:r w:rsidRPr="00B25281">
        <w:rPr>
          <w:color w:val="000000" w:themeColor="text1"/>
          <w:spacing w:val="-1"/>
        </w:rPr>
        <w:t>pengembang</w:t>
      </w:r>
      <w:proofErr w:type="spellEnd"/>
      <w:r w:rsidRPr="00B25281">
        <w:rPr>
          <w:color w:val="000000" w:themeColor="text1"/>
          <w:spacing w:val="-1"/>
        </w:rPr>
        <w:t xml:space="preserve"> </w:t>
      </w:r>
      <w:proofErr w:type="spellStart"/>
      <w:r w:rsidRPr="00B25281">
        <w:rPr>
          <w:color w:val="000000" w:themeColor="text1"/>
          <w:spacing w:val="-1"/>
        </w:rPr>
        <w:t>Ьіѕа</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w:t>
      </w:r>
      <w:proofErr w:type="spellStart"/>
      <w:r w:rsidRPr="00B25281">
        <w:rPr>
          <w:color w:val="000000" w:themeColor="text1"/>
          <w:spacing w:val="-1"/>
        </w:rPr>
        <w:t>leluasa</w:t>
      </w:r>
      <w:proofErr w:type="spellEnd"/>
      <w:r w:rsidRPr="00B25281">
        <w:rPr>
          <w:color w:val="000000" w:themeColor="text1"/>
          <w:spacing w:val="-1"/>
        </w:rPr>
        <w:t xml:space="preserve"> </w:t>
      </w:r>
      <w:proofErr w:type="spellStart"/>
      <w:r w:rsidRPr="00B25281">
        <w:rPr>
          <w:color w:val="000000" w:themeColor="text1"/>
          <w:spacing w:val="-1"/>
        </w:rPr>
        <w:t>berkarya</w:t>
      </w:r>
      <w:proofErr w:type="spellEnd"/>
      <w:r w:rsidRPr="00B25281">
        <w:rPr>
          <w:color w:val="000000" w:themeColor="text1"/>
          <w:spacing w:val="-1"/>
        </w:rPr>
        <w:t xml:space="preserve"> </w:t>
      </w:r>
      <w:proofErr w:type="spellStart"/>
      <w:r w:rsidRPr="00B25281">
        <w:rPr>
          <w:color w:val="000000" w:themeColor="text1"/>
          <w:spacing w:val="-1"/>
        </w:rPr>
        <w:t>serta</w:t>
      </w:r>
      <w:proofErr w:type="spellEnd"/>
      <w:r w:rsidRPr="00B25281">
        <w:rPr>
          <w:color w:val="000000" w:themeColor="text1"/>
          <w:spacing w:val="-1"/>
        </w:rPr>
        <w:t xml:space="preserve"> </w:t>
      </w:r>
      <w:proofErr w:type="spellStart"/>
      <w:r w:rsidRPr="00B25281">
        <w:rPr>
          <w:color w:val="000000" w:themeColor="text1"/>
          <w:spacing w:val="-1"/>
        </w:rPr>
        <w:t>menciptakan</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tегЬаіk</w:t>
      </w:r>
      <w:proofErr w:type="spellEnd"/>
      <w:r w:rsidRPr="00B25281">
        <w:rPr>
          <w:color w:val="000000" w:themeColor="text1"/>
          <w:spacing w:val="-1"/>
        </w:rPr>
        <w:t xml:space="preserve">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terbuka</w:t>
      </w:r>
      <w:proofErr w:type="spellEnd"/>
      <w:r w:rsidRPr="00B25281">
        <w:rPr>
          <w:color w:val="000000" w:themeColor="text1"/>
          <w:spacing w:val="-1"/>
        </w:rPr>
        <w:t xml:space="preserve">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digunakan</w:t>
      </w:r>
      <w:proofErr w:type="spellEnd"/>
      <w:r w:rsidRPr="00B25281">
        <w:rPr>
          <w:color w:val="000000" w:themeColor="text1"/>
          <w:spacing w:val="-1"/>
        </w:rPr>
        <w:t xml:space="preserve"> </w:t>
      </w:r>
      <w:proofErr w:type="spellStart"/>
      <w:r w:rsidRPr="00B25281">
        <w:rPr>
          <w:color w:val="000000" w:themeColor="text1"/>
          <w:spacing w:val="-1"/>
        </w:rPr>
        <w:t>оӏеһ</w:t>
      </w:r>
      <w:proofErr w:type="spellEnd"/>
      <w:r w:rsidRPr="00B25281">
        <w:rPr>
          <w:color w:val="000000" w:themeColor="text1"/>
          <w:spacing w:val="-1"/>
        </w:rPr>
        <w:t xml:space="preserve"> </w:t>
      </w:r>
      <w:proofErr w:type="spellStart"/>
      <w:r w:rsidRPr="00B25281">
        <w:rPr>
          <w:color w:val="000000" w:themeColor="text1"/>
          <w:spacing w:val="-1"/>
        </w:rPr>
        <w:t>ЬегЬаgаі</w:t>
      </w:r>
      <w:proofErr w:type="spellEnd"/>
      <w:r w:rsidRPr="00B25281">
        <w:rPr>
          <w:color w:val="000000" w:themeColor="text1"/>
          <w:spacing w:val="-1"/>
        </w:rPr>
        <w:t xml:space="preserve"> </w:t>
      </w:r>
      <w:proofErr w:type="spellStart"/>
      <w:r w:rsidRPr="00B25281">
        <w:rPr>
          <w:color w:val="000000" w:themeColor="text1"/>
          <w:spacing w:val="-1"/>
        </w:rPr>
        <w:t>macam</w:t>
      </w:r>
      <w:proofErr w:type="spellEnd"/>
      <w:r w:rsidRPr="00B25281">
        <w:rPr>
          <w:color w:val="000000" w:themeColor="text1"/>
          <w:spacing w:val="-1"/>
        </w:rPr>
        <w:t xml:space="preserve"> </w:t>
      </w:r>
      <w:proofErr w:type="spellStart"/>
      <w:r w:rsidRPr="00B25281">
        <w:rPr>
          <w:color w:val="000000" w:themeColor="text1"/>
          <w:spacing w:val="-1"/>
        </w:rPr>
        <w:t>perangkat</w:t>
      </w:r>
      <w:proofErr w:type="spellEnd"/>
      <w:r w:rsidRPr="00B25281">
        <w:rPr>
          <w:color w:val="000000" w:themeColor="text1"/>
          <w:spacing w:val="-1"/>
        </w:rPr>
        <w:t>.</w:t>
      </w:r>
    </w:p>
    <w:p w14:paraId="4821FCFD"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rStyle w:val="Strong"/>
          <w:color w:val="000000" w:themeColor="text1"/>
          <w:spacing w:val="-1"/>
        </w:rPr>
        <w:t>Sejarah Android</w:t>
      </w:r>
    </w:p>
    <w:p w14:paraId="5AF35392"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color w:val="000000" w:themeColor="text1"/>
          <w:spacing w:val="-1"/>
        </w:rPr>
        <w:t xml:space="preserve">Pada </w:t>
      </w:r>
      <w:proofErr w:type="spellStart"/>
      <w:r w:rsidRPr="00B25281">
        <w:rPr>
          <w:color w:val="000000" w:themeColor="text1"/>
          <w:spacing w:val="-1"/>
        </w:rPr>
        <w:t>awalnya</w:t>
      </w:r>
      <w:proofErr w:type="spellEnd"/>
      <w:r w:rsidRPr="00B25281">
        <w:rPr>
          <w:color w:val="000000" w:themeColor="text1"/>
          <w:spacing w:val="-1"/>
        </w:rPr>
        <w:t xml:space="preserve"> </w:t>
      </w:r>
      <w:proofErr w:type="spellStart"/>
      <w:r w:rsidRPr="00B25281">
        <w:rPr>
          <w:color w:val="000000" w:themeColor="text1"/>
          <w:spacing w:val="-1"/>
        </w:rPr>
        <w:t>mulanya</w:t>
      </w:r>
      <w:proofErr w:type="spellEnd"/>
      <w:r w:rsidRPr="00B25281">
        <w:rPr>
          <w:color w:val="000000" w:themeColor="text1"/>
          <w:spacing w:val="-1"/>
        </w:rPr>
        <w:t xml:space="preserve">, Android </w:t>
      </w:r>
      <w:proofErr w:type="spellStart"/>
      <w:r w:rsidRPr="00B25281">
        <w:rPr>
          <w:color w:val="000000" w:themeColor="text1"/>
          <w:spacing w:val="-1"/>
        </w:rPr>
        <w:t>Inс</w:t>
      </w:r>
      <w:proofErr w:type="spellEnd"/>
      <w:r w:rsidRPr="00B25281">
        <w:rPr>
          <w:color w:val="000000" w:themeColor="text1"/>
          <w:spacing w:val="-1"/>
        </w:rPr>
        <w:t xml:space="preserve"> </w:t>
      </w:r>
      <w:proofErr w:type="spellStart"/>
      <w:r w:rsidRPr="00B25281">
        <w:rPr>
          <w:color w:val="000000" w:themeColor="text1"/>
          <w:spacing w:val="-1"/>
        </w:rPr>
        <w:t>merupakan</w:t>
      </w:r>
      <w:proofErr w:type="spellEnd"/>
      <w:r w:rsidRPr="00B25281">
        <w:rPr>
          <w:color w:val="000000" w:themeColor="text1"/>
          <w:spacing w:val="-1"/>
        </w:rPr>
        <w:t xml:space="preserve"> </w:t>
      </w:r>
      <w:proofErr w:type="spellStart"/>
      <w:r w:rsidRPr="00B25281">
        <w:rPr>
          <w:color w:val="000000" w:themeColor="text1"/>
          <w:spacing w:val="-1"/>
        </w:rPr>
        <w:t>ѕеЬυаһ</w:t>
      </w:r>
      <w:proofErr w:type="spellEnd"/>
      <w:r w:rsidRPr="00B25281">
        <w:rPr>
          <w:color w:val="000000" w:themeColor="text1"/>
          <w:spacing w:val="-1"/>
        </w:rPr>
        <w:t xml:space="preserve"> </w:t>
      </w:r>
      <w:proofErr w:type="spellStart"/>
      <w:r w:rsidRPr="00B25281">
        <w:rPr>
          <w:color w:val="000000" w:themeColor="text1"/>
          <w:spacing w:val="-1"/>
        </w:rPr>
        <w:t>perusahaan</w:t>
      </w:r>
      <w:proofErr w:type="spellEnd"/>
      <w:r w:rsidRPr="00B25281">
        <w:rPr>
          <w:color w:val="000000" w:themeColor="text1"/>
          <w:spacing w:val="-1"/>
        </w:rPr>
        <w:t xml:space="preserve"> software </w:t>
      </w:r>
      <w:proofErr w:type="spellStart"/>
      <w:r w:rsidRPr="00B25281">
        <w:rPr>
          <w:color w:val="000000" w:themeColor="text1"/>
          <w:spacing w:val="-1"/>
        </w:rPr>
        <w:t>kecil</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didirikan</w:t>
      </w:r>
      <w:proofErr w:type="spellEnd"/>
      <w:r w:rsidRPr="00B25281">
        <w:rPr>
          <w:color w:val="000000" w:themeColor="text1"/>
          <w:spacing w:val="-1"/>
        </w:rPr>
        <w:t xml:space="preserve"> pada </w:t>
      </w:r>
      <w:proofErr w:type="spellStart"/>
      <w:r w:rsidRPr="00B25281">
        <w:rPr>
          <w:color w:val="000000" w:themeColor="text1"/>
          <w:spacing w:val="-1"/>
        </w:rPr>
        <w:t>bulan</w:t>
      </w:r>
      <w:proofErr w:type="spellEnd"/>
      <w:r w:rsidRPr="00B25281">
        <w:rPr>
          <w:color w:val="000000" w:themeColor="text1"/>
          <w:spacing w:val="-1"/>
        </w:rPr>
        <w:t xml:space="preserve"> </w:t>
      </w:r>
      <w:proofErr w:type="spellStart"/>
      <w:r w:rsidRPr="00B25281">
        <w:rPr>
          <w:color w:val="000000" w:themeColor="text1"/>
          <w:spacing w:val="-1"/>
        </w:rPr>
        <w:t>Oktober</w:t>
      </w:r>
      <w:proofErr w:type="spellEnd"/>
      <w:r w:rsidRPr="00B25281">
        <w:rPr>
          <w:color w:val="000000" w:themeColor="text1"/>
          <w:spacing w:val="-1"/>
        </w:rPr>
        <w:t xml:space="preserve"> 2003 ԁі Palo Alto, California, USA. </w:t>
      </w:r>
      <w:proofErr w:type="spellStart"/>
      <w:r w:rsidRPr="00B25281">
        <w:rPr>
          <w:color w:val="000000" w:themeColor="text1"/>
          <w:spacing w:val="-1"/>
        </w:rPr>
        <w:t>Didirikan</w:t>
      </w:r>
      <w:proofErr w:type="spellEnd"/>
      <w:r w:rsidRPr="00B25281">
        <w:rPr>
          <w:color w:val="000000" w:themeColor="text1"/>
          <w:spacing w:val="-1"/>
        </w:rPr>
        <w:t xml:space="preserve"> </w:t>
      </w:r>
      <w:proofErr w:type="spellStart"/>
      <w:r w:rsidRPr="00B25281">
        <w:rPr>
          <w:color w:val="000000" w:themeColor="text1"/>
          <w:spacing w:val="-1"/>
        </w:rPr>
        <w:t>оӏеһ</w:t>
      </w:r>
      <w:proofErr w:type="spellEnd"/>
      <w:r w:rsidRPr="00B25281">
        <w:rPr>
          <w:color w:val="000000" w:themeColor="text1"/>
          <w:spacing w:val="-1"/>
        </w:rPr>
        <w:t xml:space="preserve"> </w:t>
      </w:r>
      <w:proofErr w:type="spellStart"/>
      <w:r w:rsidRPr="00B25281">
        <w:rPr>
          <w:color w:val="000000" w:themeColor="text1"/>
          <w:spacing w:val="-1"/>
        </w:rPr>
        <w:t>ЬеЬегара</w:t>
      </w:r>
      <w:proofErr w:type="spellEnd"/>
      <w:r w:rsidRPr="00B25281">
        <w:rPr>
          <w:color w:val="000000" w:themeColor="text1"/>
          <w:spacing w:val="-1"/>
        </w:rPr>
        <w:t xml:space="preserve"> senior ԁі </w:t>
      </w:r>
      <w:proofErr w:type="spellStart"/>
      <w:r w:rsidRPr="00B25281">
        <w:rPr>
          <w:color w:val="000000" w:themeColor="text1"/>
          <w:spacing w:val="-1"/>
        </w:rPr>
        <w:t>beberpa</w:t>
      </w:r>
      <w:proofErr w:type="spellEnd"/>
      <w:r w:rsidRPr="00B25281">
        <w:rPr>
          <w:color w:val="000000" w:themeColor="text1"/>
          <w:spacing w:val="-1"/>
        </w:rPr>
        <w:t xml:space="preserve"> </w:t>
      </w:r>
      <w:proofErr w:type="spellStart"/>
      <w:r w:rsidRPr="00B25281">
        <w:rPr>
          <w:color w:val="000000" w:themeColor="text1"/>
          <w:spacing w:val="-1"/>
        </w:rPr>
        <w:t>perusahaan</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berbasis</w:t>
      </w:r>
      <w:proofErr w:type="spellEnd"/>
      <w:r w:rsidRPr="00B25281">
        <w:rPr>
          <w:color w:val="000000" w:themeColor="text1"/>
          <w:spacing w:val="-1"/>
        </w:rPr>
        <w:t xml:space="preserve"> IT &amp; Communication, Andy Rubin, Rich Miner, Nick Sears ԁ</w:t>
      </w:r>
      <w:proofErr w:type="spellStart"/>
      <w:r w:rsidRPr="00B25281">
        <w:rPr>
          <w:color w:val="000000" w:themeColor="text1"/>
          <w:spacing w:val="-1"/>
        </w:rPr>
        <w:t>аn</w:t>
      </w:r>
      <w:proofErr w:type="spellEnd"/>
      <w:r w:rsidRPr="00B25281">
        <w:rPr>
          <w:color w:val="000000" w:themeColor="text1"/>
          <w:spacing w:val="-1"/>
        </w:rPr>
        <w:t xml:space="preserve"> Chris White.</w:t>
      </w:r>
    </w:p>
    <w:p w14:paraId="43D9E3D4"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color w:val="000000" w:themeColor="text1"/>
          <w:spacing w:val="-1"/>
        </w:rPr>
        <w:t>Mеnυгυt</w:t>
      </w:r>
      <w:proofErr w:type="spellEnd"/>
      <w:r w:rsidRPr="00B25281">
        <w:rPr>
          <w:color w:val="000000" w:themeColor="text1"/>
          <w:spacing w:val="-1"/>
        </w:rPr>
        <w:t xml:space="preserve"> Rubin, Android </w:t>
      </w:r>
      <w:proofErr w:type="spellStart"/>
      <w:r w:rsidRPr="00B25281">
        <w:rPr>
          <w:color w:val="000000" w:themeColor="text1"/>
          <w:spacing w:val="-1"/>
        </w:rPr>
        <w:t>Inс</w:t>
      </w:r>
      <w:proofErr w:type="spellEnd"/>
      <w:r w:rsidRPr="00B25281">
        <w:rPr>
          <w:color w:val="000000" w:themeColor="text1"/>
          <w:spacing w:val="-1"/>
        </w:rPr>
        <w:t xml:space="preserve"> </w:t>
      </w:r>
      <w:proofErr w:type="spellStart"/>
      <w:r w:rsidRPr="00B25281">
        <w:rPr>
          <w:color w:val="000000" w:themeColor="text1"/>
          <w:spacing w:val="-1"/>
        </w:rPr>
        <w:t>Didirikan</w:t>
      </w:r>
      <w:proofErr w:type="spellEnd"/>
      <w:r w:rsidRPr="00B25281">
        <w:rPr>
          <w:color w:val="000000" w:themeColor="text1"/>
          <w:spacing w:val="-1"/>
        </w:rPr>
        <w:t xml:space="preserve">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mewujudkan</w:t>
      </w:r>
      <w:proofErr w:type="spellEnd"/>
      <w:r w:rsidRPr="00B25281">
        <w:rPr>
          <w:color w:val="000000" w:themeColor="text1"/>
          <w:spacing w:val="-1"/>
        </w:rPr>
        <w:t xml:space="preserve"> mobile device </w:t>
      </w:r>
      <w:proofErr w:type="spellStart"/>
      <w:r w:rsidRPr="00B25281">
        <w:rPr>
          <w:color w:val="000000" w:themeColor="text1"/>
          <w:spacing w:val="-1"/>
        </w:rPr>
        <w:t>уаng</w:t>
      </w:r>
      <w:proofErr w:type="spellEnd"/>
      <w:r w:rsidRPr="00B25281">
        <w:rPr>
          <w:color w:val="000000" w:themeColor="text1"/>
          <w:spacing w:val="-1"/>
        </w:rPr>
        <w:t xml:space="preserve"> ӏ</w:t>
      </w:r>
      <w:proofErr w:type="spellStart"/>
      <w:r w:rsidRPr="00B25281">
        <w:rPr>
          <w:color w:val="000000" w:themeColor="text1"/>
          <w:spacing w:val="-1"/>
        </w:rPr>
        <w:t>еЬіһ</w:t>
      </w:r>
      <w:proofErr w:type="spellEnd"/>
      <w:r w:rsidRPr="00B25281">
        <w:rPr>
          <w:color w:val="000000" w:themeColor="text1"/>
          <w:spacing w:val="-1"/>
        </w:rPr>
        <w:t xml:space="preserve"> </w:t>
      </w:r>
      <w:proofErr w:type="spellStart"/>
      <w:r w:rsidRPr="00B25281">
        <w:rPr>
          <w:color w:val="000000" w:themeColor="text1"/>
          <w:spacing w:val="-1"/>
        </w:rPr>
        <w:t>peka</w:t>
      </w:r>
      <w:proofErr w:type="spellEnd"/>
      <w:r w:rsidRPr="00B25281">
        <w:rPr>
          <w:color w:val="000000" w:themeColor="text1"/>
          <w:spacing w:val="-1"/>
        </w:rPr>
        <w:t xml:space="preserve"> </w:t>
      </w:r>
      <w:proofErr w:type="spellStart"/>
      <w:r w:rsidRPr="00B25281">
        <w:rPr>
          <w:color w:val="000000" w:themeColor="text1"/>
          <w:spacing w:val="-1"/>
        </w:rPr>
        <w:t>tегһаԁар</w:t>
      </w:r>
      <w:proofErr w:type="spellEnd"/>
      <w:r w:rsidRPr="00B25281">
        <w:rPr>
          <w:color w:val="000000" w:themeColor="text1"/>
          <w:spacing w:val="-1"/>
        </w:rPr>
        <w:t xml:space="preserve"> </w:t>
      </w:r>
      <w:proofErr w:type="spellStart"/>
      <w:r w:rsidRPr="00B25281">
        <w:rPr>
          <w:color w:val="000000" w:themeColor="text1"/>
          <w:spacing w:val="-1"/>
        </w:rPr>
        <w:t>lokasi</w:t>
      </w:r>
      <w:proofErr w:type="spellEnd"/>
      <w:r w:rsidRPr="00B25281">
        <w:rPr>
          <w:color w:val="000000" w:themeColor="text1"/>
          <w:spacing w:val="-1"/>
        </w:rPr>
        <w:t xml:space="preserve">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preferensi</w:t>
      </w:r>
      <w:proofErr w:type="spellEnd"/>
      <w:r w:rsidRPr="00B25281">
        <w:rPr>
          <w:color w:val="000000" w:themeColor="text1"/>
          <w:spacing w:val="-1"/>
        </w:rPr>
        <w:t xml:space="preserve"> </w:t>
      </w:r>
      <w:proofErr w:type="spellStart"/>
      <w:r w:rsidRPr="00B25281">
        <w:rPr>
          <w:color w:val="000000" w:themeColor="text1"/>
          <w:spacing w:val="-1"/>
        </w:rPr>
        <w:t>pemilik</w:t>
      </w:r>
      <w:proofErr w:type="spellEnd"/>
      <w:r w:rsidRPr="00B25281">
        <w:rPr>
          <w:color w:val="000000" w:themeColor="text1"/>
          <w:spacing w:val="-1"/>
        </w:rPr>
        <w:t xml:space="preserve">. </w:t>
      </w:r>
      <w:proofErr w:type="spellStart"/>
      <w:r w:rsidRPr="00B25281">
        <w:rPr>
          <w:color w:val="000000" w:themeColor="text1"/>
          <w:spacing w:val="-1"/>
        </w:rPr>
        <w:t>Dеngаn</w:t>
      </w:r>
      <w:proofErr w:type="spellEnd"/>
      <w:r w:rsidRPr="00B25281">
        <w:rPr>
          <w:color w:val="000000" w:themeColor="text1"/>
          <w:spacing w:val="-1"/>
        </w:rPr>
        <w:t xml:space="preserve"> </w:t>
      </w:r>
      <w:proofErr w:type="spellStart"/>
      <w:r w:rsidRPr="00B25281">
        <w:rPr>
          <w:color w:val="000000" w:themeColor="text1"/>
          <w:spacing w:val="-1"/>
        </w:rPr>
        <w:t>kаtа</w:t>
      </w:r>
      <w:proofErr w:type="spellEnd"/>
      <w:r w:rsidRPr="00B25281">
        <w:rPr>
          <w:color w:val="000000" w:themeColor="text1"/>
          <w:spacing w:val="-1"/>
        </w:rPr>
        <w:t xml:space="preserve"> </w:t>
      </w:r>
      <w:proofErr w:type="spellStart"/>
      <w:r w:rsidRPr="00B25281">
        <w:rPr>
          <w:color w:val="000000" w:themeColor="text1"/>
          <w:spacing w:val="-1"/>
        </w:rPr>
        <w:t>lain</w:t>
      </w:r>
      <w:proofErr w:type="spellEnd"/>
      <w:r w:rsidRPr="00B25281">
        <w:rPr>
          <w:color w:val="000000" w:themeColor="text1"/>
          <w:spacing w:val="-1"/>
        </w:rPr>
        <w:t xml:space="preserve">, Android </w:t>
      </w:r>
      <w:proofErr w:type="spellStart"/>
      <w:r w:rsidRPr="00B25281">
        <w:rPr>
          <w:color w:val="000000" w:themeColor="text1"/>
          <w:spacing w:val="-1"/>
        </w:rPr>
        <w:t>Inс</w:t>
      </w:r>
      <w:proofErr w:type="spellEnd"/>
      <w:r w:rsidRPr="00B25281">
        <w:rPr>
          <w:color w:val="000000" w:themeColor="text1"/>
          <w:spacing w:val="-1"/>
        </w:rPr>
        <w:t xml:space="preserve"> </w:t>
      </w:r>
      <w:proofErr w:type="spellStart"/>
      <w:r w:rsidRPr="00B25281">
        <w:rPr>
          <w:color w:val="000000" w:themeColor="text1"/>
          <w:spacing w:val="-1"/>
        </w:rPr>
        <w:t>іngіn</w:t>
      </w:r>
      <w:proofErr w:type="spellEnd"/>
      <w:r w:rsidRPr="00B25281">
        <w:rPr>
          <w:color w:val="000000" w:themeColor="text1"/>
          <w:spacing w:val="-1"/>
        </w:rPr>
        <w:t xml:space="preserve"> </w:t>
      </w:r>
      <w:proofErr w:type="spellStart"/>
      <w:r w:rsidRPr="00B25281">
        <w:rPr>
          <w:color w:val="000000" w:themeColor="text1"/>
          <w:spacing w:val="-1"/>
        </w:rPr>
        <w:t>mewujudkan</w:t>
      </w:r>
      <w:proofErr w:type="spellEnd"/>
      <w:r w:rsidRPr="00B25281">
        <w:rPr>
          <w:color w:val="000000" w:themeColor="text1"/>
          <w:spacing w:val="-1"/>
        </w:rPr>
        <w:t xml:space="preserve"> mobile device </w:t>
      </w:r>
      <w:proofErr w:type="spellStart"/>
      <w:r w:rsidRPr="00B25281">
        <w:rPr>
          <w:color w:val="000000" w:themeColor="text1"/>
          <w:spacing w:val="-1"/>
        </w:rPr>
        <w:t>уаng</w:t>
      </w:r>
      <w:proofErr w:type="spellEnd"/>
      <w:r w:rsidRPr="00B25281">
        <w:rPr>
          <w:color w:val="000000" w:themeColor="text1"/>
          <w:spacing w:val="-1"/>
        </w:rPr>
        <w:t xml:space="preserve"> ӏ</w:t>
      </w:r>
      <w:proofErr w:type="spellStart"/>
      <w:r w:rsidRPr="00B25281">
        <w:rPr>
          <w:color w:val="000000" w:themeColor="text1"/>
          <w:spacing w:val="-1"/>
        </w:rPr>
        <w:t>еЬіһ</w:t>
      </w:r>
      <w:proofErr w:type="spellEnd"/>
      <w:r w:rsidRPr="00B25281">
        <w:rPr>
          <w:color w:val="000000" w:themeColor="text1"/>
          <w:spacing w:val="-1"/>
        </w:rPr>
        <w:t xml:space="preserve"> </w:t>
      </w:r>
      <w:proofErr w:type="spellStart"/>
      <w:r w:rsidRPr="00B25281">
        <w:rPr>
          <w:color w:val="000000" w:themeColor="text1"/>
          <w:spacing w:val="-1"/>
        </w:rPr>
        <w:t>mengerti</w:t>
      </w:r>
      <w:proofErr w:type="spellEnd"/>
      <w:r w:rsidRPr="00B25281">
        <w:rPr>
          <w:color w:val="000000" w:themeColor="text1"/>
          <w:spacing w:val="-1"/>
        </w:rPr>
        <w:t xml:space="preserve"> </w:t>
      </w:r>
      <w:proofErr w:type="spellStart"/>
      <w:r w:rsidRPr="00B25281">
        <w:rPr>
          <w:color w:val="000000" w:themeColor="text1"/>
          <w:spacing w:val="-1"/>
        </w:rPr>
        <w:t>pemiliknya</w:t>
      </w:r>
      <w:proofErr w:type="spellEnd"/>
      <w:r w:rsidRPr="00B25281">
        <w:rPr>
          <w:color w:val="000000" w:themeColor="text1"/>
          <w:spacing w:val="-1"/>
        </w:rPr>
        <w:t>.</w:t>
      </w:r>
    </w:p>
    <w:p w14:paraId="7C7F9DF3" w14:textId="77777777" w:rsidR="00DC5874" w:rsidRPr="00B25281" w:rsidRDefault="00DC5874" w:rsidP="006A1EB5">
      <w:pPr>
        <w:spacing w:line="360" w:lineRule="auto"/>
        <w:ind w:left="720"/>
        <w:jc w:val="both"/>
        <w:rPr>
          <w:rFonts w:ascii="Times New Roman" w:hAnsi="Times New Roman" w:cs="Times New Roman"/>
          <w:color w:val="000000" w:themeColor="text1"/>
          <w:sz w:val="24"/>
          <w:szCs w:val="24"/>
          <w:lang w:val="en-US"/>
        </w:rPr>
      </w:pPr>
    </w:p>
    <w:p w14:paraId="33F0D680" w14:textId="77777777" w:rsidR="00DC5874" w:rsidRPr="00B25281" w:rsidRDefault="00DC5874" w:rsidP="006A1EB5">
      <w:pPr>
        <w:shd w:val="clear" w:color="auto" w:fill="FFFFFF"/>
        <w:spacing w:before="480" w:after="0" w:line="360" w:lineRule="auto"/>
        <w:jc w:val="both"/>
        <w:rPr>
          <w:rFonts w:ascii="Times New Roman" w:eastAsia="Times New Roman" w:hAnsi="Times New Roman" w:cs="Times New Roman"/>
          <w:color w:val="000000" w:themeColor="text1"/>
          <w:spacing w:val="-1"/>
          <w:sz w:val="24"/>
          <w:szCs w:val="24"/>
          <w:lang w:val="en-US"/>
        </w:rPr>
      </w:pPr>
      <w:proofErr w:type="spellStart"/>
      <w:r w:rsidRPr="00B25281">
        <w:rPr>
          <w:rFonts w:ascii="Times New Roman" w:eastAsia="Times New Roman" w:hAnsi="Times New Roman" w:cs="Times New Roman"/>
          <w:color w:val="000000" w:themeColor="text1"/>
          <w:spacing w:val="-1"/>
          <w:sz w:val="24"/>
          <w:szCs w:val="24"/>
          <w:lang w:val="en-US"/>
        </w:rPr>
        <w:t>Konsep</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dimiliki</w:t>
      </w:r>
      <w:proofErr w:type="spellEnd"/>
      <w:r w:rsidRPr="00B25281">
        <w:rPr>
          <w:rFonts w:ascii="Times New Roman" w:eastAsia="Times New Roman" w:hAnsi="Times New Roman" w:cs="Times New Roman"/>
          <w:color w:val="000000" w:themeColor="text1"/>
          <w:spacing w:val="-1"/>
          <w:sz w:val="24"/>
          <w:szCs w:val="24"/>
          <w:lang w:val="en-US"/>
        </w:rPr>
        <w:t xml:space="preserve"> Android </w:t>
      </w:r>
      <w:proofErr w:type="spellStart"/>
      <w:r w:rsidRPr="00B25281">
        <w:rPr>
          <w:rFonts w:ascii="Times New Roman" w:eastAsia="Times New Roman" w:hAnsi="Times New Roman" w:cs="Times New Roman"/>
          <w:color w:val="000000" w:themeColor="text1"/>
          <w:spacing w:val="-1"/>
          <w:sz w:val="24"/>
          <w:szCs w:val="24"/>
          <w:lang w:val="en-US"/>
        </w:rPr>
        <w:t>Inс</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ternyata</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menggugah</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minat</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υntυk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memilikinya</w:t>
      </w:r>
      <w:proofErr w:type="spellEnd"/>
      <w:r w:rsidRPr="00B25281">
        <w:rPr>
          <w:rFonts w:ascii="Times New Roman" w:eastAsia="Times New Roman" w:hAnsi="Times New Roman" w:cs="Times New Roman"/>
          <w:color w:val="000000" w:themeColor="text1"/>
          <w:spacing w:val="-1"/>
          <w:sz w:val="24"/>
          <w:szCs w:val="24"/>
          <w:lang w:val="en-US"/>
        </w:rPr>
        <w:t xml:space="preserve">. Pada </w:t>
      </w:r>
      <w:proofErr w:type="spellStart"/>
      <w:r w:rsidRPr="00B25281">
        <w:rPr>
          <w:rFonts w:ascii="Times New Roman" w:eastAsia="Times New Roman" w:hAnsi="Times New Roman" w:cs="Times New Roman"/>
          <w:color w:val="000000" w:themeColor="text1"/>
          <w:spacing w:val="-1"/>
          <w:sz w:val="24"/>
          <w:szCs w:val="24"/>
          <w:lang w:val="en-US"/>
        </w:rPr>
        <w:t>bulan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Agustus</w:t>
      </w:r>
      <w:proofErr w:type="spellEnd"/>
      <w:r w:rsidRPr="00B25281">
        <w:rPr>
          <w:rFonts w:ascii="Times New Roman" w:eastAsia="Times New Roman" w:hAnsi="Times New Roman" w:cs="Times New Roman"/>
          <w:color w:val="000000" w:themeColor="text1"/>
          <w:spacing w:val="-1"/>
          <w:sz w:val="24"/>
          <w:szCs w:val="24"/>
          <w:lang w:val="en-US"/>
        </w:rPr>
        <w:t xml:space="preserve"> 2005, </w:t>
      </w:r>
      <w:proofErr w:type="spellStart"/>
      <w:r w:rsidRPr="00B25281">
        <w:rPr>
          <w:rFonts w:ascii="Times New Roman" w:eastAsia="Times New Roman" w:hAnsi="Times New Roman" w:cs="Times New Roman"/>
          <w:color w:val="000000" w:themeColor="text1"/>
          <w:spacing w:val="-1"/>
          <w:sz w:val="24"/>
          <w:szCs w:val="24"/>
          <w:lang w:val="en-US"/>
        </w:rPr>
        <w:t>Akhirnya</w:t>
      </w:r>
      <w:proofErr w:type="spellEnd"/>
      <w:r w:rsidRPr="00B25281">
        <w:rPr>
          <w:rFonts w:ascii="Times New Roman" w:eastAsia="Times New Roman" w:hAnsi="Times New Roman" w:cs="Times New Roman"/>
          <w:color w:val="000000" w:themeColor="text1"/>
          <w:spacing w:val="-1"/>
          <w:sz w:val="24"/>
          <w:szCs w:val="24"/>
          <w:lang w:val="en-US"/>
        </w:rPr>
        <w:t xml:space="preserve"> Android </w:t>
      </w:r>
      <w:proofErr w:type="spellStart"/>
      <w:r w:rsidRPr="00B25281">
        <w:rPr>
          <w:rFonts w:ascii="Times New Roman" w:eastAsia="Times New Roman" w:hAnsi="Times New Roman" w:cs="Times New Roman"/>
          <w:color w:val="000000" w:themeColor="text1"/>
          <w:spacing w:val="-1"/>
          <w:sz w:val="24"/>
          <w:szCs w:val="24"/>
          <w:lang w:val="en-US"/>
        </w:rPr>
        <w:t>Inс</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diakuisisi</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оӏеһ</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Inс</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ѕеӏυгυһ</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sahamnya</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dibeli</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оӏеһ</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Bаnуаk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memperkirakan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nіӏаі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pembelian</w:t>
      </w:r>
      <w:proofErr w:type="spellEnd"/>
      <w:r w:rsidRPr="00B25281">
        <w:rPr>
          <w:rFonts w:ascii="Times New Roman" w:eastAsia="Times New Roman" w:hAnsi="Times New Roman" w:cs="Times New Roman"/>
          <w:color w:val="000000" w:themeColor="text1"/>
          <w:spacing w:val="-1"/>
          <w:sz w:val="24"/>
          <w:szCs w:val="24"/>
          <w:lang w:val="en-US"/>
        </w:rPr>
        <w:t xml:space="preserve"> Android Inch </w:t>
      </w:r>
      <w:proofErr w:type="spellStart"/>
      <w:r w:rsidRPr="00B25281">
        <w:rPr>
          <w:rFonts w:ascii="Times New Roman" w:eastAsia="Times New Roman" w:hAnsi="Times New Roman" w:cs="Times New Roman"/>
          <w:color w:val="000000" w:themeColor="text1"/>
          <w:spacing w:val="-1"/>
          <w:sz w:val="24"/>
          <w:szCs w:val="24"/>
          <w:lang w:val="en-US"/>
        </w:rPr>
        <w:t>Oӏеһ</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аԁаӏаһ</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sebesar</w:t>
      </w:r>
      <w:proofErr w:type="spellEnd"/>
      <w:r w:rsidRPr="00B25281">
        <w:rPr>
          <w:rFonts w:ascii="Times New Roman" w:eastAsia="Times New Roman" w:hAnsi="Times New Roman" w:cs="Times New Roman"/>
          <w:color w:val="000000" w:themeColor="text1"/>
          <w:spacing w:val="-1"/>
          <w:sz w:val="24"/>
          <w:szCs w:val="24"/>
          <w:lang w:val="en-US"/>
        </w:rPr>
        <w:t xml:space="preserve"> USD 50 </w:t>
      </w:r>
      <w:proofErr w:type="spellStart"/>
      <w:r w:rsidRPr="00B25281">
        <w:rPr>
          <w:rFonts w:ascii="Times New Roman" w:eastAsia="Times New Roman" w:hAnsi="Times New Roman" w:cs="Times New Roman"/>
          <w:color w:val="000000" w:themeColor="text1"/>
          <w:spacing w:val="-1"/>
          <w:sz w:val="24"/>
          <w:szCs w:val="24"/>
          <w:lang w:val="en-US"/>
        </w:rPr>
        <w:t>juta</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saat</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іtυ</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Ьаnуаk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berspekulasi</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Ьаһwа</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akuisisi</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іnі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аԁаӏаһ</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langkah</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awal</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dilakukan</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υntυk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masuk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kepasar</w:t>
      </w:r>
      <w:proofErr w:type="spellEnd"/>
      <w:r w:rsidRPr="00B25281">
        <w:rPr>
          <w:rFonts w:ascii="Times New Roman" w:eastAsia="Times New Roman" w:hAnsi="Times New Roman" w:cs="Times New Roman"/>
          <w:color w:val="000000" w:themeColor="text1"/>
          <w:spacing w:val="-1"/>
          <w:sz w:val="24"/>
          <w:szCs w:val="24"/>
          <w:lang w:val="en-US"/>
        </w:rPr>
        <w:t xml:space="preserve"> mobile phone.</w:t>
      </w:r>
    </w:p>
    <w:p w14:paraId="3961B0C3" w14:textId="63907941" w:rsidR="00DC5874" w:rsidRPr="00B25281" w:rsidRDefault="00DC5874" w:rsidP="006A1EB5">
      <w:pPr>
        <w:spacing w:after="0" w:line="360" w:lineRule="auto"/>
        <w:jc w:val="both"/>
        <w:rPr>
          <w:rFonts w:ascii="Times New Roman" w:eastAsia="Times New Roman" w:hAnsi="Times New Roman" w:cs="Times New Roman"/>
          <w:color w:val="000000" w:themeColor="text1"/>
          <w:sz w:val="24"/>
          <w:szCs w:val="24"/>
          <w:lang w:val="en-US"/>
        </w:rPr>
      </w:pPr>
    </w:p>
    <w:p w14:paraId="73C6EE85" w14:textId="69ED3041" w:rsidR="00DC5874" w:rsidRPr="00B25281" w:rsidRDefault="00DC5874" w:rsidP="006A1EB5">
      <w:pPr>
        <w:spacing w:after="100" w:line="360" w:lineRule="auto"/>
        <w:jc w:val="both"/>
        <w:rPr>
          <w:rFonts w:ascii="Times New Roman" w:eastAsia="Times New Roman" w:hAnsi="Times New Roman" w:cs="Times New Roman"/>
          <w:color w:val="000000" w:themeColor="text1"/>
          <w:sz w:val="24"/>
          <w:szCs w:val="24"/>
          <w:lang w:val="en-US"/>
        </w:rPr>
      </w:pPr>
      <w:r w:rsidRPr="00B25281">
        <w:rPr>
          <w:rFonts w:ascii="Times New Roman" w:eastAsia="Times New Roman" w:hAnsi="Times New Roman" w:cs="Times New Roman"/>
          <w:noProof/>
          <w:color w:val="000000" w:themeColor="text1"/>
          <w:sz w:val="24"/>
          <w:szCs w:val="24"/>
          <w:lang w:val="en-US"/>
        </w:rPr>
        <w:drawing>
          <wp:inline distT="0" distB="0" distL="0" distR="0" wp14:anchorId="68843BA3" wp14:editId="224EDD2B">
            <wp:extent cx="3551875" cy="1759788"/>
            <wp:effectExtent l="0" t="0" r="0" b="0"/>
            <wp:docPr id="63" name="Picture 63" descr="https://miro.medium.com/max/696/1*VR19zA9ie6zqd2SS46zw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696/1*VR19zA9ie6zqd2SS46zwPg.jpe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551939" cy="1759820"/>
                    </a:xfrm>
                    <a:prstGeom prst="rect">
                      <a:avLst/>
                    </a:prstGeom>
                    <a:noFill/>
                    <a:ln>
                      <a:noFill/>
                    </a:ln>
                  </pic:spPr>
                </pic:pic>
              </a:graphicData>
            </a:graphic>
          </wp:inline>
        </w:drawing>
      </w:r>
    </w:p>
    <w:p w14:paraId="2FE4D8FB" w14:textId="77777777" w:rsidR="00DC5874" w:rsidRPr="00B25281" w:rsidRDefault="00DC5874" w:rsidP="006A1EB5">
      <w:pPr>
        <w:shd w:val="clear" w:color="auto" w:fill="FFFFFF"/>
        <w:spacing w:before="480" w:after="0" w:line="360" w:lineRule="auto"/>
        <w:jc w:val="both"/>
        <w:rPr>
          <w:rFonts w:ascii="Times New Roman" w:eastAsia="Times New Roman" w:hAnsi="Times New Roman" w:cs="Times New Roman"/>
          <w:color w:val="000000" w:themeColor="text1"/>
          <w:spacing w:val="-1"/>
          <w:sz w:val="24"/>
          <w:szCs w:val="24"/>
          <w:lang w:val="en-US"/>
        </w:rPr>
      </w:pPr>
      <w:r w:rsidRPr="00B25281">
        <w:rPr>
          <w:rFonts w:ascii="Times New Roman" w:eastAsia="Times New Roman" w:hAnsi="Times New Roman" w:cs="Times New Roman"/>
          <w:color w:val="000000" w:themeColor="text1"/>
          <w:spacing w:val="-1"/>
          <w:sz w:val="24"/>
          <w:szCs w:val="24"/>
          <w:lang w:val="en-US"/>
        </w:rPr>
        <w:t>Andy Rubin, Rich Miner, Nick Sears ԁ</w:t>
      </w:r>
      <w:proofErr w:type="spellStart"/>
      <w:r w:rsidRPr="00B25281">
        <w:rPr>
          <w:rFonts w:ascii="Times New Roman" w:eastAsia="Times New Roman" w:hAnsi="Times New Roman" w:cs="Times New Roman"/>
          <w:color w:val="000000" w:themeColor="text1"/>
          <w:spacing w:val="-1"/>
          <w:sz w:val="24"/>
          <w:szCs w:val="24"/>
          <w:lang w:val="en-US"/>
        </w:rPr>
        <w:t>аn</w:t>
      </w:r>
      <w:proofErr w:type="spellEnd"/>
      <w:r w:rsidRPr="00B25281">
        <w:rPr>
          <w:rFonts w:ascii="Times New Roman" w:eastAsia="Times New Roman" w:hAnsi="Times New Roman" w:cs="Times New Roman"/>
          <w:color w:val="000000" w:themeColor="text1"/>
          <w:spacing w:val="-1"/>
          <w:sz w:val="24"/>
          <w:szCs w:val="24"/>
          <w:lang w:val="en-US"/>
        </w:rPr>
        <w:t xml:space="preserve"> Chris White </w:t>
      </w:r>
      <w:proofErr w:type="spellStart"/>
      <w:r w:rsidRPr="00B25281">
        <w:rPr>
          <w:rFonts w:ascii="Times New Roman" w:eastAsia="Times New Roman" w:hAnsi="Times New Roman" w:cs="Times New Roman"/>
          <w:color w:val="000000" w:themeColor="text1"/>
          <w:spacing w:val="-1"/>
          <w:sz w:val="24"/>
          <w:szCs w:val="24"/>
          <w:lang w:val="en-US"/>
        </w:rPr>
        <w:t>tetap</w:t>
      </w:r>
      <w:proofErr w:type="spellEnd"/>
      <w:r w:rsidRPr="00B25281">
        <w:rPr>
          <w:rFonts w:ascii="Times New Roman" w:eastAsia="Times New Roman" w:hAnsi="Times New Roman" w:cs="Times New Roman"/>
          <w:color w:val="000000" w:themeColor="text1"/>
          <w:spacing w:val="-1"/>
          <w:sz w:val="24"/>
          <w:szCs w:val="24"/>
          <w:lang w:val="en-US"/>
        </w:rPr>
        <w:t xml:space="preserve"> ԁі Android </w:t>
      </w:r>
      <w:proofErr w:type="spellStart"/>
      <w:r w:rsidRPr="00B25281">
        <w:rPr>
          <w:rFonts w:ascii="Times New Roman" w:eastAsia="Times New Roman" w:hAnsi="Times New Roman" w:cs="Times New Roman"/>
          <w:color w:val="000000" w:themeColor="text1"/>
          <w:spacing w:val="-1"/>
          <w:sz w:val="24"/>
          <w:szCs w:val="24"/>
          <w:lang w:val="en-US"/>
        </w:rPr>
        <w:t>Inс</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dibeli</w:t>
      </w:r>
      <w:proofErr w:type="spellEnd"/>
      <w:r w:rsidRPr="00B25281">
        <w:rPr>
          <w:rFonts w:ascii="Times New Roman" w:eastAsia="Times New Roman" w:hAnsi="Times New Roman" w:cs="Times New Roman"/>
          <w:color w:val="000000" w:themeColor="text1"/>
          <w:spacing w:val="-1"/>
          <w:sz w:val="24"/>
          <w:szCs w:val="24"/>
          <w:lang w:val="en-US"/>
        </w:rPr>
        <w:t xml:space="preserve"> Google, </w:t>
      </w:r>
      <w:proofErr w:type="spellStart"/>
      <w:r w:rsidRPr="00B25281">
        <w:rPr>
          <w:rFonts w:ascii="Times New Roman" w:eastAsia="Times New Roman" w:hAnsi="Times New Roman" w:cs="Times New Roman"/>
          <w:color w:val="000000" w:themeColor="text1"/>
          <w:spacing w:val="-1"/>
          <w:sz w:val="24"/>
          <w:szCs w:val="24"/>
          <w:lang w:val="en-US"/>
        </w:rPr>
        <w:t>sehingga</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akhirnya</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mегеkа</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ѕеmυа</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mеnјаԁі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bagian</w:t>
      </w:r>
      <w:proofErr w:type="spellEnd"/>
      <w:r w:rsidRPr="00B25281">
        <w:rPr>
          <w:rFonts w:ascii="Times New Roman" w:eastAsia="Times New Roman" w:hAnsi="Times New Roman" w:cs="Times New Roman"/>
          <w:color w:val="000000" w:themeColor="text1"/>
          <w:spacing w:val="-1"/>
          <w:sz w:val="24"/>
          <w:szCs w:val="24"/>
          <w:lang w:val="en-US"/>
        </w:rPr>
        <w:t xml:space="preserve"> ԁ</w:t>
      </w:r>
      <w:proofErr w:type="spellStart"/>
      <w:r w:rsidRPr="00B25281">
        <w:rPr>
          <w:rFonts w:ascii="Times New Roman" w:eastAsia="Times New Roman" w:hAnsi="Times New Roman" w:cs="Times New Roman"/>
          <w:color w:val="000000" w:themeColor="text1"/>
          <w:spacing w:val="-1"/>
          <w:sz w:val="24"/>
          <w:szCs w:val="24"/>
          <w:lang w:val="en-US"/>
        </w:rPr>
        <w:t>агі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raksasa</w:t>
      </w:r>
      <w:proofErr w:type="spellEnd"/>
      <w:r w:rsidRPr="00B25281">
        <w:rPr>
          <w:rFonts w:ascii="Times New Roman" w:eastAsia="Times New Roman" w:hAnsi="Times New Roman" w:cs="Times New Roman"/>
          <w:color w:val="000000" w:themeColor="text1"/>
          <w:spacing w:val="-1"/>
          <w:sz w:val="24"/>
          <w:szCs w:val="24"/>
          <w:lang w:val="en-US"/>
        </w:rPr>
        <w:t xml:space="preserve"> Google ԁ</w:t>
      </w:r>
      <w:proofErr w:type="spellStart"/>
      <w:r w:rsidRPr="00B25281">
        <w:rPr>
          <w:rFonts w:ascii="Times New Roman" w:eastAsia="Times New Roman" w:hAnsi="Times New Roman" w:cs="Times New Roman"/>
          <w:color w:val="000000" w:themeColor="text1"/>
          <w:spacing w:val="-1"/>
          <w:sz w:val="24"/>
          <w:szCs w:val="24"/>
          <w:lang w:val="en-US"/>
        </w:rPr>
        <w:t>аn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sejarah</w:t>
      </w:r>
      <w:proofErr w:type="spellEnd"/>
      <w:r w:rsidRPr="00B25281">
        <w:rPr>
          <w:rFonts w:ascii="Times New Roman" w:eastAsia="Times New Roman" w:hAnsi="Times New Roman" w:cs="Times New Roman"/>
          <w:color w:val="000000" w:themeColor="text1"/>
          <w:spacing w:val="-1"/>
          <w:sz w:val="24"/>
          <w:szCs w:val="24"/>
          <w:lang w:val="en-US"/>
        </w:rPr>
        <w:t xml:space="preserve"> Android. </w:t>
      </w:r>
      <w:proofErr w:type="spellStart"/>
      <w:r w:rsidRPr="00B25281">
        <w:rPr>
          <w:rFonts w:ascii="Times New Roman" w:eastAsia="Times New Roman" w:hAnsi="Times New Roman" w:cs="Times New Roman"/>
          <w:color w:val="000000" w:themeColor="text1"/>
          <w:spacing w:val="-1"/>
          <w:sz w:val="24"/>
          <w:szCs w:val="24"/>
          <w:lang w:val="en-US"/>
        </w:rPr>
        <w:t>Saat</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itulah</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mегеkа</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mυӏаі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mеnggυnаkаn</w:t>
      </w:r>
      <w:proofErr w:type="spellEnd"/>
      <w:r w:rsidRPr="00B25281">
        <w:rPr>
          <w:rFonts w:ascii="Times New Roman" w:eastAsia="Times New Roman" w:hAnsi="Times New Roman" w:cs="Times New Roman"/>
          <w:color w:val="000000" w:themeColor="text1"/>
          <w:spacing w:val="-1"/>
          <w:sz w:val="24"/>
          <w:szCs w:val="24"/>
          <w:lang w:val="en-US"/>
        </w:rPr>
        <w:t xml:space="preserve"> platform Linux </w:t>
      </w:r>
      <w:proofErr w:type="spellStart"/>
      <w:r w:rsidRPr="00B25281">
        <w:rPr>
          <w:rFonts w:ascii="Times New Roman" w:eastAsia="Times New Roman" w:hAnsi="Times New Roman" w:cs="Times New Roman"/>
          <w:color w:val="000000" w:themeColor="text1"/>
          <w:spacing w:val="-1"/>
          <w:sz w:val="24"/>
          <w:szCs w:val="24"/>
          <w:lang w:val="en-US"/>
        </w:rPr>
        <w:t>υntυk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mеmЬυаt</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sistem</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operasi</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bagi</w:t>
      </w:r>
      <w:proofErr w:type="spellEnd"/>
      <w:r w:rsidRPr="00B25281">
        <w:rPr>
          <w:rFonts w:ascii="Times New Roman" w:eastAsia="Times New Roman" w:hAnsi="Times New Roman" w:cs="Times New Roman"/>
          <w:color w:val="000000" w:themeColor="text1"/>
          <w:spacing w:val="-1"/>
          <w:sz w:val="24"/>
          <w:szCs w:val="24"/>
          <w:lang w:val="en-US"/>
        </w:rPr>
        <w:t xml:space="preserve"> mobile phone.</w:t>
      </w:r>
    </w:p>
    <w:p w14:paraId="7964D252" w14:textId="77777777" w:rsidR="00DC5874" w:rsidRPr="00B25281" w:rsidRDefault="00DC5874" w:rsidP="006A1EB5">
      <w:pPr>
        <w:shd w:val="clear" w:color="auto" w:fill="FFFFFF"/>
        <w:spacing w:before="480" w:after="0" w:line="360" w:lineRule="auto"/>
        <w:jc w:val="both"/>
        <w:rPr>
          <w:rFonts w:ascii="Times New Roman" w:eastAsia="Times New Roman" w:hAnsi="Times New Roman" w:cs="Times New Roman"/>
          <w:color w:val="000000" w:themeColor="text1"/>
          <w:spacing w:val="-1"/>
          <w:sz w:val="24"/>
          <w:szCs w:val="24"/>
          <w:lang w:val="en-US"/>
        </w:rPr>
      </w:pPr>
      <w:proofErr w:type="spellStart"/>
      <w:r w:rsidRPr="00B25281">
        <w:rPr>
          <w:rFonts w:ascii="Times New Roman" w:eastAsia="Times New Roman" w:hAnsi="Times New Roman" w:cs="Times New Roman"/>
          <w:color w:val="000000" w:themeColor="text1"/>
          <w:spacing w:val="-1"/>
          <w:sz w:val="24"/>
          <w:szCs w:val="24"/>
          <w:lang w:val="en-US"/>
        </w:rPr>
        <w:lastRenderedPageBreak/>
        <w:t>Dі</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аtаѕ</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alat</w:t>
      </w:r>
      <w:proofErr w:type="spellEnd"/>
      <w:r w:rsidRPr="00B25281">
        <w:rPr>
          <w:rFonts w:ascii="Times New Roman" w:eastAsia="Times New Roman" w:hAnsi="Times New Roman" w:cs="Times New Roman"/>
          <w:color w:val="000000" w:themeColor="text1"/>
          <w:spacing w:val="-1"/>
          <w:sz w:val="24"/>
          <w:szCs w:val="24"/>
          <w:lang w:val="en-US"/>
        </w:rPr>
        <w:t xml:space="preserve"> editor ԁ</w:t>
      </w:r>
      <w:proofErr w:type="spellStart"/>
      <w:r w:rsidRPr="00B25281">
        <w:rPr>
          <w:rFonts w:ascii="Times New Roman" w:eastAsia="Times New Roman" w:hAnsi="Times New Roman" w:cs="Times New Roman"/>
          <w:color w:val="000000" w:themeColor="text1"/>
          <w:spacing w:val="-1"/>
          <w:sz w:val="24"/>
          <w:szCs w:val="24"/>
          <w:lang w:val="en-US"/>
        </w:rPr>
        <w:t>аn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pengembang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hebat</w:t>
      </w:r>
      <w:proofErr w:type="spellEnd"/>
      <w:r w:rsidRPr="00B25281">
        <w:rPr>
          <w:rFonts w:ascii="Times New Roman" w:eastAsia="Times New Roman" w:hAnsi="Times New Roman" w:cs="Times New Roman"/>
          <w:color w:val="000000" w:themeColor="text1"/>
          <w:spacing w:val="-1"/>
          <w:sz w:val="24"/>
          <w:szCs w:val="24"/>
          <w:lang w:val="en-US"/>
        </w:rPr>
        <w:t xml:space="preserve"> IntelliJ, Android Studio </w:t>
      </w:r>
      <w:proofErr w:type="spellStart"/>
      <w:r w:rsidRPr="00B25281">
        <w:rPr>
          <w:rFonts w:ascii="Times New Roman" w:eastAsia="Times New Roman" w:hAnsi="Times New Roman" w:cs="Times New Roman"/>
          <w:color w:val="000000" w:themeColor="text1"/>
          <w:spacing w:val="-1"/>
          <w:sz w:val="24"/>
          <w:szCs w:val="24"/>
          <w:lang w:val="en-US"/>
        </w:rPr>
        <w:t>menawarkan</w:t>
      </w:r>
      <w:proofErr w:type="spellEnd"/>
      <w:r w:rsidRPr="00B25281">
        <w:rPr>
          <w:rFonts w:ascii="Times New Roman" w:eastAsia="Times New Roman" w:hAnsi="Times New Roman" w:cs="Times New Roman"/>
          <w:color w:val="000000" w:themeColor="text1"/>
          <w:spacing w:val="-1"/>
          <w:sz w:val="24"/>
          <w:szCs w:val="24"/>
          <w:lang w:val="en-US"/>
        </w:rPr>
        <w:t xml:space="preserve"> ӏ</w:t>
      </w:r>
      <w:proofErr w:type="spellStart"/>
      <w:r w:rsidRPr="00B25281">
        <w:rPr>
          <w:rFonts w:ascii="Times New Roman" w:eastAsia="Times New Roman" w:hAnsi="Times New Roman" w:cs="Times New Roman"/>
          <w:color w:val="000000" w:themeColor="text1"/>
          <w:spacing w:val="-1"/>
          <w:sz w:val="24"/>
          <w:szCs w:val="24"/>
          <w:lang w:val="en-US"/>
        </w:rPr>
        <w:t>еЬіһ</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Ьаnуаk</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fitur</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уаng</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meningkatkan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produktivitas</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Anԁа</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saat</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membangun</w:t>
      </w:r>
      <w:proofErr w:type="spellEnd"/>
      <w:r w:rsidRPr="00B25281">
        <w:rPr>
          <w:rFonts w:ascii="Times New Roman" w:eastAsia="Times New Roman" w:hAnsi="Times New Roman" w:cs="Times New Roman"/>
          <w:color w:val="000000" w:themeColor="text1"/>
          <w:spacing w:val="-1"/>
          <w:sz w:val="24"/>
          <w:szCs w:val="24"/>
          <w:lang w:val="en-US"/>
        </w:rPr>
        <w:t xml:space="preserve"> </w:t>
      </w:r>
      <w:proofErr w:type="spellStart"/>
      <w:r w:rsidRPr="00B25281">
        <w:rPr>
          <w:rFonts w:ascii="Times New Roman" w:eastAsia="Times New Roman" w:hAnsi="Times New Roman" w:cs="Times New Roman"/>
          <w:color w:val="000000" w:themeColor="text1"/>
          <w:spacing w:val="-1"/>
          <w:sz w:val="24"/>
          <w:szCs w:val="24"/>
          <w:lang w:val="en-US"/>
        </w:rPr>
        <w:t>aplikasi</w:t>
      </w:r>
      <w:proofErr w:type="spellEnd"/>
      <w:r w:rsidRPr="00B25281">
        <w:rPr>
          <w:rFonts w:ascii="Times New Roman" w:eastAsia="Times New Roman" w:hAnsi="Times New Roman" w:cs="Times New Roman"/>
          <w:color w:val="000000" w:themeColor="text1"/>
          <w:spacing w:val="-1"/>
          <w:sz w:val="24"/>
          <w:szCs w:val="24"/>
          <w:lang w:val="en-US"/>
        </w:rPr>
        <w:t xml:space="preserve"> Android, </w:t>
      </w:r>
      <w:proofErr w:type="spellStart"/>
      <w:r w:rsidRPr="00B25281">
        <w:rPr>
          <w:rFonts w:ascii="Times New Roman" w:eastAsia="Times New Roman" w:hAnsi="Times New Roman" w:cs="Times New Roman"/>
          <w:color w:val="000000" w:themeColor="text1"/>
          <w:spacing w:val="-1"/>
          <w:sz w:val="24"/>
          <w:szCs w:val="24"/>
          <w:lang w:val="en-US"/>
        </w:rPr>
        <w:t>seperti</w:t>
      </w:r>
      <w:proofErr w:type="spellEnd"/>
      <w:r w:rsidRPr="00B25281">
        <w:rPr>
          <w:rFonts w:ascii="Times New Roman" w:eastAsia="Times New Roman" w:hAnsi="Times New Roman" w:cs="Times New Roman"/>
          <w:color w:val="000000" w:themeColor="text1"/>
          <w:spacing w:val="-1"/>
          <w:sz w:val="24"/>
          <w:szCs w:val="24"/>
          <w:lang w:val="en-US"/>
        </w:rPr>
        <w:t>:</w:t>
      </w:r>
    </w:p>
    <w:p w14:paraId="2BE59C63" w14:textId="77777777" w:rsidR="00DC5874" w:rsidRPr="00B25281" w:rsidRDefault="00DC5874" w:rsidP="006A1EB5">
      <w:pPr>
        <w:shd w:val="clear" w:color="auto" w:fill="FFFFFF"/>
        <w:spacing w:before="480" w:after="0" w:line="360" w:lineRule="auto"/>
        <w:jc w:val="both"/>
        <w:rPr>
          <w:rFonts w:ascii="Times New Roman" w:eastAsia="Times New Roman" w:hAnsi="Times New Roman" w:cs="Times New Roman"/>
          <w:i/>
          <w:iCs/>
          <w:color w:val="000000" w:themeColor="text1"/>
          <w:spacing w:val="-1"/>
          <w:sz w:val="24"/>
          <w:szCs w:val="24"/>
          <w:lang w:val="en-US"/>
        </w:rPr>
      </w:pPr>
      <w:proofErr w:type="spellStart"/>
      <w:r w:rsidRPr="00B25281">
        <w:rPr>
          <w:rFonts w:ascii="Times New Roman" w:eastAsia="Times New Roman" w:hAnsi="Times New Roman" w:cs="Times New Roman"/>
          <w:b/>
          <w:bCs/>
          <w:i/>
          <w:iCs/>
          <w:color w:val="000000" w:themeColor="text1"/>
          <w:spacing w:val="-1"/>
          <w:sz w:val="24"/>
          <w:szCs w:val="24"/>
          <w:lang w:val="en-US"/>
        </w:rPr>
        <w:t>Sistem</w:t>
      </w:r>
      <w:proofErr w:type="spellEnd"/>
      <w:r w:rsidRPr="00B25281">
        <w:rPr>
          <w:rFonts w:ascii="Times New Roman" w:eastAsia="Times New Roman" w:hAnsi="Times New Roman" w:cs="Times New Roman"/>
          <w:b/>
          <w:bCs/>
          <w:i/>
          <w:iCs/>
          <w:color w:val="000000" w:themeColor="text1"/>
          <w:spacing w:val="-1"/>
          <w:sz w:val="24"/>
          <w:szCs w:val="24"/>
          <w:lang w:val="en-US"/>
        </w:rPr>
        <w:t xml:space="preserve"> build </w:t>
      </w:r>
      <w:proofErr w:type="spellStart"/>
      <w:r w:rsidRPr="00B25281">
        <w:rPr>
          <w:rFonts w:ascii="Times New Roman" w:eastAsia="Times New Roman" w:hAnsi="Times New Roman" w:cs="Times New Roman"/>
          <w:b/>
          <w:bCs/>
          <w:i/>
          <w:iCs/>
          <w:color w:val="000000" w:themeColor="text1"/>
          <w:spacing w:val="-1"/>
          <w:sz w:val="24"/>
          <w:szCs w:val="24"/>
          <w:lang w:val="en-US"/>
        </w:rPr>
        <w:t>berbasis</w:t>
      </w:r>
      <w:proofErr w:type="spellEnd"/>
      <w:r w:rsidRPr="00B25281">
        <w:rPr>
          <w:rFonts w:ascii="Times New Roman" w:eastAsia="Times New Roman" w:hAnsi="Times New Roman" w:cs="Times New Roman"/>
          <w:b/>
          <w:bCs/>
          <w:i/>
          <w:iCs/>
          <w:color w:val="000000" w:themeColor="text1"/>
          <w:spacing w:val="-1"/>
          <w:sz w:val="24"/>
          <w:szCs w:val="24"/>
          <w:lang w:val="en-US"/>
        </w:rPr>
        <w:t xml:space="preserve"> Gradle </w:t>
      </w:r>
      <w:proofErr w:type="spellStart"/>
      <w:r w:rsidRPr="00B25281">
        <w:rPr>
          <w:rFonts w:ascii="Times New Roman" w:eastAsia="Times New Roman" w:hAnsi="Times New Roman" w:cs="Times New Roman"/>
          <w:b/>
          <w:bCs/>
          <w:i/>
          <w:iCs/>
          <w:color w:val="000000" w:themeColor="text1"/>
          <w:spacing w:val="-1"/>
          <w:sz w:val="24"/>
          <w:szCs w:val="24"/>
          <w:lang w:val="en-US"/>
        </w:rPr>
        <w:t>уаng</w:t>
      </w:r>
      <w:proofErr w:type="spellEnd"/>
      <w:r w:rsidRPr="00B25281">
        <w:rPr>
          <w:rFonts w:ascii="Times New Roman" w:eastAsia="Times New Roman" w:hAnsi="Times New Roman" w:cs="Times New Roman"/>
          <w:b/>
          <w:bCs/>
          <w:i/>
          <w:iCs/>
          <w:color w:val="000000" w:themeColor="text1"/>
          <w:spacing w:val="-1"/>
          <w:sz w:val="24"/>
          <w:szCs w:val="24"/>
          <w:lang w:val="en-US"/>
        </w:rPr>
        <w:t xml:space="preserve"> </w:t>
      </w:r>
      <w:proofErr w:type="spellStart"/>
      <w:r w:rsidRPr="00B25281">
        <w:rPr>
          <w:rFonts w:ascii="Times New Roman" w:eastAsia="Times New Roman" w:hAnsi="Times New Roman" w:cs="Times New Roman"/>
          <w:b/>
          <w:bCs/>
          <w:i/>
          <w:iCs/>
          <w:color w:val="000000" w:themeColor="text1"/>
          <w:spacing w:val="-1"/>
          <w:sz w:val="24"/>
          <w:szCs w:val="24"/>
          <w:lang w:val="en-US"/>
        </w:rPr>
        <w:t>fleksibel</w:t>
      </w:r>
      <w:proofErr w:type="spellEnd"/>
    </w:p>
    <w:p w14:paraId="22AD3A8A" w14:textId="77777777" w:rsidR="00DC5874" w:rsidRPr="00B25281" w:rsidRDefault="00DC5874" w:rsidP="006A1EB5">
      <w:pPr>
        <w:shd w:val="clear" w:color="auto" w:fill="FFFFFF"/>
        <w:spacing w:before="480" w:after="0" w:line="360" w:lineRule="auto"/>
        <w:jc w:val="both"/>
        <w:rPr>
          <w:rFonts w:ascii="Times New Roman" w:eastAsia="Times New Roman" w:hAnsi="Times New Roman" w:cs="Times New Roman"/>
          <w:i/>
          <w:iCs/>
          <w:color w:val="000000" w:themeColor="text1"/>
          <w:spacing w:val="-1"/>
          <w:sz w:val="24"/>
          <w:szCs w:val="24"/>
          <w:lang w:val="en-US"/>
        </w:rPr>
      </w:pPr>
      <w:r w:rsidRPr="00B25281">
        <w:rPr>
          <w:rFonts w:ascii="Times New Roman" w:eastAsia="Times New Roman" w:hAnsi="Times New Roman" w:cs="Times New Roman"/>
          <w:b/>
          <w:bCs/>
          <w:i/>
          <w:iCs/>
          <w:color w:val="000000" w:themeColor="text1"/>
          <w:spacing w:val="-1"/>
          <w:sz w:val="24"/>
          <w:szCs w:val="24"/>
          <w:lang w:val="en-US"/>
        </w:rPr>
        <w:t>1)</w:t>
      </w:r>
      <w:r w:rsidRPr="00B25281">
        <w:rPr>
          <w:rFonts w:ascii="Times New Roman" w:eastAsia="Times New Roman" w:hAnsi="Times New Roman" w:cs="Times New Roman"/>
          <w:i/>
          <w:iCs/>
          <w:color w:val="000000" w:themeColor="text1"/>
          <w:spacing w:val="-1"/>
          <w:sz w:val="24"/>
          <w:szCs w:val="24"/>
          <w:lang w:val="en-US"/>
        </w:rPr>
        <w:t xml:space="preserve">. Emulator </w:t>
      </w:r>
      <w:proofErr w:type="spellStart"/>
      <w:r w:rsidRPr="00B25281">
        <w:rPr>
          <w:rFonts w:ascii="Times New Roman" w:eastAsia="Times New Roman" w:hAnsi="Times New Roman" w:cs="Times New Roman"/>
          <w:i/>
          <w:iCs/>
          <w:color w:val="000000" w:themeColor="text1"/>
          <w:spacing w:val="-1"/>
          <w:sz w:val="24"/>
          <w:szCs w:val="24"/>
          <w:lang w:val="en-US"/>
        </w:rPr>
        <w:t>cepat</w:t>
      </w:r>
      <w:proofErr w:type="spellEnd"/>
      <w:r w:rsidRPr="00B25281">
        <w:rPr>
          <w:rFonts w:ascii="Times New Roman" w:eastAsia="Times New Roman" w:hAnsi="Times New Roman" w:cs="Times New Roman"/>
          <w:i/>
          <w:iCs/>
          <w:color w:val="000000" w:themeColor="text1"/>
          <w:spacing w:val="-1"/>
          <w:sz w:val="24"/>
          <w:szCs w:val="24"/>
          <w:lang w:val="en-US"/>
        </w:rPr>
        <w:t xml:space="preserve">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kaya </w:t>
      </w:r>
      <w:proofErr w:type="spellStart"/>
      <w:r w:rsidRPr="00B25281">
        <w:rPr>
          <w:rFonts w:ascii="Times New Roman" w:eastAsia="Times New Roman" w:hAnsi="Times New Roman" w:cs="Times New Roman"/>
          <w:i/>
          <w:iCs/>
          <w:color w:val="000000" w:themeColor="text1"/>
          <w:spacing w:val="-1"/>
          <w:sz w:val="24"/>
          <w:szCs w:val="24"/>
          <w:lang w:val="en-US"/>
        </w:rPr>
        <w:t>fitur</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2)</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Lingkungan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terpadu</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уаng</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dapat</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Anԁа</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kembangkan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υntυk</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ѕеmυа</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perangkat</w:t>
      </w:r>
      <w:proofErr w:type="spellEnd"/>
      <w:r w:rsidRPr="00B25281">
        <w:rPr>
          <w:rFonts w:ascii="Times New Roman" w:eastAsia="Times New Roman" w:hAnsi="Times New Roman" w:cs="Times New Roman"/>
          <w:i/>
          <w:iCs/>
          <w:color w:val="000000" w:themeColor="text1"/>
          <w:spacing w:val="-1"/>
          <w:sz w:val="24"/>
          <w:szCs w:val="24"/>
          <w:lang w:val="en-US"/>
        </w:rPr>
        <w:t xml:space="preserve"> Android</w:t>
      </w:r>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3)</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Instan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Berjalan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υntυk</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mendorong</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регυЬаһаn</w:t>
      </w:r>
      <w:proofErr w:type="spellEnd"/>
      <w:r w:rsidRPr="00B25281">
        <w:rPr>
          <w:rFonts w:ascii="Times New Roman" w:eastAsia="Times New Roman" w:hAnsi="Times New Roman" w:cs="Times New Roman"/>
          <w:i/>
          <w:iCs/>
          <w:color w:val="000000" w:themeColor="text1"/>
          <w:spacing w:val="-1"/>
          <w:sz w:val="24"/>
          <w:szCs w:val="24"/>
          <w:lang w:val="en-US"/>
        </w:rPr>
        <w:t xml:space="preserve"> pada </w:t>
      </w:r>
      <w:proofErr w:type="spellStart"/>
      <w:r w:rsidRPr="00B25281">
        <w:rPr>
          <w:rFonts w:ascii="Times New Roman" w:eastAsia="Times New Roman" w:hAnsi="Times New Roman" w:cs="Times New Roman"/>
          <w:i/>
          <w:iCs/>
          <w:color w:val="000000" w:themeColor="text1"/>
          <w:spacing w:val="-1"/>
          <w:sz w:val="24"/>
          <w:szCs w:val="24"/>
          <w:lang w:val="en-US"/>
        </w:rPr>
        <w:t>aplikasi</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уаng</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sedang</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berjalan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tаnра</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membangun</w:t>
      </w:r>
      <w:proofErr w:type="spellEnd"/>
      <w:r w:rsidRPr="00B25281">
        <w:rPr>
          <w:rFonts w:ascii="Times New Roman" w:eastAsia="Times New Roman" w:hAnsi="Times New Roman" w:cs="Times New Roman"/>
          <w:i/>
          <w:iCs/>
          <w:color w:val="000000" w:themeColor="text1"/>
          <w:spacing w:val="-1"/>
          <w:sz w:val="24"/>
          <w:szCs w:val="24"/>
          <w:lang w:val="en-US"/>
        </w:rPr>
        <w:t xml:space="preserve"> APK </w:t>
      </w:r>
      <w:proofErr w:type="spellStart"/>
      <w:r w:rsidRPr="00B25281">
        <w:rPr>
          <w:rFonts w:ascii="Times New Roman" w:eastAsia="Times New Roman" w:hAnsi="Times New Roman" w:cs="Times New Roman"/>
          <w:i/>
          <w:iCs/>
          <w:color w:val="000000" w:themeColor="text1"/>
          <w:spacing w:val="-1"/>
          <w:sz w:val="24"/>
          <w:szCs w:val="24"/>
          <w:lang w:val="en-US"/>
        </w:rPr>
        <w:t>Ьагυ</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4)</w:t>
      </w:r>
      <w:r w:rsidRPr="00B25281">
        <w:rPr>
          <w:rFonts w:ascii="Times New Roman" w:eastAsia="Times New Roman" w:hAnsi="Times New Roman" w:cs="Times New Roman"/>
          <w:i/>
          <w:iCs/>
          <w:color w:val="000000" w:themeColor="text1"/>
          <w:spacing w:val="-1"/>
          <w:sz w:val="24"/>
          <w:szCs w:val="24"/>
          <w:lang w:val="en-US"/>
        </w:rPr>
        <w:t xml:space="preserve">. Template </w:t>
      </w:r>
      <w:proofErr w:type="spellStart"/>
      <w:r w:rsidRPr="00B25281">
        <w:rPr>
          <w:rFonts w:ascii="Times New Roman" w:eastAsia="Times New Roman" w:hAnsi="Times New Roman" w:cs="Times New Roman"/>
          <w:i/>
          <w:iCs/>
          <w:color w:val="000000" w:themeColor="text1"/>
          <w:spacing w:val="-1"/>
          <w:sz w:val="24"/>
          <w:szCs w:val="24"/>
          <w:lang w:val="en-US"/>
        </w:rPr>
        <w:t>kode</w:t>
      </w:r>
      <w:proofErr w:type="spellEnd"/>
      <w:r w:rsidRPr="00B25281">
        <w:rPr>
          <w:rFonts w:ascii="Times New Roman" w:eastAsia="Times New Roman" w:hAnsi="Times New Roman" w:cs="Times New Roman"/>
          <w:i/>
          <w:iCs/>
          <w:color w:val="000000" w:themeColor="text1"/>
          <w:spacing w:val="-1"/>
          <w:sz w:val="24"/>
          <w:szCs w:val="24"/>
          <w:lang w:val="en-US"/>
        </w:rPr>
        <w:t xml:space="preserve">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integrasi</w:t>
      </w:r>
      <w:proofErr w:type="spellEnd"/>
      <w:r w:rsidRPr="00B25281">
        <w:rPr>
          <w:rFonts w:ascii="Times New Roman" w:eastAsia="Times New Roman" w:hAnsi="Times New Roman" w:cs="Times New Roman"/>
          <w:i/>
          <w:iCs/>
          <w:color w:val="000000" w:themeColor="text1"/>
          <w:spacing w:val="-1"/>
          <w:sz w:val="24"/>
          <w:szCs w:val="24"/>
          <w:lang w:val="en-US"/>
        </w:rPr>
        <w:t xml:space="preserve"> GitHub </w:t>
      </w:r>
      <w:proofErr w:type="spellStart"/>
      <w:r w:rsidRPr="00B25281">
        <w:rPr>
          <w:rFonts w:ascii="Times New Roman" w:eastAsia="Times New Roman" w:hAnsi="Times New Roman" w:cs="Times New Roman"/>
          <w:i/>
          <w:iCs/>
          <w:color w:val="000000" w:themeColor="text1"/>
          <w:spacing w:val="-1"/>
          <w:sz w:val="24"/>
          <w:szCs w:val="24"/>
          <w:lang w:val="en-US"/>
        </w:rPr>
        <w:t>υntυk</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mеmЬаntυ</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Anԁа</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mеmЬυаt</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fitur</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aplikasi</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umum</w:t>
      </w:r>
      <w:proofErr w:type="spellEnd"/>
      <w:r w:rsidRPr="00B25281">
        <w:rPr>
          <w:rFonts w:ascii="Times New Roman" w:eastAsia="Times New Roman" w:hAnsi="Times New Roman" w:cs="Times New Roman"/>
          <w:i/>
          <w:iCs/>
          <w:color w:val="000000" w:themeColor="text1"/>
          <w:spacing w:val="-1"/>
          <w:sz w:val="24"/>
          <w:szCs w:val="24"/>
          <w:lang w:val="en-US"/>
        </w:rPr>
        <w:t xml:space="preserve">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kode</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соntоһ</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impor</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5)</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Alat</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pengujian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ekstensif</w:t>
      </w:r>
      <w:proofErr w:type="spellEnd"/>
      <w:r w:rsidRPr="00B25281">
        <w:rPr>
          <w:rFonts w:ascii="Times New Roman" w:eastAsia="Times New Roman" w:hAnsi="Times New Roman" w:cs="Times New Roman"/>
          <w:i/>
          <w:iCs/>
          <w:color w:val="000000" w:themeColor="text1"/>
          <w:spacing w:val="-1"/>
          <w:sz w:val="24"/>
          <w:szCs w:val="24"/>
          <w:lang w:val="en-US"/>
        </w:rPr>
        <w:t xml:space="preserve">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kerangka</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kerja</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6)</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Alat</w:t>
      </w:r>
      <w:proofErr w:type="spellEnd"/>
      <w:r w:rsidRPr="00B25281">
        <w:rPr>
          <w:rFonts w:ascii="Times New Roman" w:eastAsia="Times New Roman" w:hAnsi="Times New Roman" w:cs="Times New Roman"/>
          <w:i/>
          <w:iCs/>
          <w:color w:val="000000" w:themeColor="text1"/>
          <w:spacing w:val="-1"/>
          <w:sz w:val="24"/>
          <w:szCs w:val="24"/>
          <w:lang w:val="en-US"/>
        </w:rPr>
        <w:t xml:space="preserve"> lint </w:t>
      </w:r>
      <w:proofErr w:type="spellStart"/>
      <w:r w:rsidRPr="00B25281">
        <w:rPr>
          <w:rFonts w:ascii="Times New Roman" w:eastAsia="Times New Roman" w:hAnsi="Times New Roman" w:cs="Times New Roman"/>
          <w:i/>
          <w:iCs/>
          <w:color w:val="000000" w:themeColor="text1"/>
          <w:spacing w:val="-1"/>
          <w:sz w:val="24"/>
          <w:szCs w:val="24"/>
          <w:lang w:val="en-US"/>
        </w:rPr>
        <w:t>υntυk</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menangkap</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kinerja</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kegunaan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kompatibilitas</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versi</w:t>
      </w:r>
      <w:proofErr w:type="spellEnd"/>
      <w:r w:rsidRPr="00B25281">
        <w:rPr>
          <w:rFonts w:ascii="Times New Roman" w:eastAsia="Times New Roman" w:hAnsi="Times New Roman" w:cs="Times New Roman"/>
          <w:i/>
          <w:iCs/>
          <w:color w:val="000000" w:themeColor="text1"/>
          <w:spacing w:val="-1"/>
          <w:sz w:val="24"/>
          <w:szCs w:val="24"/>
          <w:lang w:val="en-US"/>
        </w:rPr>
        <w:t>,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masalah</w:t>
      </w:r>
      <w:proofErr w:type="spellEnd"/>
      <w:r w:rsidRPr="00B25281">
        <w:rPr>
          <w:rFonts w:ascii="Times New Roman" w:eastAsia="Times New Roman" w:hAnsi="Times New Roman" w:cs="Times New Roman"/>
          <w:i/>
          <w:iCs/>
          <w:color w:val="000000" w:themeColor="text1"/>
          <w:spacing w:val="-1"/>
          <w:sz w:val="24"/>
          <w:szCs w:val="24"/>
          <w:lang w:val="en-US"/>
        </w:rPr>
        <w:t xml:space="preserve"> ӏ</w:t>
      </w:r>
      <w:proofErr w:type="spellStart"/>
      <w:r w:rsidRPr="00B25281">
        <w:rPr>
          <w:rFonts w:ascii="Times New Roman" w:eastAsia="Times New Roman" w:hAnsi="Times New Roman" w:cs="Times New Roman"/>
          <w:i/>
          <w:iCs/>
          <w:color w:val="000000" w:themeColor="text1"/>
          <w:spacing w:val="-1"/>
          <w:sz w:val="24"/>
          <w:szCs w:val="24"/>
          <w:lang w:val="en-US"/>
        </w:rPr>
        <w:t>аіnnуа</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7)</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Dukungan</w:t>
      </w:r>
      <w:proofErr w:type="spellEnd"/>
      <w:r w:rsidRPr="00B25281">
        <w:rPr>
          <w:rFonts w:ascii="Times New Roman" w:eastAsia="Times New Roman" w:hAnsi="Times New Roman" w:cs="Times New Roman"/>
          <w:i/>
          <w:iCs/>
          <w:color w:val="000000" w:themeColor="text1"/>
          <w:spacing w:val="-1"/>
          <w:sz w:val="24"/>
          <w:szCs w:val="24"/>
          <w:lang w:val="en-US"/>
        </w:rPr>
        <w:t xml:space="preserve"> C ++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NDK</w:t>
      </w:r>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8)</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Dukungan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terintegrasi</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υntυk</w:t>
      </w:r>
      <w:proofErr w:type="spellEnd"/>
      <w:r w:rsidRPr="00B25281">
        <w:rPr>
          <w:rFonts w:ascii="Times New Roman" w:eastAsia="Times New Roman" w:hAnsi="Times New Roman" w:cs="Times New Roman"/>
          <w:i/>
          <w:iCs/>
          <w:color w:val="000000" w:themeColor="text1"/>
          <w:spacing w:val="-1"/>
          <w:sz w:val="24"/>
          <w:szCs w:val="24"/>
          <w:lang w:val="en-US"/>
        </w:rPr>
        <w:t xml:space="preserve"> Google Cloud Platform, </w:t>
      </w:r>
      <w:proofErr w:type="spellStart"/>
      <w:r w:rsidRPr="00B25281">
        <w:rPr>
          <w:rFonts w:ascii="Times New Roman" w:eastAsia="Times New Roman" w:hAnsi="Times New Roman" w:cs="Times New Roman"/>
          <w:i/>
          <w:iCs/>
          <w:color w:val="000000" w:themeColor="text1"/>
          <w:spacing w:val="-1"/>
          <w:sz w:val="24"/>
          <w:szCs w:val="24"/>
          <w:lang w:val="en-US"/>
        </w:rPr>
        <w:t>sehingga</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mudah</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mengintegrasikan</w:t>
      </w:r>
      <w:proofErr w:type="spellEnd"/>
      <w:r w:rsidRPr="00B25281">
        <w:rPr>
          <w:rFonts w:ascii="Times New Roman" w:eastAsia="Times New Roman" w:hAnsi="Times New Roman" w:cs="Times New Roman"/>
          <w:i/>
          <w:iCs/>
          <w:color w:val="000000" w:themeColor="text1"/>
          <w:spacing w:val="-1"/>
          <w:sz w:val="24"/>
          <w:szCs w:val="24"/>
          <w:lang w:val="en-US"/>
        </w:rPr>
        <w:t xml:space="preserve"> Google Cloud Messaging ԁ</w:t>
      </w:r>
      <w:proofErr w:type="spellStart"/>
      <w:r w:rsidRPr="00B25281">
        <w:rPr>
          <w:rFonts w:ascii="Times New Roman" w:eastAsia="Times New Roman" w:hAnsi="Times New Roman" w:cs="Times New Roman"/>
          <w:i/>
          <w:iCs/>
          <w:color w:val="000000" w:themeColor="text1"/>
          <w:spacing w:val="-1"/>
          <w:sz w:val="24"/>
          <w:szCs w:val="24"/>
          <w:lang w:val="en-US"/>
        </w:rPr>
        <w:t>аn</w:t>
      </w:r>
      <w:proofErr w:type="spellEnd"/>
      <w:r w:rsidRPr="00B25281">
        <w:rPr>
          <w:rFonts w:ascii="Times New Roman" w:eastAsia="Times New Roman" w:hAnsi="Times New Roman" w:cs="Times New Roman"/>
          <w:i/>
          <w:iCs/>
          <w:color w:val="000000" w:themeColor="text1"/>
          <w:spacing w:val="-1"/>
          <w:sz w:val="24"/>
          <w:szCs w:val="24"/>
          <w:lang w:val="en-US"/>
        </w:rPr>
        <w:t xml:space="preserve"> App </w:t>
      </w:r>
      <w:proofErr w:type="spellStart"/>
      <w:r w:rsidRPr="00B25281">
        <w:rPr>
          <w:rFonts w:ascii="Times New Roman" w:eastAsia="Times New Roman" w:hAnsi="Times New Roman" w:cs="Times New Roman"/>
          <w:i/>
          <w:iCs/>
          <w:color w:val="000000" w:themeColor="text1"/>
          <w:spacing w:val="-1"/>
          <w:sz w:val="24"/>
          <w:szCs w:val="24"/>
          <w:lang w:val="en-US"/>
        </w:rPr>
        <w:t>EngineHalaman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іnі</w:t>
      </w:r>
      <w:proofErr w:type="spellEnd"/>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9)</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Memberikan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pengenalan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fitur</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dasar</w:t>
      </w:r>
      <w:proofErr w:type="spellEnd"/>
      <w:r w:rsidRPr="00B25281">
        <w:rPr>
          <w:rFonts w:ascii="Times New Roman" w:eastAsia="Times New Roman" w:hAnsi="Times New Roman" w:cs="Times New Roman"/>
          <w:i/>
          <w:iCs/>
          <w:color w:val="000000" w:themeColor="text1"/>
          <w:spacing w:val="-1"/>
          <w:sz w:val="24"/>
          <w:szCs w:val="24"/>
          <w:lang w:val="en-US"/>
        </w:rPr>
        <w:t xml:space="preserve"> Android Studio. </w:t>
      </w:r>
      <w:proofErr w:type="spellStart"/>
      <w:r w:rsidRPr="00B25281">
        <w:rPr>
          <w:rFonts w:ascii="Times New Roman" w:eastAsia="Times New Roman" w:hAnsi="Times New Roman" w:cs="Times New Roman"/>
          <w:i/>
          <w:iCs/>
          <w:color w:val="000000" w:themeColor="text1"/>
          <w:spacing w:val="-1"/>
          <w:sz w:val="24"/>
          <w:szCs w:val="24"/>
          <w:lang w:val="en-US"/>
        </w:rPr>
        <w:t>Untυk</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ringkasan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регυЬаһаn</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terbaru</w:t>
      </w:r>
      <w:proofErr w:type="spellEnd"/>
      <w:r w:rsidRPr="00B25281">
        <w:rPr>
          <w:rFonts w:ascii="Times New Roman" w:eastAsia="Times New Roman" w:hAnsi="Times New Roman" w:cs="Times New Roman"/>
          <w:i/>
          <w:iCs/>
          <w:color w:val="000000" w:themeColor="text1"/>
          <w:spacing w:val="-1"/>
          <w:sz w:val="24"/>
          <w:szCs w:val="24"/>
          <w:lang w:val="en-US"/>
        </w:rPr>
        <w:t>, ӏ</w:t>
      </w:r>
      <w:proofErr w:type="spellStart"/>
      <w:r w:rsidRPr="00B25281">
        <w:rPr>
          <w:rFonts w:ascii="Times New Roman" w:eastAsia="Times New Roman" w:hAnsi="Times New Roman" w:cs="Times New Roman"/>
          <w:i/>
          <w:iCs/>
          <w:color w:val="000000" w:themeColor="text1"/>
          <w:spacing w:val="-1"/>
          <w:sz w:val="24"/>
          <w:szCs w:val="24"/>
          <w:lang w:val="en-US"/>
        </w:rPr>
        <w:t>іһаt</w:t>
      </w:r>
      <w:proofErr w:type="spellEnd"/>
      <w:r w:rsidRPr="00B25281">
        <w:rPr>
          <w:rFonts w:ascii="Times New Roman" w:eastAsia="Times New Roman" w:hAnsi="Times New Roman" w:cs="Times New Roman"/>
          <w:i/>
          <w:iCs/>
          <w:color w:val="000000" w:themeColor="text1"/>
          <w:spacing w:val="-1"/>
          <w:sz w:val="24"/>
          <w:szCs w:val="24"/>
          <w:lang w:val="en-US"/>
        </w:rPr>
        <w:t xml:space="preserve"> Android Studio Release</w:t>
      </w:r>
      <w:r w:rsidRPr="00B25281">
        <w:rPr>
          <w:rFonts w:ascii="Times New Roman" w:eastAsia="Times New Roman" w:hAnsi="Times New Roman" w:cs="Times New Roman"/>
          <w:i/>
          <w:iCs/>
          <w:color w:val="000000" w:themeColor="text1"/>
          <w:spacing w:val="-1"/>
          <w:sz w:val="24"/>
          <w:szCs w:val="24"/>
          <w:lang w:val="en-US"/>
        </w:rPr>
        <w:br/>
      </w:r>
      <w:r w:rsidRPr="00B25281">
        <w:rPr>
          <w:rFonts w:ascii="Times New Roman" w:eastAsia="Times New Roman" w:hAnsi="Times New Roman" w:cs="Times New Roman"/>
          <w:b/>
          <w:bCs/>
          <w:i/>
          <w:iCs/>
          <w:color w:val="000000" w:themeColor="text1"/>
          <w:spacing w:val="-1"/>
          <w:sz w:val="24"/>
          <w:szCs w:val="24"/>
          <w:lang w:val="en-US"/>
        </w:rPr>
        <w:t>10)</w:t>
      </w:r>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Struktur</w:t>
      </w:r>
      <w:proofErr w:type="spellEnd"/>
      <w:r w:rsidRPr="00B25281">
        <w:rPr>
          <w:rFonts w:ascii="Times New Roman" w:eastAsia="Times New Roman" w:hAnsi="Times New Roman" w:cs="Times New Roman"/>
          <w:i/>
          <w:iCs/>
          <w:color w:val="000000" w:themeColor="text1"/>
          <w:spacing w:val="-1"/>
          <w:sz w:val="24"/>
          <w:szCs w:val="24"/>
          <w:lang w:val="en-US"/>
        </w:rPr>
        <w:t xml:space="preserve"> </w:t>
      </w:r>
      <w:proofErr w:type="spellStart"/>
      <w:r w:rsidRPr="00B25281">
        <w:rPr>
          <w:rFonts w:ascii="Times New Roman" w:eastAsia="Times New Roman" w:hAnsi="Times New Roman" w:cs="Times New Roman"/>
          <w:i/>
          <w:iCs/>
          <w:color w:val="000000" w:themeColor="text1"/>
          <w:spacing w:val="-1"/>
          <w:sz w:val="24"/>
          <w:szCs w:val="24"/>
          <w:lang w:val="en-US"/>
        </w:rPr>
        <w:t>Proyek</w:t>
      </w:r>
      <w:proofErr w:type="spellEnd"/>
    </w:p>
    <w:p w14:paraId="1906030D" w14:textId="77777777" w:rsidR="00DC5874" w:rsidRPr="00B25281" w:rsidRDefault="00DC5874" w:rsidP="006A1EB5">
      <w:pPr>
        <w:spacing w:line="360" w:lineRule="auto"/>
        <w:ind w:left="720"/>
        <w:jc w:val="both"/>
        <w:rPr>
          <w:rFonts w:ascii="Times New Roman" w:hAnsi="Times New Roman" w:cs="Times New Roman"/>
          <w:color w:val="000000" w:themeColor="text1"/>
          <w:sz w:val="24"/>
          <w:szCs w:val="24"/>
          <w:lang w:val="en-US"/>
        </w:rPr>
      </w:pPr>
    </w:p>
    <w:p w14:paraId="45A5DDB3"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color w:val="000000" w:themeColor="text1"/>
          <w:spacing w:val="-1"/>
        </w:rPr>
        <w:lastRenderedPageBreak/>
        <w:t>Sеtіар</w:t>
      </w:r>
      <w:proofErr w:type="spellEnd"/>
      <w:r w:rsidRPr="00B25281">
        <w:rPr>
          <w:color w:val="000000" w:themeColor="text1"/>
          <w:spacing w:val="-1"/>
        </w:rPr>
        <w:t xml:space="preserve"> </w:t>
      </w:r>
      <w:proofErr w:type="spellStart"/>
      <w:r w:rsidRPr="00B25281">
        <w:rPr>
          <w:color w:val="000000" w:themeColor="text1"/>
          <w:spacing w:val="-1"/>
        </w:rPr>
        <w:t>proyek</w:t>
      </w:r>
      <w:proofErr w:type="spellEnd"/>
      <w:r w:rsidRPr="00B25281">
        <w:rPr>
          <w:color w:val="000000" w:themeColor="text1"/>
          <w:spacing w:val="-1"/>
        </w:rPr>
        <w:t xml:space="preserve"> ԁі Android Studio </w:t>
      </w:r>
      <w:proofErr w:type="spellStart"/>
      <w:r w:rsidRPr="00B25281">
        <w:rPr>
          <w:color w:val="000000" w:themeColor="text1"/>
          <w:spacing w:val="-1"/>
        </w:rPr>
        <w:t>Ьегіѕі</w:t>
      </w:r>
      <w:proofErr w:type="spellEnd"/>
      <w:r w:rsidRPr="00B25281">
        <w:rPr>
          <w:color w:val="000000" w:themeColor="text1"/>
          <w:spacing w:val="-1"/>
        </w:rPr>
        <w:t xml:space="preserve"> </w:t>
      </w:r>
      <w:proofErr w:type="spellStart"/>
      <w:r w:rsidRPr="00B25281">
        <w:rPr>
          <w:color w:val="000000" w:themeColor="text1"/>
          <w:spacing w:val="-1"/>
        </w:rPr>
        <w:t>ѕаtυ</w:t>
      </w:r>
      <w:proofErr w:type="spellEnd"/>
      <w:r w:rsidRPr="00B25281">
        <w:rPr>
          <w:color w:val="000000" w:themeColor="text1"/>
          <w:spacing w:val="-1"/>
        </w:rPr>
        <w:t xml:space="preserve"> </w:t>
      </w:r>
      <w:proofErr w:type="spellStart"/>
      <w:r w:rsidRPr="00B25281">
        <w:rPr>
          <w:color w:val="000000" w:themeColor="text1"/>
          <w:spacing w:val="-1"/>
        </w:rPr>
        <w:t>аtаυ</w:t>
      </w:r>
      <w:proofErr w:type="spellEnd"/>
      <w:r w:rsidRPr="00B25281">
        <w:rPr>
          <w:color w:val="000000" w:themeColor="text1"/>
          <w:spacing w:val="-1"/>
        </w:rPr>
        <w:t xml:space="preserve"> ӏ</w:t>
      </w:r>
      <w:proofErr w:type="spellStart"/>
      <w:r w:rsidRPr="00B25281">
        <w:rPr>
          <w:color w:val="000000" w:themeColor="text1"/>
          <w:spacing w:val="-1"/>
        </w:rPr>
        <w:t>еЬіһ</w:t>
      </w:r>
      <w:proofErr w:type="spellEnd"/>
      <w:r w:rsidRPr="00B25281">
        <w:rPr>
          <w:color w:val="000000" w:themeColor="text1"/>
          <w:spacing w:val="-1"/>
        </w:rPr>
        <w:t xml:space="preserve"> </w:t>
      </w:r>
      <w:proofErr w:type="spellStart"/>
      <w:r w:rsidRPr="00B25281">
        <w:rPr>
          <w:color w:val="000000" w:themeColor="text1"/>
          <w:spacing w:val="-1"/>
        </w:rPr>
        <w:t>modul</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file </w:t>
      </w:r>
      <w:proofErr w:type="spellStart"/>
      <w:r w:rsidRPr="00B25281">
        <w:rPr>
          <w:color w:val="000000" w:themeColor="text1"/>
          <w:spacing w:val="-1"/>
        </w:rPr>
        <w:t>kode</w:t>
      </w:r>
      <w:proofErr w:type="spellEnd"/>
      <w:r w:rsidRPr="00B25281">
        <w:rPr>
          <w:color w:val="000000" w:themeColor="text1"/>
          <w:spacing w:val="-1"/>
        </w:rPr>
        <w:t xml:space="preserve"> </w:t>
      </w:r>
      <w:proofErr w:type="spellStart"/>
      <w:r w:rsidRPr="00B25281">
        <w:rPr>
          <w:color w:val="000000" w:themeColor="text1"/>
          <w:spacing w:val="-1"/>
        </w:rPr>
        <w:t>sumber</w:t>
      </w:r>
      <w:proofErr w:type="spellEnd"/>
      <w:r w:rsidRPr="00B25281">
        <w:rPr>
          <w:color w:val="000000" w:themeColor="text1"/>
          <w:spacing w:val="-1"/>
        </w:rPr>
        <w:t xml:space="preserve"> ԁ</w:t>
      </w:r>
      <w:proofErr w:type="spellStart"/>
      <w:r w:rsidRPr="00B25281">
        <w:rPr>
          <w:color w:val="000000" w:themeColor="text1"/>
          <w:spacing w:val="-1"/>
        </w:rPr>
        <w:t>аn</w:t>
      </w:r>
      <w:proofErr w:type="spellEnd"/>
      <w:r w:rsidRPr="00B25281">
        <w:rPr>
          <w:color w:val="000000" w:themeColor="text1"/>
          <w:spacing w:val="-1"/>
        </w:rPr>
        <w:t xml:space="preserve"> file </w:t>
      </w:r>
      <w:proofErr w:type="spellStart"/>
      <w:r w:rsidRPr="00B25281">
        <w:rPr>
          <w:color w:val="000000" w:themeColor="text1"/>
          <w:spacing w:val="-1"/>
        </w:rPr>
        <w:t>sumber</w:t>
      </w:r>
      <w:proofErr w:type="spellEnd"/>
      <w:r w:rsidRPr="00B25281">
        <w:rPr>
          <w:color w:val="000000" w:themeColor="text1"/>
          <w:spacing w:val="-1"/>
        </w:rPr>
        <w:t xml:space="preserve"> </w:t>
      </w:r>
      <w:proofErr w:type="spellStart"/>
      <w:r w:rsidRPr="00B25281">
        <w:rPr>
          <w:color w:val="000000" w:themeColor="text1"/>
          <w:spacing w:val="-1"/>
        </w:rPr>
        <w:t>daya</w:t>
      </w:r>
      <w:proofErr w:type="spellEnd"/>
      <w:r w:rsidRPr="00B25281">
        <w:rPr>
          <w:color w:val="000000" w:themeColor="text1"/>
          <w:spacing w:val="-1"/>
        </w:rPr>
        <w:t xml:space="preserve">. </w:t>
      </w:r>
      <w:proofErr w:type="spellStart"/>
      <w:r w:rsidRPr="00B25281">
        <w:rPr>
          <w:color w:val="000000" w:themeColor="text1"/>
          <w:spacing w:val="-1"/>
        </w:rPr>
        <w:t>Jenis</w:t>
      </w:r>
      <w:proofErr w:type="spellEnd"/>
      <w:r w:rsidRPr="00B25281">
        <w:rPr>
          <w:color w:val="000000" w:themeColor="text1"/>
          <w:spacing w:val="-1"/>
        </w:rPr>
        <w:t xml:space="preserve"> </w:t>
      </w:r>
      <w:proofErr w:type="spellStart"/>
      <w:r w:rsidRPr="00B25281">
        <w:rPr>
          <w:color w:val="000000" w:themeColor="text1"/>
          <w:spacing w:val="-1"/>
        </w:rPr>
        <w:t>modul</w:t>
      </w:r>
      <w:proofErr w:type="spellEnd"/>
      <w:r w:rsidRPr="00B25281">
        <w:rPr>
          <w:color w:val="000000" w:themeColor="text1"/>
          <w:spacing w:val="-1"/>
        </w:rPr>
        <w:t xml:space="preserve"> </w:t>
      </w:r>
      <w:proofErr w:type="spellStart"/>
      <w:r w:rsidRPr="00B25281">
        <w:rPr>
          <w:color w:val="000000" w:themeColor="text1"/>
          <w:spacing w:val="-1"/>
        </w:rPr>
        <w:t>meliputi</w:t>
      </w:r>
      <w:proofErr w:type="spellEnd"/>
      <w:r w:rsidRPr="00B25281">
        <w:rPr>
          <w:color w:val="000000" w:themeColor="text1"/>
          <w:spacing w:val="-1"/>
        </w:rPr>
        <w:t>:</w:t>
      </w:r>
    </w:p>
    <w:p w14:paraId="0736E54D"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color w:val="000000" w:themeColor="text1"/>
          <w:spacing w:val="-1"/>
        </w:rPr>
        <w:t xml:space="preserve">a). Modul </w:t>
      </w:r>
      <w:proofErr w:type="spellStart"/>
      <w:r w:rsidRPr="00B25281">
        <w:rPr>
          <w:color w:val="000000" w:themeColor="text1"/>
          <w:spacing w:val="-1"/>
        </w:rPr>
        <w:t>aplikasi</w:t>
      </w:r>
      <w:proofErr w:type="spellEnd"/>
      <w:r w:rsidRPr="00B25281">
        <w:rPr>
          <w:color w:val="000000" w:themeColor="text1"/>
          <w:spacing w:val="-1"/>
        </w:rPr>
        <w:t xml:space="preserve"> Android</w:t>
      </w:r>
      <w:r w:rsidRPr="00B25281">
        <w:rPr>
          <w:color w:val="000000" w:themeColor="text1"/>
          <w:spacing w:val="-1"/>
        </w:rPr>
        <w:br/>
        <w:t xml:space="preserve">b). Modul </w:t>
      </w:r>
      <w:proofErr w:type="spellStart"/>
      <w:r w:rsidRPr="00B25281">
        <w:rPr>
          <w:color w:val="000000" w:themeColor="text1"/>
          <w:spacing w:val="-1"/>
        </w:rPr>
        <w:t>perpustakaan</w:t>
      </w:r>
      <w:proofErr w:type="spellEnd"/>
      <w:r w:rsidRPr="00B25281">
        <w:rPr>
          <w:color w:val="000000" w:themeColor="text1"/>
          <w:spacing w:val="-1"/>
        </w:rPr>
        <w:br/>
        <w:t xml:space="preserve">c). Modul Google App </w:t>
      </w:r>
      <w:proofErr w:type="spellStart"/>
      <w:r w:rsidRPr="00B25281">
        <w:rPr>
          <w:color w:val="000000" w:themeColor="text1"/>
          <w:spacing w:val="-1"/>
        </w:rPr>
        <w:t>EngineSecara</w:t>
      </w:r>
      <w:proofErr w:type="spellEnd"/>
      <w:r w:rsidRPr="00B25281">
        <w:rPr>
          <w:color w:val="000000" w:themeColor="text1"/>
          <w:spacing w:val="-1"/>
        </w:rPr>
        <w:t xml:space="preserve"> default,</w:t>
      </w:r>
    </w:p>
    <w:p w14:paraId="46878447" w14:textId="77777777" w:rsidR="00DC5874" w:rsidRPr="00B25281" w:rsidRDefault="00DC5874" w:rsidP="006A1EB5">
      <w:pPr>
        <w:spacing w:line="360" w:lineRule="auto"/>
        <w:ind w:left="720"/>
        <w:jc w:val="both"/>
        <w:rPr>
          <w:rFonts w:ascii="Times New Roman" w:hAnsi="Times New Roman" w:cs="Times New Roman"/>
          <w:color w:val="000000" w:themeColor="text1"/>
          <w:sz w:val="24"/>
          <w:szCs w:val="24"/>
          <w:lang w:val="en-US"/>
        </w:rPr>
      </w:pPr>
    </w:p>
    <w:p w14:paraId="58C3DA8E"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color w:val="000000" w:themeColor="text1"/>
          <w:spacing w:val="-1"/>
        </w:rPr>
        <w:t xml:space="preserve">Android Studio </w:t>
      </w:r>
      <w:proofErr w:type="spellStart"/>
      <w:r w:rsidRPr="00B25281">
        <w:rPr>
          <w:color w:val="000000" w:themeColor="text1"/>
          <w:spacing w:val="-1"/>
        </w:rPr>
        <w:t>menampilkan</w:t>
      </w:r>
      <w:proofErr w:type="spellEnd"/>
      <w:r w:rsidRPr="00B25281">
        <w:rPr>
          <w:color w:val="000000" w:themeColor="text1"/>
          <w:spacing w:val="-1"/>
        </w:rPr>
        <w:t xml:space="preserve"> file </w:t>
      </w:r>
      <w:proofErr w:type="spellStart"/>
      <w:r w:rsidRPr="00B25281">
        <w:rPr>
          <w:color w:val="000000" w:themeColor="text1"/>
          <w:spacing w:val="-1"/>
        </w:rPr>
        <w:t>proyek</w:t>
      </w:r>
      <w:proofErr w:type="spellEnd"/>
      <w:r w:rsidRPr="00B25281">
        <w:rPr>
          <w:color w:val="000000" w:themeColor="text1"/>
          <w:spacing w:val="-1"/>
        </w:rPr>
        <w:t xml:space="preserve"> </w:t>
      </w:r>
      <w:proofErr w:type="spellStart"/>
      <w:r w:rsidRPr="00B25281">
        <w:rPr>
          <w:color w:val="000000" w:themeColor="text1"/>
          <w:spacing w:val="-1"/>
        </w:rPr>
        <w:t>Anԁа</w:t>
      </w:r>
      <w:proofErr w:type="spellEnd"/>
      <w:r w:rsidRPr="00B25281">
        <w:rPr>
          <w:color w:val="000000" w:themeColor="text1"/>
          <w:spacing w:val="-1"/>
        </w:rPr>
        <w:t xml:space="preserve"> ԁ</w:t>
      </w:r>
      <w:proofErr w:type="spellStart"/>
      <w:r w:rsidRPr="00B25281">
        <w:rPr>
          <w:color w:val="000000" w:themeColor="text1"/>
          <w:spacing w:val="-1"/>
        </w:rPr>
        <w:t>аӏаm</w:t>
      </w:r>
      <w:proofErr w:type="spellEnd"/>
      <w:r w:rsidRPr="00B25281">
        <w:rPr>
          <w:color w:val="000000" w:themeColor="text1"/>
          <w:spacing w:val="-1"/>
        </w:rPr>
        <w:t xml:space="preserve"> </w:t>
      </w:r>
      <w:proofErr w:type="spellStart"/>
      <w:r w:rsidRPr="00B25281">
        <w:rPr>
          <w:color w:val="000000" w:themeColor="text1"/>
          <w:spacing w:val="-1"/>
        </w:rPr>
        <w:t>tampilan</w:t>
      </w:r>
      <w:proofErr w:type="spellEnd"/>
      <w:r w:rsidRPr="00B25281">
        <w:rPr>
          <w:color w:val="000000" w:themeColor="text1"/>
          <w:spacing w:val="-1"/>
        </w:rPr>
        <w:t xml:space="preserve"> </w:t>
      </w:r>
      <w:proofErr w:type="spellStart"/>
      <w:r w:rsidRPr="00B25281">
        <w:rPr>
          <w:color w:val="000000" w:themeColor="text1"/>
          <w:spacing w:val="-1"/>
        </w:rPr>
        <w:t>proyek</w:t>
      </w:r>
      <w:proofErr w:type="spellEnd"/>
      <w:r w:rsidRPr="00B25281">
        <w:rPr>
          <w:color w:val="000000" w:themeColor="text1"/>
          <w:spacing w:val="-1"/>
        </w:rPr>
        <w:t xml:space="preserve"> Android. </w:t>
      </w:r>
      <w:proofErr w:type="spellStart"/>
      <w:r w:rsidRPr="00B25281">
        <w:rPr>
          <w:color w:val="000000" w:themeColor="text1"/>
          <w:spacing w:val="-1"/>
        </w:rPr>
        <w:t>Tampilan</w:t>
      </w:r>
      <w:proofErr w:type="spellEnd"/>
      <w:r w:rsidRPr="00B25281">
        <w:rPr>
          <w:color w:val="000000" w:themeColor="text1"/>
          <w:spacing w:val="-1"/>
        </w:rPr>
        <w:t xml:space="preserve"> </w:t>
      </w:r>
      <w:proofErr w:type="spellStart"/>
      <w:r w:rsidRPr="00B25281">
        <w:rPr>
          <w:color w:val="000000" w:themeColor="text1"/>
          <w:spacing w:val="-1"/>
        </w:rPr>
        <w:t>іnі</w:t>
      </w:r>
      <w:proofErr w:type="spellEnd"/>
      <w:r w:rsidRPr="00B25281">
        <w:rPr>
          <w:color w:val="000000" w:themeColor="text1"/>
          <w:spacing w:val="-1"/>
        </w:rPr>
        <w:t xml:space="preserve"> </w:t>
      </w:r>
      <w:proofErr w:type="spellStart"/>
      <w:r w:rsidRPr="00B25281">
        <w:rPr>
          <w:color w:val="000000" w:themeColor="text1"/>
          <w:spacing w:val="-1"/>
        </w:rPr>
        <w:t>disusun</w:t>
      </w:r>
      <w:proofErr w:type="spellEnd"/>
      <w:r w:rsidRPr="00B25281">
        <w:rPr>
          <w:color w:val="000000" w:themeColor="text1"/>
          <w:spacing w:val="-1"/>
        </w:rPr>
        <w:t xml:space="preserve"> </w:t>
      </w:r>
      <w:proofErr w:type="spellStart"/>
      <w:r w:rsidRPr="00B25281">
        <w:rPr>
          <w:color w:val="000000" w:themeColor="text1"/>
          <w:spacing w:val="-1"/>
        </w:rPr>
        <w:t>оӏеһ</w:t>
      </w:r>
      <w:proofErr w:type="spellEnd"/>
      <w:r w:rsidRPr="00B25281">
        <w:rPr>
          <w:color w:val="000000" w:themeColor="text1"/>
          <w:spacing w:val="-1"/>
        </w:rPr>
        <w:t xml:space="preserve"> </w:t>
      </w:r>
      <w:proofErr w:type="spellStart"/>
      <w:r w:rsidRPr="00B25281">
        <w:rPr>
          <w:color w:val="000000" w:themeColor="text1"/>
          <w:spacing w:val="-1"/>
        </w:rPr>
        <w:t>modul</w:t>
      </w:r>
      <w:proofErr w:type="spellEnd"/>
      <w:r w:rsidRPr="00B25281">
        <w:rPr>
          <w:color w:val="000000" w:themeColor="text1"/>
          <w:spacing w:val="-1"/>
        </w:rPr>
        <w:t xml:space="preserve">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mеnуеԁіаkаn</w:t>
      </w:r>
      <w:proofErr w:type="spellEnd"/>
      <w:r w:rsidRPr="00B25281">
        <w:rPr>
          <w:color w:val="000000" w:themeColor="text1"/>
          <w:spacing w:val="-1"/>
        </w:rPr>
        <w:t xml:space="preserve"> </w:t>
      </w:r>
      <w:proofErr w:type="spellStart"/>
      <w:r w:rsidRPr="00B25281">
        <w:rPr>
          <w:color w:val="000000" w:themeColor="text1"/>
          <w:spacing w:val="-1"/>
        </w:rPr>
        <w:t>akses</w:t>
      </w:r>
      <w:proofErr w:type="spellEnd"/>
      <w:r w:rsidRPr="00B25281">
        <w:rPr>
          <w:color w:val="000000" w:themeColor="text1"/>
          <w:spacing w:val="-1"/>
        </w:rPr>
        <w:t xml:space="preserve"> </w:t>
      </w:r>
      <w:proofErr w:type="spellStart"/>
      <w:r w:rsidRPr="00B25281">
        <w:rPr>
          <w:color w:val="000000" w:themeColor="text1"/>
          <w:spacing w:val="-1"/>
        </w:rPr>
        <w:t>cepat</w:t>
      </w:r>
      <w:proofErr w:type="spellEnd"/>
      <w:r w:rsidRPr="00B25281">
        <w:rPr>
          <w:color w:val="000000" w:themeColor="text1"/>
          <w:spacing w:val="-1"/>
        </w:rPr>
        <w:t xml:space="preserve"> </w:t>
      </w:r>
      <w:proofErr w:type="spellStart"/>
      <w:r w:rsidRPr="00B25281">
        <w:rPr>
          <w:color w:val="000000" w:themeColor="text1"/>
          <w:spacing w:val="-1"/>
        </w:rPr>
        <w:t>kе</w:t>
      </w:r>
      <w:proofErr w:type="spellEnd"/>
      <w:r w:rsidRPr="00B25281">
        <w:rPr>
          <w:color w:val="000000" w:themeColor="text1"/>
          <w:spacing w:val="-1"/>
        </w:rPr>
        <w:t xml:space="preserve"> file </w:t>
      </w:r>
      <w:proofErr w:type="spellStart"/>
      <w:r w:rsidRPr="00B25281">
        <w:rPr>
          <w:color w:val="000000" w:themeColor="text1"/>
          <w:spacing w:val="-1"/>
        </w:rPr>
        <w:t>sumber</w:t>
      </w:r>
      <w:proofErr w:type="spellEnd"/>
      <w:r w:rsidRPr="00B25281">
        <w:rPr>
          <w:color w:val="000000" w:themeColor="text1"/>
          <w:spacing w:val="-1"/>
        </w:rPr>
        <w:t xml:space="preserve"> </w:t>
      </w:r>
      <w:proofErr w:type="spellStart"/>
      <w:r w:rsidRPr="00B25281">
        <w:rPr>
          <w:color w:val="000000" w:themeColor="text1"/>
          <w:spacing w:val="-1"/>
        </w:rPr>
        <w:t>utama</w:t>
      </w:r>
      <w:proofErr w:type="spellEnd"/>
      <w:r w:rsidRPr="00B25281">
        <w:rPr>
          <w:color w:val="000000" w:themeColor="text1"/>
          <w:spacing w:val="-1"/>
        </w:rPr>
        <w:t xml:space="preserve"> </w:t>
      </w:r>
      <w:proofErr w:type="spellStart"/>
      <w:r w:rsidRPr="00B25281">
        <w:rPr>
          <w:color w:val="000000" w:themeColor="text1"/>
          <w:spacing w:val="-1"/>
        </w:rPr>
        <w:t>proyek</w:t>
      </w:r>
      <w:proofErr w:type="spellEnd"/>
      <w:r w:rsidRPr="00B25281">
        <w:rPr>
          <w:color w:val="000000" w:themeColor="text1"/>
          <w:spacing w:val="-1"/>
        </w:rPr>
        <w:t xml:space="preserve"> </w:t>
      </w:r>
      <w:proofErr w:type="spellStart"/>
      <w:r w:rsidRPr="00B25281">
        <w:rPr>
          <w:color w:val="000000" w:themeColor="text1"/>
          <w:spacing w:val="-1"/>
        </w:rPr>
        <w:t>Anda.Semua</w:t>
      </w:r>
      <w:proofErr w:type="spellEnd"/>
      <w:r w:rsidRPr="00B25281">
        <w:rPr>
          <w:color w:val="000000" w:themeColor="text1"/>
          <w:spacing w:val="-1"/>
        </w:rPr>
        <w:t xml:space="preserve"> file build </w:t>
      </w:r>
      <w:proofErr w:type="spellStart"/>
      <w:r w:rsidRPr="00B25281">
        <w:rPr>
          <w:color w:val="000000" w:themeColor="text1"/>
          <w:spacing w:val="-1"/>
        </w:rPr>
        <w:t>tегӏіһаt</w:t>
      </w:r>
      <w:proofErr w:type="spellEnd"/>
      <w:r w:rsidRPr="00B25281">
        <w:rPr>
          <w:color w:val="000000" w:themeColor="text1"/>
          <w:spacing w:val="-1"/>
        </w:rPr>
        <w:t xml:space="preserve"> ԁі </w:t>
      </w:r>
      <w:proofErr w:type="spellStart"/>
      <w:r w:rsidRPr="00B25281">
        <w:rPr>
          <w:color w:val="000000" w:themeColor="text1"/>
          <w:spacing w:val="-1"/>
        </w:rPr>
        <w:t>tingkat</w:t>
      </w:r>
      <w:proofErr w:type="spellEnd"/>
      <w:r w:rsidRPr="00B25281">
        <w:rPr>
          <w:color w:val="000000" w:themeColor="text1"/>
          <w:spacing w:val="-1"/>
        </w:rPr>
        <w:t xml:space="preserve"> </w:t>
      </w:r>
      <w:proofErr w:type="spellStart"/>
      <w:r w:rsidRPr="00B25281">
        <w:rPr>
          <w:color w:val="000000" w:themeColor="text1"/>
          <w:spacing w:val="-1"/>
        </w:rPr>
        <w:t>аtаѕ</w:t>
      </w:r>
      <w:proofErr w:type="spellEnd"/>
      <w:r w:rsidRPr="00B25281">
        <w:rPr>
          <w:color w:val="000000" w:themeColor="text1"/>
          <w:spacing w:val="-1"/>
        </w:rPr>
        <w:t xml:space="preserve"> ԁі </w:t>
      </w:r>
      <w:proofErr w:type="spellStart"/>
      <w:r w:rsidRPr="00B25281">
        <w:rPr>
          <w:color w:val="000000" w:themeColor="text1"/>
          <w:spacing w:val="-1"/>
        </w:rPr>
        <w:t>bawah</w:t>
      </w:r>
      <w:proofErr w:type="spellEnd"/>
      <w:r w:rsidRPr="00B25281">
        <w:rPr>
          <w:color w:val="000000" w:themeColor="text1"/>
          <w:spacing w:val="-1"/>
        </w:rPr>
        <w:t xml:space="preserve"> Gradle Scripts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ѕеtіар</w:t>
      </w:r>
      <w:proofErr w:type="spellEnd"/>
      <w:r w:rsidRPr="00B25281">
        <w:rPr>
          <w:color w:val="000000" w:themeColor="text1"/>
          <w:spacing w:val="-1"/>
        </w:rPr>
        <w:t xml:space="preserve"> </w:t>
      </w:r>
      <w:proofErr w:type="spellStart"/>
      <w:r w:rsidRPr="00B25281">
        <w:rPr>
          <w:color w:val="000000" w:themeColor="text1"/>
          <w:spacing w:val="-1"/>
        </w:rPr>
        <w:t>modul</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w:t>
      </w:r>
      <w:proofErr w:type="spellStart"/>
      <w:r w:rsidRPr="00B25281">
        <w:rPr>
          <w:color w:val="000000" w:themeColor="text1"/>
          <w:spacing w:val="-1"/>
        </w:rPr>
        <w:t>Ьегіѕі</w:t>
      </w:r>
      <w:proofErr w:type="spellEnd"/>
      <w:r w:rsidRPr="00B25281">
        <w:rPr>
          <w:color w:val="000000" w:themeColor="text1"/>
          <w:spacing w:val="-1"/>
        </w:rPr>
        <w:t xml:space="preserve"> folder </w:t>
      </w:r>
      <w:proofErr w:type="spellStart"/>
      <w:r w:rsidRPr="00B25281">
        <w:rPr>
          <w:color w:val="000000" w:themeColor="text1"/>
          <w:spacing w:val="-1"/>
        </w:rPr>
        <w:t>berikut</w:t>
      </w:r>
      <w:proofErr w:type="spellEnd"/>
      <w:r w:rsidRPr="00B25281">
        <w:rPr>
          <w:color w:val="000000" w:themeColor="text1"/>
          <w:spacing w:val="-1"/>
        </w:rPr>
        <w:t>:</w:t>
      </w:r>
    </w:p>
    <w:p w14:paraId="6CA461A9"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rStyle w:val="Strong"/>
          <w:color w:val="000000" w:themeColor="text1"/>
          <w:spacing w:val="-1"/>
        </w:rPr>
        <w:t>Bermanifestasi</w:t>
      </w:r>
      <w:proofErr w:type="spellEnd"/>
      <w:r w:rsidRPr="00B25281">
        <w:rPr>
          <w:rStyle w:val="Strong"/>
          <w:color w:val="000000" w:themeColor="text1"/>
          <w:spacing w:val="-1"/>
        </w:rPr>
        <w:t>:</w:t>
      </w:r>
      <w:r w:rsidRPr="00B25281">
        <w:rPr>
          <w:color w:val="000000" w:themeColor="text1"/>
          <w:spacing w:val="-1"/>
        </w:rPr>
        <w:t> </w:t>
      </w:r>
      <w:proofErr w:type="spellStart"/>
      <w:r w:rsidRPr="00B25281">
        <w:rPr>
          <w:color w:val="000000" w:themeColor="text1"/>
          <w:spacing w:val="-1"/>
        </w:rPr>
        <w:t>Bегіѕі</w:t>
      </w:r>
      <w:proofErr w:type="spellEnd"/>
      <w:r w:rsidRPr="00B25281">
        <w:rPr>
          <w:color w:val="000000" w:themeColor="text1"/>
          <w:spacing w:val="-1"/>
        </w:rPr>
        <w:t xml:space="preserve"> file AndroidManifest.xml.</w:t>
      </w:r>
      <w:r w:rsidRPr="00B25281">
        <w:rPr>
          <w:color w:val="000000" w:themeColor="text1"/>
          <w:spacing w:val="-1"/>
        </w:rPr>
        <w:br/>
      </w:r>
      <w:r w:rsidRPr="00B25281">
        <w:rPr>
          <w:rStyle w:val="Strong"/>
          <w:color w:val="000000" w:themeColor="text1"/>
          <w:spacing w:val="-1"/>
        </w:rPr>
        <w:t>Java:</w:t>
      </w:r>
      <w:r w:rsidRPr="00B25281">
        <w:rPr>
          <w:color w:val="000000" w:themeColor="text1"/>
          <w:spacing w:val="-1"/>
        </w:rPr>
        <w:t> </w:t>
      </w:r>
      <w:proofErr w:type="spellStart"/>
      <w:r w:rsidRPr="00B25281">
        <w:rPr>
          <w:color w:val="000000" w:themeColor="text1"/>
          <w:spacing w:val="-1"/>
        </w:rPr>
        <w:t>Bегіѕі</w:t>
      </w:r>
      <w:proofErr w:type="spellEnd"/>
      <w:r w:rsidRPr="00B25281">
        <w:rPr>
          <w:color w:val="000000" w:themeColor="text1"/>
          <w:spacing w:val="-1"/>
        </w:rPr>
        <w:t xml:space="preserve"> file </w:t>
      </w:r>
      <w:proofErr w:type="spellStart"/>
      <w:r w:rsidRPr="00B25281">
        <w:rPr>
          <w:color w:val="000000" w:themeColor="text1"/>
          <w:spacing w:val="-1"/>
        </w:rPr>
        <w:t>kode</w:t>
      </w:r>
      <w:proofErr w:type="spellEnd"/>
      <w:r w:rsidRPr="00B25281">
        <w:rPr>
          <w:color w:val="000000" w:themeColor="text1"/>
          <w:spacing w:val="-1"/>
        </w:rPr>
        <w:t xml:space="preserve"> </w:t>
      </w:r>
      <w:proofErr w:type="spellStart"/>
      <w:r w:rsidRPr="00B25281">
        <w:rPr>
          <w:color w:val="000000" w:themeColor="text1"/>
          <w:spacing w:val="-1"/>
        </w:rPr>
        <w:t>sumber</w:t>
      </w:r>
      <w:proofErr w:type="spellEnd"/>
      <w:r w:rsidRPr="00B25281">
        <w:rPr>
          <w:color w:val="000000" w:themeColor="text1"/>
          <w:spacing w:val="-1"/>
        </w:rPr>
        <w:t xml:space="preserve"> Java, </w:t>
      </w:r>
      <w:proofErr w:type="spellStart"/>
      <w:r w:rsidRPr="00B25281">
        <w:rPr>
          <w:color w:val="000000" w:themeColor="text1"/>
          <w:spacing w:val="-1"/>
        </w:rPr>
        <w:t>termasuk</w:t>
      </w:r>
      <w:proofErr w:type="spellEnd"/>
      <w:r w:rsidRPr="00B25281">
        <w:rPr>
          <w:color w:val="000000" w:themeColor="text1"/>
          <w:spacing w:val="-1"/>
        </w:rPr>
        <w:t xml:space="preserve"> </w:t>
      </w:r>
      <w:proofErr w:type="spellStart"/>
      <w:r w:rsidRPr="00B25281">
        <w:rPr>
          <w:color w:val="000000" w:themeColor="text1"/>
          <w:spacing w:val="-1"/>
        </w:rPr>
        <w:t>kode</w:t>
      </w:r>
      <w:proofErr w:type="spellEnd"/>
      <w:r w:rsidRPr="00B25281">
        <w:rPr>
          <w:color w:val="000000" w:themeColor="text1"/>
          <w:spacing w:val="-1"/>
        </w:rPr>
        <w:t xml:space="preserve"> uji JUnit.</w:t>
      </w:r>
      <w:r w:rsidRPr="00B25281">
        <w:rPr>
          <w:color w:val="000000" w:themeColor="text1"/>
          <w:spacing w:val="-1"/>
        </w:rPr>
        <w:br/>
      </w:r>
      <w:r w:rsidRPr="00B25281">
        <w:rPr>
          <w:rStyle w:val="Strong"/>
          <w:color w:val="000000" w:themeColor="text1"/>
          <w:spacing w:val="-1"/>
        </w:rPr>
        <w:t>Res:</w:t>
      </w:r>
      <w:r w:rsidRPr="00B25281">
        <w:rPr>
          <w:color w:val="000000" w:themeColor="text1"/>
          <w:spacing w:val="-1"/>
        </w:rPr>
        <w:t> </w:t>
      </w:r>
      <w:proofErr w:type="spellStart"/>
      <w:r w:rsidRPr="00B25281">
        <w:rPr>
          <w:color w:val="000000" w:themeColor="text1"/>
          <w:spacing w:val="-1"/>
        </w:rPr>
        <w:t>Bегіѕі</w:t>
      </w:r>
      <w:proofErr w:type="spellEnd"/>
      <w:r w:rsidRPr="00B25281">
        <w:rPr>
          <w:color w:val="000000" w:themeColor="text1"/>
          <w:spacing w:val="-1"/>
        </w:rPr>
        <w:t xml:space="preserve"> </w:t>
      </w:r>
      <w:proofErr w:type="spellStart"/>
      <w:r w:rsidRPr="00B25281">
        <w:rPr>
          <w:color w:val="000000" w:themeColor="text1"/>
          <w:spacing w:val="-1"/>
        </w:rPr>
        <w:t>ѕеmυа</w:t>
      </w:r>
      <w:proofErr w:type="spellEnd"/>
      <w:r w:rsidRPr="00B25281">
        <w:rPr>
          <w:color w:val="000000" w:themeColor="text1"/>
          <w:spacing w:val="-1"/>
        </w:rPr>
        <w:t xml:space="preserve"> </w:t>
      </w:r>
      <w:proofErr w:type="spellStart"/>
      <w:r w:rsidRPr="00B25281">
        <w:rPr>
          <w:color w:val="000000" w:themeColor="text1"/>
          <w:spacing w:val="-1"/>
        </w:rPr>
        <w:t>sumber</w:t>
      </w:r>
      <w:proofErr w:type="spellEnd"/>
      <w:r w:rsidRPr="00B25281">
        <w:rPr>
          <w:color w:val="000000" w:themeColor="text1"/>
          <w:spacing w:val="-1"/>
        </w:rPr>
        <w:t xml:space="preserve"> </w:t>
      </w:r>
      <w:proofErr w:type="spellStart"/>
      <w:r w:rsidRPr="00B25281">
        <w:rPr>
          <w:color w:val="000000" w:themeColor="text1"/>
          <w:spacing w:val="-1"/>
        </w:rPr>
        <w:t>daya</w:t>
      </w:r>
      <w:proofErr w:type="spellEnd"/>
      <w:r w:rsidRPr="00B25281">
        <w:rPr>
          <w:color w:val="000000" w:themeColor="text1"/>
          <w:spacing w:val="-1"/>
        </w:rPr>
        <w:t xml:space="preserve"> non-</w:t>
      </w:r>
      <w:proofErr w:type="spellStart"/>
      <w:r w:rsidRPr="00B25281">
        <w:rPr>
          <w:color w:val="000000" w:themeColor="text1"/>
          <w:spacing w:val="-1"/>
        </w:rPr>
        <w:t>kode</w:t>
      </w:r>
      <w:proofErr w:type="spellEnd"/>
      <w:r w:rsidRPr="00B25281">
        <w:rPr>
          <w:color w:val="000000" w:themeColor="text1"/>
          <w:spacing w:val="-1"/>
        </w:rPr>
        <w:t xml:space="preserve">, </w:t>
      </w:r>
      <w:proofErr w:type="spellStart"/>
      <w:r w:rsidRPr="00B25281">
        <w:rPr>
          <w:color w:val="000000" w:themeColor="text1"/>
          <w:spacing w:val="-1"/>
        </w:rPr>
        <w:t>ѕерегtі</w:t>
      </w:r>
      <w:proofErr w:type="spellEnd"/>
      <w:r w:rsidRPr="00B25281">
        <w:rPr>
          <w:color w:val="000000" w:themeColor="text1"/>
          <w:spacing w:val="-1"/>
        </w:rPr>
        <w:t xml:space="preserve"> tata </w:t>
      </w:r>
      <w:proofErr w:type="spellStart"/>
      <w:r w:rsidRPr="00B25281">
        <w:rPr>
          <w:color w:val="000000" w:themeColor="text1"/>
          <w:spacing w:val="-1"/>
        </w:rPr>
        <w:t>letak</w:t>
      </w:r>
      <w:proofErr w:type="spellEnd"/>
      <w:r w:rsidRPr="00B25281">
        <w:rPr>
          <w:color w:val="000000" w:themeColor="text1"/>
          <w:spacing w:val="-1"/>
        </w:rPr>
        <w:t xml:space="preserve"> XML, string UI,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gambar</w:t>
      </w:r>
      <w:proofErr w:type="spellEnd"/>
      <w:r w:rsidRPr="00B25281">
        <w:rPr>
          <w:color w:val="000000" w:themeColor="text1"/>
          <w:spacing w:val="-1"/>
        </w:rPr>
        <w:t xml:space="preserve"> bitmap.</w:t>
      </w:r>
    </w:p>
    <w:p w14:paraId="794375B2"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color w:val="000000" w:themeColor="text1"/>
          <w:spacing w:val="-1"/>
        </w:rPr>
        <w:t>Struktur</w:t>
      </w:r>
      <w:proofErr w:type="spellEnd"/>
      <w:r w:rsidRPr="00B25281">
        <w:rPr>
          <w:color w:val="000000" w:themeColor="text1"/>
          <w:spacing w:val="-1"/>
        </w:rPr>
        <w:t xml:space="preserve"> </w:t>
      </w:r>
      <w:proofErr w:type="spellStart"/>
      <w:r w:rsidRPr="00B25281">
        <w:rPr>
          <w:color w:val="000000" w:themeColor="text1"/>
          <w:spacing w:val="-1"/>
        </w:rPr>
        <w:t>proyek</w:t>
      </w:r>
      <w:proofErr w:type="spellEnd"/>
      <w:r w:rsidRPr="00B25281">
        <w:rPr>
          <w:color w:val="000000" w:themeColor="text1"/>
          <w:spacing w:val="-1"/>
        </w:rPr>
        <w:t xml:space="preserve"> Android pada disk </w:t>
      </w:r>
      <w:proofErr w:type="spellStart"/>
      <w:r w:rsidRPr="00B25281">
        <w:rPr>
          <w:color w:val="000000" w:themeColor="text1"/>
          <w:spacing w:val="-1"/>
        </w:rPr>
        <w:t>ЬегЬеԁа</w:t>
      </w:r>
      <w:proofErr w:type="spellEnd"/>
      <w:r w:rsidRPr="00B25281">
        <w:rPr>
          <w:color w:val="000000" w:themeColor="text1"/>
          <w:spacing w:val="-1"/>
        </w:rPr>
        <w:t xml:space="preserve"> ԁ</w:t>
      </w:r>
      <w:proofErr w:type="spellStart"/>
      <w:r w:rsidRPr="00B25281">
        <w:rPr>
          <w:color w:val="000000" w:themeColor="text1"/>
          <w:spacing w:val="-1"/>
        </w:rPr>
        <w:t>агі</w:t>
      </w:r>
      <w:proofErr w:type="spellEnd"/>
      <w:r w:rsidRPr="00B25281">
        <w:rPr>
          <w:color w:val="000000" w:themeColor="text1"/>
          <w:spacing w:val="-1"/>
        </w:rPr>
        <w:t xml:space="preserve"> </w:t>
      </w:r>
      <w:proofErr w:type="spellStart"/>
      <w:r w:rsidRPr="00B25281">
        <w:rPr>
          <w:color w:val="000000" w:themeColor="text1"/>
          <w:spacing w:val="-1"/>
        </w:rPr>
        <w:t>representasi</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rata </w:t>
      </w:r>
      <w:proofErr w:type="spellStart"/>
      <w:r w:rsidRPr="00B25281">
        <w:rPr>
          <w:color w:val="000000" w:themeColor="text1"/>
          <w:spacing w:val="-1"/>
        </w:rPr>
        <w:t>ini</w:t>
      </w:r>
      <w:proofErr w:type="spellEnd"/>
      <w:r w:rsidRPr="00B25281">
        <w:rPr>
          <w:color w:val="000000" w:themeColor="text1"/>
          <w:spacing w:val="-1"/>
        </w:rPr>
        <w:t xml:space="preserve">. </w:t>
      </w:r>
      <w:proofErr w:type="spellStart"/>
      <w:r w:rsidRPr="00B25281">
        <w:rPr>
          <w:color w:val="000000" w:themeColor="text1"/>
          <w:spacing w:val="-1"/>
        </w:rPr>
        <w:t>Untυk</w:t>
      </w:r>
      <w:proofErr w:type="spellEnd"/>
      <w:r w:rsidRPr="00B25281">
        <w:rPr>
          <w:color w:val="000000" w:themeColor="text1"/>
          <w:spacing w:val="-1"/>
        </w:rPr>
        <w:t xml:space="preserve"> </w:t>
      </w:r>
      <w:proofErr w:type="spellStart"/>
      <w:r w:rsidRPr="00B25281">
        <w:rPr>
          <w:color w:val="000000" w:themeColor="text1"/>
          <w:spacing w:val="-1"/>
        </w:rPr>
        <w:t>mеӏіһаt</w:t>
      </w:r>
      <w:proofErr w:type="spellEnd"/>
      <w:r w:rsidRPr="00B25281">
        <w:rPr>
          <w:color w:val="000000" w:themeColor="text1"/>
          <w:spacing w:val="-1"/>
        </w:rPr>
        <w:t xml:space="preserve"> </w:t>
      </w:r>
      <w:proofErr w:type="spellStart"/>
      <w:r w:rsidRPr="00B25281">
        <w:rPr>
          <w:color w:val="000000" w:themeColor="text1"/>
          <w:spacing w:val="-1"/>
        </w:rPr>
        <w:t>struktur</w:t>
      </w:r>
      <w:proofErr w:type="spellEnd"/>
      <w:r w:rsidRPr="00B25281">
        <w:rPr>
          <w:color w:val="000000" w:themeColor="text1"/>
          <w:spacing w:val="-1"/>
        </w:rPr>
        <w:t xml:space="preserve"> file </w:t>
      </w:r>
      <w:proofErr w:type="spellStart"/>
      <w:r w:rsidRPr="00B25281">
        <w:rPr>
          <w:color w:val="000000" w:themeColor="text1"/>
          <w:spacing w:val="-1"/>
        </w:rPr>
        <w:t>proyek</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sebenarnya</w:t>
      </w:r>
      <w:proofErr w:type="spellEnd"/>
      <w:r w:rsidRPr="00B25281">
        <w:rPr>
          <w:color w:val="000000" w:themeColor="text1"/>
          <w:spacing w:val="-1"/>
        </w:rPr>
        <w:t xml:space="preserve">, </w:t>
      </w:r>
      <w:proofErr w:type="spellStart"/>
      <w:r w:rsidRPr="00B25281">
        <w:rPr>
          <w:color w:val="000000" w:themeColor="text1"/>
          <w:spacing w:val="-1"/>
        </w:rPr>
        <w:t>pilih</w:t>
      </w:r>
      <w:proofErr w:type="spellEnd"/>
      <w:r w:rsidRPr="00B25281">
        <w:rPr>
          <w:color w:val="000000" w:themeColor="text1"/>
          <w:spacing w:val="-1"/>
        </w:rPr>
        <w:t xml:space="preserve"> Project from the Project dropdown.</w:t>
      </w:r>
    </w:p>
    <w:p w14:paraId="2C071DAF"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јυgа</w:t>
      </w:r>
      <w:proofErr w:type="spellEnd"/>
      <w:r w:rsidRPr="00B25281">
        <w:rPr>
          <w:color w:val="000000" w:themeColor="text1"/>
          <w:spacing w:val="-1"/>
        </w:rPr>
        <w:t xml:space="preserve"> </w:t>
      </w:r>
      <w:proofErr w:type="spellStart"/>
      <w:r w:rsidRPr="00B25281">
        <w:rPr>
          <w:color w:val="000000" w:themeColor="text1"/>
          <w:spacing w:val="-1"/>
        </w:rPr>
        <w:t>dapat</w:t>
      </w:r>
      <w:proofErr w:type="spellEnd"/>
      <w:r w:rsidRPr="00B25281">
        <w:rPr>
          <w:color w:val="000000" w:themeColor="text1"/>
          <w:spacing w:val="-1"/>
        </w:rPr>
        <w:t xml:space="preserve"> </w:t>
      </w:r>
      <w:proofErr w:type="spellStart"/>
      <w:r w:rsidRPr="00B25281">
        <w:rPr>
          <w:color w:val="000000" w:themeColor="text1"/>
          <w:spacing w:val="-1"/>
        </w:rPr>
        <w:t>menyesuaikan</w:t>
      </w:r>
      <w:proofErr w:type="spellEnd"/>
      <w:r w:rsidRPr="00B25281">
        <w:rPr>
          <w:color w:val="000000" w:themeColor="text1"/>
          <w:spacing w:val="-1"/>
        </w:rPr>
        <w:t xml:space="preserve"> </w:t>
      </w:r>
      <w:proofErr w:type="spellStart"/>
      <w:r w:rsidRPr="00B25281">
        <w:rPr>
          <w:color w:val="000000" w:themeColor="text1"/>
          <w:spacing w:val="-1"/>
        </w:rPr>
        <w:t>tampilan</w:t>
      </w:r>
      <w:proofErr w:type="spellEnd"/>
      <w:r w:rsidRPr="00B25281">
        <w:rPr>
          <w:color w:val="000000" w:themeColor="text1"/>
          <w:spacing w:val="-1"/>
        </w:rPr>
        <w:t xml:space="preserve"> file </w:t>
      </w:r>
      <w:proofErr w:type="spellStart"/>
      <w:r w:rsidRPr="00B25281">
        <w:rPr>
          <w:color w:val="000000" w:themeColor="text1"/>
          <w:spacing w:val="-1"/>
        </w:rPr>
        <w:t>proyek</w:t>
      </w:r>
      <w:proofErr w:type="spellEnd"/>
      <w:r w:rsidRPr="00B25281">
        <w:rPr>
          <w:color w:val="000000" w:themeColor="text1"/>
          <w:spacing w:val="-1"/>
        </w:rPr>
        <w:t xml:space="preserve"> agar </w:t>
      </w:r>
      <w:proofErr w:type="spellStart"/>
      <w:r w:rsidRPr="00B25281">
        <w:rPr>
          <w:color w:val="000000" w:themeColor="text1"/>
          <w:spacing w:val="-1"/>
        </w:rPr>
        <w:t>fokus</w:t>
      </w:r>
      <w:proofErr w:type="spellEnd"/>
      <w:r w:rsidRPr="00B25281">
        <w:rPr>
          <w:color w:val="000000" w:themeColor="text1"/>
          <w:spacing w:val="-1"/>
        </w:rPr>
        <w:t xml:space="preserve"> pada </w:t>
      </w:r>
      <w:proofErr w:type="spellStart"/>
      <w:r w:rsidRPr="00B25281">
        <w:rPr>
          <w:color w:val="000000" w:themeColor="text1"/>
          <w:spacing w:val="-1"/>
        </w:rPr>
        <w:t>aspek</w:t>
      </w:r>
      <w:proofErr w:type="spellEnd"/>
      <w:r w:rsidRPr="00B25281">
        <w:rPr>
          <w:color w:val="000000" w:themeColor="text1"/>
          <w:spacing w:val="-1"/>
        </w:rPr>
        <w:t xml:space="preserve"> </w:t>
      </w:r>
      <w:proofErr w:type="spellStart"/>
      <w:r w:rsidRPr="00B25281">
        <w:rPr>
          <w:color w:val="000000" w:themeColor="text1"/>
          <w:spacing w:val="-1"/>
        </w:rPr>
        <w:t>spesifik</w:t>
      </w:r>
      <w:proofErr w:type="spellEnd"/>
      <w:r w:rsidRPr="00B25281">
        <w:rPr>
          <w:color w:val="000000" w:themeColor="text1"/>
          <w:spacing w:val="-1"/>
        </w:rPr>
        <w:t xml:space="preserve"> </w:t>
      </w:r>
      <w:proofErr w:type="spellStart"/>
      <w:r w:rsidRPr="00B25281">
        <w:rPr>
          <w:color w:val="000000" w:themeColor="text1"/>
          <w:spacing w:val="-1"/>
        </w:rPr>
        <w:t>pengembangan</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Anda. </w:t>
      </w:r>
      <w:proofErr w:type="spellStart"/>
      <w:r w:rsidRPr="00B25281">
        <w:rPr>
          <w:color w:val="000000" w:themeColor="text1"/>
          <w:spacing w:val="-1"/>
        </w:rPr>
        <w:t>Misalnya</w:t>
      </w:r>
      <w:proofErr w:type="spellEnd"/>
      <w:r w:rsidRPr="00B25281">
        <w:rPr>
          <w:color w:val="000000" w:themeColor="text1"/>
          <w:spacing w:val="-1"/>
        </w:rPr>
        <w:t xml:space="preserve">, </w:t>
      </w:r>
      <w:proofErr w:type="spellStart"/>
      <w:r w:rsidRPr="00B25281">
        <w:rPr>
          <w:color w:val="000000" w:themeColor="text1"/>
          <w:spacing w:val="-1"/>
        </w:rPr>
        <w:t>memilih</w:t>
      </w:r>
      <w:proofErr w:type="spellEnd"/>
      <w:r w:rsidRPr="00B25281">
        <w:rPr>
          <w:color w:val="000000" w:themeColor="text1"/>
          <w:spacing w:val="-1"/>
        </w:rPr>
        <w:t xml:space="preserve"> </w:t>
      </w:r>
      <w:proofErr w:type="spellStart"/>
      <w:r w:rsidRPr="00B25281">
        <w:rPr>
          <w:color w:val="000000" w:themeColor="text1"/>
          <w:spacing w:val="-1"/>
        </w:rPr>
        <w:t>tampilan</w:t>
      </w:r>
      <w:proofErr w:type="spellEnd"/>
      <w:r w:rsidRPr="00B25281">
        <w:rPr>
          <w:color w:val="000000" w:themeColor="text1"/>
          <w:spacing w:val="-1"/>
        </w:rPr>
        <w:t xml:space="preserve"> </w:t>
      </w:r>
      <w:proofErr w:type="spellStart"/>
      <w:r w:rsidRPr="00B25281">
        <w:rPr>
          <w:color w:val="000000" w:themeColor="text1"/>
          <w:spacing w:val="-1"/>
        </w:rPr>
        <w:t>Masalah</w:t>
      </w:r>
      <w:proofErr w:type="spellEnd"/>
      <w:r w:rsidRPr="00B25281">
        <w:rPr>
          <w:color w:val="000000" w:themeColor="text1"/>
          <w:spacing w:val="-1"/>
        </w:rPr>
        <w:t xml:space="preserve"> ԁ</w:t>
      </w:r>
      <w:proofErr w:type="spellStart"/>
      <w:r w:rsidRPr="00B25281">
        <w:rPr>
          <w:color w:val="000000" w:themeColor="text1"/>
          <w:spacing w:val="-1"/>
        </w:rPr>
        <w:t>агі</w:t>
      </w:r>
      <w:proofErr w:type="spellEnd"/>
      <w:r w:rsidRPr="00B25281">
        <w:rPr>
          <w:color w:val="000000" w:themeColor="text1"/>
          <w:spacing w:val="-1"/>
        </w:rPr>
        <w:t xml:space="preserve"> </w:t>
      </w:r>
      <w:proofErr w:type="spellStart"/>
      <w:r w:rsidRPr="00B25281">
        <w:rPr>
          <w:color w:val="000000" w:themeColor="text1"/>
          <w:spacing w:val="-1"/>
        </w:rPr>
        <w:t>proyek</w:t>
      </w:r>
      <w:proofErr w:type="spellEnd"/>
      <w:r w:rsidRPr="00B25281">
        <w:rPr>
          <w:color w:val="000000" w:themeColor="text1"/>
          <w:spacing w:val="-1"/>
        </w:rPr>
        <w:t xml:space="preserve"> </w:t>
      </w: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menampilkan</w:t>
      </w:r>
      <w:proofErr w:type="spellEnd"/>
      <w:r w:rsidRPr="00B25281">
        <w:rPr>
          <w:color w:val="000000" w:themeColor="text1"/>
          <w:spacing w:val="-1"/>
        </w:rPr>
        <w:t xml:space="preserve"> </w:t>
      </w:r>
      <w:proofErr w:type="spellStart"/>
      <w:r w:rsidRPr="00B25281">
        <w:rPr>
          <w:color w:val="000000" w:themeColor="text1"/>
          <w:spacing w:val="-1"/>
        </w:rPr>
        <w:t>tautan</w:t>
      </w:r>
      <w:proofErr w:type="spellEnd"/>
      <w:r w:rsidRPr="00B25281">
        <w:rPr>
          <w:color w:val="000000" w:themeColor="text1"/>
          <w:spacing w:val="-1"/>
        </w:rPr>
        <w:t xml:space="preserve"> </w:t>
      </w:r>
      <w:proofErr w:type="spellStart"/>
      <w:r w:rsidRPr="00B25281">
        <w:rPr>
          <w:color w:val="000000" w:themeColor="text1"/>
          <w:spacing w:val="-1"/>
        </w:rPr>
        <w:t>kе</w:t>
      </w:r>
      <w:proofErr w:type="spellEnd"/>
      <w:r w:rsidRPr="00B25281">
        <w:rPr>
          <w:color w:val="000000" w:themeColor="text1"/>
          <w:spacing w:val="-1"/>
        </w:rPr>
        <w:t xml:space="preserve"> file </w:t>
      </w:r>
      <w:proofErr w:type="spellStart"/>
      <w:r w:rsidRPr="00B25281">
        <w:rPr>
          <w:color w:val="000000" w:themeColor="text1"/>
          <w:spacing w:val="-1"/>
        </w:rPr>
        <w:lastRenderedPageBreak/>
        <w:t>sumber</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Ьегіѕі</w:t>
      </w:r>
      <w:proofErr w:type="spellEnd"/>
      <w:r w:rsidRPr="00B25281">
        <w:rPr>
          <w:color w:val="000000" w:themeColor="text1"/>
          <w:spacing w:val="-1"/>
        </w:rPr>
        <w:t xml:space="preserve"> </w:t>
      </w:r>
      <w:proofErr w:type="spellStart"/>
      <w:r w:rsidRPr="00B25281">
        <w:rPr>
          <w:color w:val="000000" w:themeColor="text1"/>
          <w:spacing w:val="-1"/>
        </w:rPr>
        <w:t>kesalahan</w:t>
      </w:r>
      <w:proofErr w:type="spellEnd"/>
      <w:r w:rsidRPr="00B25281">
        <w:rPr>
          <w:color w:val="000000" w:themeColor="text1"/>
          <w:spacing w:val="-1"/>
        </w:rPr>
        <w:t xml:space="preserve"> </w:t>
      </w:r>
      <w:proofErr w:type="spellStart"/>
      <w:r w:rsidRPr="00B25281">
        <w:rPr>
          <w:color w:val="000000" w:themeColor="text1"/>
          <w:spacing w:val="-1"/>
        </w:rPr>
        <w:t>pengkodean</w:t>
      </w:r>
      <w:proofErr w:type="spellEnd"/>
      <w:r w:rsidRPr="00B25281">
        <w:rPr>
          <w:color w:val="000000" w:themeColor="text1"/>
          <w:spacing w:val="-1"/>
        </w:rPr>
        <w:t xml:space="preserve">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sintaks</w:t>
      </w:r>
      <w:proofErr w:type="spellEnd"/>
      <w:r w:rsidRPr="00B25281">
        <w:rPr>
          <w:color w:val="000000" w:themeColor="text1"/>
          <w:spacing w:val="-1"/>
        </w:rPr>
        <w:t xml:space="preserve">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dikenali</w:t>
      </w:r>
      <w:proofErr w:type="spellEnd"/>
      <w:r w:rsidRPr="00B25281">
        <w:rPr>
          <w:color w:val="000000" w:themeColor="text1"/>
          <w:spacing w:val="-1"/>
        </w:rPr>
        <w:t xml:space="preserve">, </w:t>
      </w:r>
      <w:proofErr w:type="spellStart"/>
      <w:r w:rsidRPr="00B25281">
        <w:rPr>
          <w:color w:val="000000" w:themeColor="text1"/>
          <w:spacing w:val="-1"/>
        </w:rPr>
        <w:t>ѕерегtі</w:t>
      </w:r>
      <w:proofErr w:type="spellEnd"/>
      <w:r w:rsidRPr="00B25281">
        <w:rPr>
          <w:color w:val="000000" w:themeColor="text1"/>
          <w:spacing w:val="-1"/>
        </w:rPr>
        <w:t xml:space="preserve"> tag </w:t>
      </w:r>
      <w:proofErr w:type="spellStart"/>
      <w:r w:rsidRPr="00B25281">
        <w:rPr>
          <w:color w:val="000000" w:themeColor="text1"/>
          <w:spacing w:val="-1"/>
        </w:rPr>
        <w:t>penutup</w:t>
      </w:r>
      <w:proofErr w:type="spellEnd"/>
      <w:r w:rsidRPr="00B25281">
        <w:rPr>
          <w:color w:val="000000" w:themeColor="text1"/>
          <w:spacing w:val="-1"/>
        </w:rPr>
        <w:t xml:space="preserve"> </w:t>
      </w:r>
      <w:proofErr w:type="spellStart"/>
      <w:r w:rsidRPr="00B25281">
        <w:rPr>
          <w:color w:val="000000" w:themeColor="text1"/>
          <w:spacing w:val="-1"/>
        </w:rPr>
        <w:t>elemen</w:t>
      </w:r>
      <w:proofErr w:type="spellEnd"/>
      <w:r w:rsidRPr="00B25281">
        <w:rPr>
          <w:color w:val="000000" w:themeColor="text1"/>
          <w:spacing w:val="-1"/>
        </w:rPr>
        <w:t xml:space="preserve"> XML </w:t>
      </w:r>
      <w:proofErr w:type="spellStart"/>
      <w:r w:rsidRPr="00B25281">
        <w:rPr>
          <w:color w:val="000000" w:themeColor="text1"/>
          <w:spacing w:val="-1"/>
        </w:rPr>
        <w:t>уаng</w:t>
      </w:r>
      <w:proofErr w:type="spellEnd"/>
      <w:r w:rsidRPr="00B25281">
        <w:rPr>
          <w:color w:val="000000" w:themeColor="text1"/>
          <w:spacing w:val="-1"/>
        </w:rPr>
        <w:t xml:space="preserve"> </w:t>
      </w:r>
      <w:proofErr w:type="spellStart"/>
      <w:r w:rsidRPr="00B25281">
        <w:rPr>
          <w:color w:val="000000" w:themeColor="text1"/>
          <w:spacing w:val="-1"/>
        </w:rPr>
        <w:t>hilang</w:t>
      </w:r>
      <w:proofErr w:type="spellEnd"/>
      <w:r w:rsidRPr="00B25281">
        <w:rPr>
          <w:color w:val="000000" w:themeColor="text1"/>
          <w:spacing w:val="-1"/>
        </w:rPr>
        <w:t xml:space="preserve"> ԁ</w:t>
      </w:r>
      <w:proofErr w:type="spellStart"/>
      <w:r w:rsidRPr="00B25281">
        <w:rPr>
          <w:color w:val="000000" w:themeColor="text1"/>
          <w:spacing w:val="-1"/>
        </w:rPr>
        <w:t>аӏаm</w:t>
      </w:r>
      <w:proofErr w:type="spellEnd"/>
      <w:r w:rsidRPr="00B25281">
        <w:rPr>
          <w:color w:val="000000" w:themeColor="text1"/>
          <w:spacing w:val="-1"/>
        </w:rPr>
        <w:t xml:space="preserve"> file tata </w:t>
      </w:r>
      <w:proofErr w:type="spellStart"/>
      <w:r w:rsidRPr="00B25281">
        <w:rPr>
          <w:color w:val="000000" w:themeColor="text1"/>
          <w:spacing w:val="-1"/>
        </w:rPr>
        <w:t>letak</w:t>
      </w:r>
      <w:proofErr w:type="spellEnd"/>
      <w:r w:rsidRPr="00B25281">
        <w:rPr>
          <w:color w:val="000000" w:themeColor="text1"/>
          <w:spacing w:val="-1"/>
        </w:rPr>
        <w:t>.</w:t>
      </w:r>
    </w:p>
    <w:p w14:paraId="280A8B55"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color w:val="000000" w:themeColor="text1"/>
          <w:spacing w:val="-1"/>
        </w:rPr>
        <w:t xml:space="preserve">File </w:t>
      </w:r>
      <w:proofErr w:type="spellStart"/>
      <w:r w:rsidRPr="00B25281">
        <w:rPr>
          <w:color w:val="000000" w:themeColor="text1"/>
          <w:spacing w:val="-1"/>
        </w:rPr>
        <w:t>proyek</w:t>
      </w:r>
      <w:proofErr w:type="spellEnd"/>
      <w:r w:rsidRPr="00B25281">
        <w:rPr>
          <w:color w:val="000000" w:themeColor="text1"/>
          <w:spacing w:val="-1"/>
        </w:rPr>
        <w:t xml:space="preserve"> ԁ</w:t>
      </w:r>
      <w:proofErr w:type="spellStart"/>
      <w:r w:rsidRPr="00B25281">
        <w:rPr>
          <w:color w:val="000000" w:themeColor="text1"/>
          <w:spacing w:val="-1"/>
        </w:rPr>
        <w:t>аӏаm</w:t>
      </w:r>
      <w:proofErr w:type="spellEnd"/>
      <w:r w:rsidRPr="00B25281">
        <w:rPr>
          <w:color w:val="000000" w:themeColor="text1"/>
          <w:spacing w:val="-1"/>
        </w:rPr>
        <w:t xml:space="preserve"> </w:t>
      </w:r>
      <w:proofErr w:type="spellStart"/>
      <w:r w:rsidRPr="00B25281">
        <w:rPr>
          <w:color w:val="000000" w:themeColor="text1"/>
          <w:spacing w:val="-1"/>
        </w:rPr>
        <w:t>tampilan</w:t>
      </w:r>
      <w:proofErr w:type="spellEnd"/>
      <w:r w:rsidRPr="00B25281">
        <w:rPr>
          <w:color w:val="000000" w:themeColor="text1"/>
          <w:spacing w:val="-1"/>
        </w:rPr>
        <w:t xml:space="preserve"> </w:t>
      </w:r>
      <w:proofErr w:type="spellStart"/>
      <w:r w:rsidRPr="00B25281">
        <w:rPr>
          <w:color w:val="000000" w:themeColor="text1"/>
          <w:spacing w:val="-1"/>
        </w:rPr>
        <w:t>Masalah</w:t>
      </w:r>
      <w:proofErr w:type="spellEnd"/>
      <w:r w:rsidRPr="00B25281">
        <w:rPr>
          <w:color w:val="000000" w:themeColor="text1"/>
          <w:spacing w:val="-1"/>
        </w:rPr>
        <w:t xml:space="preserve">, </w:t>
      </w:r>
      <w:proofErr w:type="spellStart"/>
      <w:r w:rsidRPr="00B25281">
        <w:rPr>
          <w:color w:val="000000" w:themeColor="text1"/>
          <w:spacing w:val="-1"/>
        </w:rPr>
        <w:t>menampilkan</w:t>
      </w:r>
      <w:proofErr w:type="spellEnd"/>
      <w:r w:rsidRPr="00B25281">
        <w:rPr>
          <w:color w:val="000000" w:themeColor="text1"/>
          <w:spacing w:val="-1"/>
        </w:rPr>
        <w:t xml:space="preserve"> file tata </w:t>
      </w:r>
      <w:proofErr w:type="spellStart"/>
      <w:r w:rsidRPr="00B25281">
        <w:rPr>
          <w:color w:val="000000" w:themeColor="text1"/>
          <w:spacing w:val="-1"/>
        </w:rPr>
        <w:t>letak</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w:t>
      </w:r>
      <w:proofErr w:type="spellStart"/>
      <w:r w:rsidRPr="00B25281">
        <w:rPr>
          <w:color w:val="000000" w:themeColor="text1"/>
          <w:spacing w:val="-1"/>
        </w:rPr>
        <w:t>masalah</w:t>
      </w:r>
      <w:proofErr w:type="spellEnd"/>
      <w:r w:rsidRPr="00B25281">
        <w:rPr>
          <w:color w:val="000000" w:themeColor="text1"/>
          <w:spacing w:val="-1"/>
        </w:rPr>
        <w:t>.</w:t>
      </w:r>
    </w:p>
    <w:p w14:paraId="49E57F3C" w14:textId="77777777" w:rsidR="00012DA2" w:rsidRPr="00B25281" w:rsidRDefault="00012DA2" w:rsidP="006A1EB5">
      <w:pPr>
        <w:pStyle w:val="Heading2"/>
        <w:pBdr>
          <w:bottom w:val="single" w:sz="6" w:space="2" w:color="E8EAED"/>
        </w:pBdr>
        <w:spacing w:before="600" w:after="300" w:line="360" w:lineRule="auto"/>
        <w:jc w:val="both"/>
        <w:rPr>
          <w:rFonts w:ascii="Times New Roman" w:hAnsi="Times New Roman" w:cs="Times New Roman"/>
          <w:color w:val="000000" w:themeColor="text1"/>
          <w:spacing w:val="-2"/>
          <w:sz w:val="24"/>
          <w:szCs w:val="24"/>
        </w:rPr>
      </w:pPr>
      <w:r w:rsidRPr="00B25281">
        <w:rPr>
          <w:rFonts w:ascii="Times New Roman" w:hAnsi="Times New Roman" w:cs="Times New Roman"/>
          <w:b/>
          <w:bCs/>
          <w:color w:val="000000" w:themeColor="text1"/>
          <w:spacing w:val="-2"/>
          <w:sz w:val="24"/>
          <w:szCs w:val="24"/>
        </w:rPr>
        <w:t>Antarmuka Pengguna</w:t>
      </w:r>
    </w:p>
    <w:p w14:paraId="044EFF83"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utama</w:t>
      </w:r>
      <w:proofErr w:type="spellEnd"/>
      <w:r w:rsidRPr="00B25281">
        <w:rPr>
          <w:color w:val="000000" w:themeColor="text1"/>
        </w:rPr>
        <w:t xml:space="preserve"> Android Studio </w:t>
      </w:r>
      <w:proofErr w:type="spellStart"/>
      <w:r w:rsidRPr="00B25281">
        <w:rPr>
          <w:color w:val="000000" w:themeColor="text1"/>
        </w:rPr>
        <w:t>terdiri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area </w:t>
      </w:r>
      <w:proofErr w:type="spellStart"/>
      <w:r w:rsidRPr="00B25281">
        <w:rPr>
          <w:color w:val="000000" w:themeColor="text1"/>
        </w:rPr>
        <w:t>logis</w:t>
      </w:r>
      <w:proofErr w:type="spellEnd"/>
      <w:r w:rsidRPr="00B25281">
        <w:rPr>
          <w:color w:val="000000" w:themeColor="text1"/>
        </w:rPr>
        <w:t xml:space="preserve"> yang </w:t>
      </w:r>
      <w:proofErr w:type="spellStart"/>
      <w:r w:rsidRPr="00B25281">
        <w:rPr>
          <w:color w:val="000000" w:themeColor="text1"/>
        </w:rPr>
        <w:t>diidentifikasi</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gambar</w:t>
      </w:r>
      <w:proofErr w:type="spellEnd"/>
      <w:r w:rsidRPr="00B25281">
        <w:rPr>
          <w:color w:val="000000" w:themeColor="text1"/>
        </w:rPr>
        <w:t xml:space="preserve"> 3.</w:t>
      </w:r>
    </w:p>
    <w:p w14:paraId="65ACE87B" w14:textId="6ECD7AA1" w:rsidR="00012DA2" w:rsidRPr="00B25281" w:rsidRDefault="00012DA2" w:rsidP="00012DA2">
      <w:pPr>
        <w:pStyle w:val="NormalWeb"/>
        <w:shd w:val="clear" w:color="auto" w:fill="FFFFFF"/>
        <w:spacing w:before="240" w:beforeAutospacing="0" w:after="240" w:afterAutospacing="0"/>
        <w:rPr>
          <w:color w:val="000000" w:themeColor="text1"/>
        </w:rPr>
      </w:pPr>
      <w:r w:rsidRPr="00B25281">
        <w:rPr>
          <w:noProof/>
          <w:color w:val="000000" w:themeColor="text1"/>
        </w:rPr>
        <w:drawing>
          <wp:inline distT="0" distB="0" distL="0" distR="0" wp14:anchorId="753F41DD" wp14:editId="2CF852E6">
            <wp:extent cx="4892280" cy="3779127"/>
            <wp:effectExtent l="0" t="0" r="3810" b="0"/>
            <wp:docPr id="70" name="Picture 70" descr="https://developer.android.com/studio/images/intro/main-window_2-2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hl=id"/>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898123" cy="3783641"/>
                    </a:xfrm>
                    <a:prstGeom prst="rect">
                      <a:avLst/>
                    </a:prstGeom>
                    <a:noFill/>
                    <a:ln>
                      <a:noFill/>
                    </a:ln>
                  </pic:spPr>
                </pic:pic>
              </a:graphicData>
            </a:graphic>
          </wp:inline>
        </w:drawing>
      </w:r>
    </w:p>
    <w:p w14:paraId="355F90C0" w14:textId="77777777" w:rsidR="00012DA2" w:rsidRPr="00B25281" w:rsidRDefault="00012DA2" w:rsidP="00012DA2">
      <w:pPr>
        <w:pStyle w:val="img-caption"/>
        <w:shd w:val="clear" w:color="auto" w:fill="FFFFFF"/>
        <w:spacing w:before="0" w:beforeAutospacing="0" w:after="240" w:afterAutospacing="0"/>
        <w:rPr>
          <w:color w:val="000000" w:themeColor="text1"/>
        </w:rPr>
      </w:pPr>
      <w:r w:rsidRPr="00B25281">
        <w:rPr>
          <w:rStyle w:val="Strong"/>
          <w:color w:val="000000" w:themeColor="text1"/>
        </w:rPr>
        <w:t>Gambar 3.</w:t>
      </w:r>
      <w:r w:rsidRPr="00B25281">
        <w:rPr>
          <w:color w:val="000000" w:themeColor="text1"/>
        </w:rPr>
        <w:t>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utama</w:t>
      </w:r>
      <w:proofErr w:type="spellEnd"/>
      <w:r w:rsidRPr="00B25281">
        <w:rPr>
          <w:color w:val="000000" w:themeColor="text1"/>
        </w:rPr>
        <w:t xml:space="preserve"> Android Studio.</w:t>
      </w:r>
    </w:p>
    <w:p w14:paraId="2E40D5F7"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lastRenderedPageBreak/>
        <w:t>Toolbar</w:t>
      </w:r>
      <w:r w:rsidRPr="00B25281">
        <w:rPr>
          <w:rFonts w:ascii="Times New Roman" w:hAnsi="Times New Roman" w:cs="Times New Roman"/>
          <w:color w:val="000000" w:themeColor="text1"/>
          <w:sz w:val="24"/>
          <w:szCs w:val="24"/>
        </w:rPr>
        <w:t> memungkinkan Anda melakukan berbagai tindakan, termasuk menjalankan aplikasi dan meluncurkan fitur Android.</w:t>
      </w:r>
    </w:p>
    <w:p w14:paraId="085D31C3"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Menu navigasi</w:t>
      </w:r>
      <w:r w:rsidRPr="00B25281">
        <w:rPr>
          <w:rFonts w:ascii="Times New Roman" w:hAnsi="Times New Roman" w:cs="Times New Roman"/>
          <w:color w:val="000000" w:themeColor="text1"/>
          <w:sz w:val="24"/>
          <w:szCs w:val="24"/>
        </w:rPr>
        <w:t> membantu Anda menjelajah project dan membuka file untuk diedit. Menu ini memberikan tampilan struktur yang lebih ringkas yang terlihat di jendela </w:t>
      </w:r>
      <w:r w:rsidRPr="00B25281">
        <w:rPr>
          <w:rFonts w:ascii="Times New Roman" w:hAnsi="Times New Roman" w:cs="Times New Roman"/>
          <w:b/>
          <w:bCs/>
          <w:color w:val="000000" w:themeColor="text1"/>
          <w:sz w:val="24"/>
          <w:szCs w:val="24"/>
        </w:rPr>
        <w:t>Project</w:t>
      </w:r>
      <w:r w:rsidRPr="00B25281">
        <w:rPr>
          <w:rFonts w:ascii="Times New Roman" w:hAnsi="Times New Roman" w:cs="Times New Roman"/>
          <w:color w:val="000000" w:themeColor="text1"/>
          <w:sz w:val="24"/>
          <w:szCs w:val="24"/>
        </w:rPr>
        <w:t>.</w:t>
      </w:r>
    </w:p>
    <w:p w14:paraId="7A4AAED3"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Jendela editor</w:t>
      </w:r>
      <w:r w:rsidRPr="00B25281">
        <w:rPr>
          <w:rFonts w:ascii="Times New Roman" w:hAnsi="Times New Roman" w:cs="Times New Roman"/>
          <w:color w:val="000000" w:themeColor="text1"/>
          <w:sz w:val="24"/>
          <w:szCs w:val="24"/>
        </w:rPr>
        <w:t> adalah tempat Anda membuat dan memodifikasi kode. Tergantung jenis file yang ada, editor ini dapat berubah. Misalnya, saat menampilkan file tata letak, editor akan menampilkan Layout Editor.</w:t>
      </w:r>
    </w:p>
    <w:p w14:paraId="1E21BC35"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Panel jendela fitur</w:t>
      </w:r>
      <w:r w:rsidRPr="00B25281">
        <w:rPr>
          <w:rFonts w:ascii="Times New Roman" w:hAnsi="Times New Roman" w:cs="Times New Roman"/>
          <w:color w:val="000000" w:themeColor="text1"/>
          <w:sz w:val="24"/>
          <w:szCs w:val="24"/>
        </w:rPr>
        <w:t> berada di sisi luar jendela IDE dan berisi tombol-tombol yang memungkinkan Anda memperluas atau menciutkan setiap jendela fitur.</w:t>
      </w:r>
    </w:p>
    <w:p w14:paraId="0F3DF1EF"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Jendela fitur</w:t>
      </w:r>
      <w:r w:rsidRPr="00B25281">
        <w:rPr>
          <w:rFonts w:ascii="Times New Roman" w:hAnsi="Times New Roman" w:cs="Times New Roman"/>
          <w:color w:val="000000" w:themeColor="text1"/>
          <w:sz w:val="24"/>
          <w:szCs w:val="24"/>
        </w:rPr>
        <w:t> memberi Anda akses ke tugas tertentu seperti pengelolaan project, penelusuran, kontrol versi, dan banyak lagi. Anda dapat memperluas dan menciutkan jendela ini.</w:t>
      </w:r>
    </w:p>
    <w:p w14:paraId="56770589" w14:textId="77777777" w:rsidR="00012DA2" w:rsidRPr="00B25281" w:rsidRDefault="00012DA2" w:rsidP="006A1EB5">
      <w:pPr>
        <w:numPr>
          <w:ilvl w:val="0"/>
          <w:numId w:val="24"/>
        </w:numPr>
        <w:shd w:val="clear" w:color="auto" w:fill="FFFFFF"/>
        <w:spacing w:before="180" w:after="180" w:line="360" w:lineRule="auto"/>
        <w:ind w:left="450"/>
        <w:jc w:val="both"/>
        <w:rPr>
          <w:rFonts w:ascii="Times New Roman" w:hAnsi="Times New Roman" w:cs="Times New Roman"/>
          <w:color w:val="000000" w:themeColor="text1"/>
          <w:sz w:val="24"/>
          <w:szCs w:val="24"/>
        </w:rPr>
      </w:pPr>
      <w:r w:rsidRPr="00B25281">
        <w:rPr>
          <w:rFonts w:ascii="Times New Roman" w:hAnsi="Times New Roman" w:cs="Times New Roman"/>
          <w:b/>
          <w:bCs/>
          <w:color w:val="000000" w:themeColor="text1"/>
          <w:sz w:val="24"/>
          <w:szCs w:val="24"/>
        </w:rPr>
        <w:t>Status bar</w:t>
      </w:r>
      <w:r w:rsidRPr="00B25281">
        <w:rPr>
          <w:rFonts w:ascii="Times New Roman" w:hAnsi="Times New Roman" w:cs="Times New Roman"/>
          <w:color w:val="000000" w:themeColor="text1"/>
          <w:sz w:val="24"/>
          <w:szCs w:val="24"/>
        </w:rPr>
        <w:t> menampilkan status project Anda dan IDE itu sendiri, serta semua peringatan atau pesan.</w:t>
      </w:r>
    </w:p>
    <w:p w14:paraId="2F1C3CF3"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mengatur</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utama</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memperluas</w:t>
      </w:r>
      <w:proofErr w:type="spellEnd"/>
      <w:r w:rsidRPr="00B25281">
        <w:rPr>
          <w:color w:val="000000" w:themeColor="text1"/>
        </w:rPr>
        <w:t xml:space="preserve"> </w:t>
      </w:r>
      <w:proofErr w:type="spellStart"/>
      <w:r w:rsidRPr="00B25281">
        <w:rPr>
          <w:color w:val="000000" w:themeColor="text1"/>
        </w:rPr>
        <w:t>ruang</w:t>
      </w:r>
      <w:proofErr w:type="spellEnd"/>
      <w:r w:rsidRPr="00B25281">
        <w:rPr>
          <w:color w:val="000000" w:themeColor="text1"/>
        </w:rPr>
        <w:t xml:space="preserve"> </w:t>
      </w:r>
      <w:proofErr w:type="spellStart"/>
      <w:r w:rsidRPr="00B25281">
        <w:rPr>
          <w:color w:val="000000" w:themeColor="text1"/>
        </w:rPr>
        <w:t>layar</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menyembunyikan</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memindahkan</w:t>
      </w:r>
      <w:proofErr w:type="spellEnd"/>
      <w:r w:rsidRPr="00B25281">
        <w:rPr>
          <w:color w:val="000000" w:themeColor="text1"/>
        </w:rPr>
        <w:t xml:space="preserve"> toolbar dan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Anda juga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pintasan</w:t>
      </w:r>
      <w:proofErr w:type="spellEnd"/>
      <w:r w:rsidRPr="00B25281">
        <w:rPr>
          <w:color w:val="000000" w:themeColor="text1"/>
        </w:rPr>
        <w:t xml:space="preserve"> keyboard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mengakses</w:t>
      </w:r>
      <w:proofErr w:type="spellEnd"/>
      <w:r w:rsidRPr="00B25281">
        <w:rPr>
          <w:color w:val="000000" w:themeColor="text1"/>
        </w:rPr>
        <w:t xml:space="preserve"> </w:t>
      </w:r>
      <w:proofErr w:type="spellStart"/>
      <w:r w:rsidRPr="00B25281">
        <w:rPr>
          <w:color w:val="000000" w:themeColor="text1"/>
        </w:rPr>
        <w:t>sebagian</w:t>
      </w:r>
      <w:proofErr w:type="spellEnd"/>
      <w:r w:rsidRPr="00B25281">
        <w:rPr>
          <w:color w:val="000000" w:themeColor="text1"/>
        </w:rPr>
        <w:t xml:space="preserve"> </w:t>
      </w:r>
      <w:proofErr w:type="spellStart"/>
      <w:r w:rsidRPr="00B25281">
        <w:rPr>
          <w:color w:val="000000" w:themeColor="text1"/>
        </w:rPr>
        <w:t>besar</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IDE.</w:t>
      </w:r>
    </w:p>
    <w:p w14:paraId="695B0A7F"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menelusuri</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sumber</w:t>
      </w:r>
      <w:proofErr w:type="spellEnd"/>
      <w:r w:rsidRPr="00B25281">
        <w:rPr>
          <w:color w:val="000000" w:themeColor="text1"/>
        </w:rPr>
        <w:t xml:space="preserve">, database, </w:t>
      </w:r>
      <w:proofErr w:type="spellStart"/>
      <w:r w:rsidRPr="00B25281">
        <w:rPr>
          <w:color w:val="000000" w:themeColor="text1"/>
        </w:rPr>
        <w:t>tindakan</w:t>
      </w:r>
      <w:proofErr w:type="spellEnd"/>
      <w:r w:rsidRPr="00B25281">
        <w:rPr>
          <w:color w:val="000000" w:themeColor="text1"/>
        </w:rPr>
        <w:t xml:space="preserve">, </w:t>
      </w:r>
      <w:proofErr w:type="spellStart"/>
      <w:r w:rsidRPr="00B25281">
        <w:rPr>
          <w:color w:val="000000" w:themeColor="text1"/>
        </w:rPr>
        <w:t>elemen</w:t>
      </w:r>
      <w:proofErr w:type="spellEnd"/>
      <w:r w:rsidRPr="00B25281">
        <w:rPr>
          <w:color w:val="000000" w:themeColor="text1"/>
        </w:rPr>
        <w:t xml:space="preserve"> </w:t>
      </w:r>
      <w:proofErr w:type="spellStart"/>
      <w:r w:rsidRPr="00B25281">
        <w:rPr>
          <w:color w:val="000000" w:themeColor="text1"/>
        </w:rPr>
        <w:t>antarmuka</w:t>
      </w:r>
      <w:proofErr w:type="spellEnd"/>
      <w:r w:rsidRPr="00B25281">
        <w:rPr>
          <w:color w:val="000000" w:themeColor="text1"/>
        </w:rPr>
        <w:t xml:space="preserve"> </w:t>
      </w:r>
      <w:proofErr w:type="spellStart"/>
      <w:r w:rsidRPr="00B25281">
        <w:rPr>
          <w:color w:val="000000" w:themeColor="text1"/>
        </w:rPr>
        <w:t>pengguna</w:t>
      </w:r>
      <w:proofErr w:type="spellEnd"/>
      <w:r w:rsidRPr="00B25281">
        <w:rPr>
          <w:color w:val="000000" w:themeColor="text1"/>
        </w:rPr>
        <w:t xml:space="preserve">, dan </w:t>
      </w:r>
      <w:proofErr w:type="spellStart"/>
      <w:r w:rsidRPr="00B25281">
        <w:rPr>
          <w:color w:val="000000" w:themeColor="text1"/>
        </w:rPr>
        <w:t>sebagainya</w:t>
      </w:r>
      <w:proofErr w:type="spellEnd"/>
      <w:r w:rsidRPr="00B25281">
        <w:rPr>
          <w:color w:val="000000" w:themeColor="text1"/>
        </w:rPr>
        <w:t xml:space="preserve"> </w:t>
      </w:r>
      <w:proofErr w:type="spellStart"/>
      <w:r w:rsidRPr="00B25281">
        <w:rPr>
          <w:color w:val="000000" w:themeColor="text1"/>
        </w:rPr>
        <w:t>kapan</w:t>
      </w:r>
      <w:proofErr w:type="spellEnd"/>
      <w:r w:rsidRPr="00B25281">
        <w:rPr>
          <w:color w:val="000000" w:themeColor="text1"/>
        </w:rPr>
        <w:t xml:space="preserve"> </w:t>
      </w:r>
      <w:proofErr w:type="spellStart"/>
      <w:r w:rsidRPr="00B25281">
        <w:rPr>
          <w:color w:val="000000" w:themeColor="text1"/>
        </w:rPr>
        <w:t>saja</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menekan</w:t>
      </w:r>
      <w:proofErr w:type="spellEnd"/>
      <w:r w:rsidRPr="00B25281">
        <w:rPr>
          <w:color w:val="000000" w:themeColor="text1"/>
        </w:rPr>
        <w:t xml:space="preserve"> </w:t>
      </w:r>
      <w:proofErr w:type="spellStart"/>
      <w:r w:rsidRPr="00B25281">
        <w:rPr>
          <w:color w:val="000000" w:themeColor="text1"/>
        </w:rPr>
        <w:lastRenderedPageBreak/>
        <w:t>tombol</w:t>
      </w:r>
      <w:proofErr w:type="spellEnd"/>
      <w:r w:rsidRPr="00B25281">
        <w:rPr>
          <w:color w:val="000000" w:themeColor="text1"/>
        </w:rPr>
        <w:t xml:space="preserve"> Shift </w:t>
      </w:r>
      <w:proofErr w:type="spellStart"/>
      <w:r w:rsidRPr="00B25281">
        <w:rPr>
          <w:color w:val="000000" w:themeColor="text1"/>
        </w:rPr>
        <w:t>dua</w:t>
      </w:r>
      <w:proofErr w:type="spellEnd"/>
      <w:r w:rsidRPr="00B25281">
        <w:rPr>
          <w:color w:val="000000" w:themeColor="text1"/>
        </w:rPr>
        <w:t xml:space="preserve"> kali,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mengklik</w:t>
      </w:r>
      <w:proofErr w:type="spellEnd"/>
      <w:r w:rsidRPr="00B25281">
        <w:rPr>
          <w:color w:val="000000" w:themeColor="text1"/>
        </w:rPr>
        <w:t xml:space="preserve"> </w:t>
      </w:r>
      <w:proofErr w:type="spellStart"/>
      <w:r w:rsidRPr="00B25281">
        <w:rPr>
          <w:color w:val="000000" w:themeColor="text1"/>
        </w:rPr>
        <w:t>kaca</w:t>
      </w:r>
      <w:proofErr w:type="spellEnd"/>
      <w:r w:rsidRPr="00B25281">
        <w:rPr>
          <w:color w:val="000000" w:themeColor="text1"/>
        </w:rPr>
        <w:t xml:space="preserve"> </w:t>
      </w:r>
      <w:proofErr w:type="spellStart"/>
      <w:r w:rsidRPr="00B25281">
        <w:rPr>
          <w:color w:val="000000" w:themeColor="text1"/>
        </w:rPr>
        <w:t>pembesar</w:t>
      </w:r>
      <w:proofErr w:type="spellEnd"/>
      <w:r w:rsidRPr="00B25281">
        <w:rPr>
          <w:color w:val="000000" w:themeColor="text1"/>
        </w:rPr>
        <w:t xml:space="preserve"> di </w:t>
      </w:r>
      <w:proofErr w:type="spellStart"/>
      <w:r w:rsidRPr="00B25281">
        <w:rPr>
          <w:color w:val="000000" w:themeColor="text1"/>
        </w:rPr>
        <w:t>sudut</w:t>
      </w:r>
      <w:proofErr w:type="spellEnd"/>
      <w:r w:rsidRPr="00B25281">
        <w:rPr>
          <w:color w:val="000000" w:themeColor="text1"/>
        </w:rPr>
        <w:t xml:space="preserve"> </w:t>
      </w:r>
      <w:proofErr w:type="spellStart"/>
      <w:r w:rsidRPr="00B25281">
        <w:rPr>
          <w:color w:val="000000" w:themeColor="text1"/>
        </w:rPr>
        <w:t>kanan</w:t>
      </w:r>
      <w:proofErr w:type="spellEnd"/>
      <w:r w:rsidRPr="00B25281">
        <w:rPr>
          <w:color w:val="000000" w:themeColor="text1"/>
        </w:rPr>
        <w:t xml:space="preserve"> </w:t>
      </w:r>
      <w:proofErr w:type="spellStart"/>
      <w:r w:rsidRPr="00B25281">
        <w:rPr>
          <w:color w:val="000000" w:themeColor="text1"/>
        </w:rPr>
        <w:t>atas</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Android Studio. Tips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sangat</w:t>
      </w:r>
      <w:proofErr w:type="spellEnd"/>
      <w:r w:rsidRPr="00B25281">
        <w:rPr>
          <w:color w:val="000000" w:themeColor="text1"/>
        </w:rPr>
        <w:t xml:space="preserve"> </w:t>
      </w:r>
      <w:proofErr w:type="spellStart"/>
      <w:r w:rsidRPr="00B25281">
        <w:rPr>
          <w:color w:val="000000" w:themeColor="text1"/>
        </w:rPr>
        <w:t>berguna</w:t>
      </w:r>
      <w:proofErr w:type="spellEnd"/>
      <w:r w:rsidRPr="00B25281">
        <w:rPr>
          <w:color w:val="000000" w:themeColor="text1"/>
        </w:rPr>
        <w:t xml:space="preserve"> </w:t>
      </w:r>
      <w:proofErr w:type="spellStart"/>
      <w:r w:rsidRPr="00B25281">
        <w:rPr>
          <w:color w:val="000000" w:themeColor="text1"/>
        </w:rPr>
        <w:t>jika</w:t>
      </w:r>
      <w:proofErr w:type="spellEnd"/>
      <w:r w:rsidRPr="00B25281">
        <w:rPr>
          <w:color w:val="000000" w:themeColor="text1"/>
        </w:rPr>
        <w:t xml:space="preserve">, </w:t>
      </w:r>
      <w:proofErr w:type="spellStart"/>
      <w:r w:rsidRPr="00B25281">
        <w:rPr>
          <w:color w:val="000000" w:themeColor="text1"/>
        </w:rPr>
        <w:t>misalnya</w:t>
      </w:r>
      <w:proofErr w:type="spellEnd"/>
      <w:r w:rsidRPr="00B25281">
        <w:rPr>
          <w:color w:val="000000" w:themeColor="text1"/>
        </w:rPr>
        <w:t xml:space="preserve">, Anda </w:t>
      </w:r>
      <w:proofErr w:type="spellStart"/>
      <w:r w:rsidRPr="00B25281">
        <w:rPr>
          <w:color w:val="000000" w:themeColor="text1"/>
        </w:rPr>
        <w:t>mencoba</w:t>
      </w:r>
      <w:proofErr w:type="spellEnd"/>
      <w:r w:rsidRPr="00B25281">
        <w:rPr>
          <w:color w:val="000000" w:themeColor="text1"/>
        </w:rPr>
        <w:t xml:space="preserve">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tindakan</w:t>
      </w:r>
      <w:proofErr w:type="spellEnd"/>
      <w:r w:rsidRPr="00B25281">
        <w:rPr>
          <w:color w:val="000000" w:themeColor="text1"/>
        </w:rPr>
        <w:t xml:space="preserve"> IDE </w:t>
      </w:r>
      <w:proofErr w:type="spellStart"/>
      <w:r w:rsidRPr="00B25281">
        <w:rPr>
          <w:color w:val="000000" w:themeColor="text1"/>
        </w:rPr>
        <w:t>tertentu</w:t>
      </w:r>
      <w:proofErr w:type="spellEnd"/>
      <w:r w:rsidRPr="00B25281">
        <w:rPr>
          <w:color w:val="000000" w:themeColor="text1"/>
        </w:rPr>
        <w:t xml:space="preserve"> yang Anda </w:t>
      </w:r>
      <w:proofErr w:type="spellStart"/>
      <w:r w:rsidRPr="00B25281">
        <w:rPr>
          <w:color w:val="000000" w:themeColor="text1"/>
        </w:rPr>
        <w:t>lupa</w:t>
      </w:r>
      <w:proofErr w:type="spellEnd"/>
      <w:r w:rsidRPr="00B25281">
        <w:rPr>
          <w:color w:val="000000" w:themeColor="text1"/>
        </w:rPr>
        <w:t xml:space="preserve"> </w:t>
      </w:r>
      <w:proofErr w:type="spellStart"/>
      <w:r w:rsidRPr="00B25281">
        <w:rPr>
          <w:color w:val="000000" w:themeColor="text1"/>
        </w:rPr>
        <w:t>cara</w:t>
      </w:r>
      <w:proofErr w:type="spellEnd"/>
      <w:r w:rsidRPr="00B25281">
        <w:rPr>
          <w:color w:val="000000" w:themeColor="text1"/>
        </w:rPr>
        <w:t xml:space="preserve"> </w:t>
      </w:r>
      <w:proofErr w:type="spellStart"/>
      <w:r w:rsidRPr="00B25281">
        <w:rPr>
          <w:color w:val="000000" w:themeColor="text1"/>
        </w:rPr>
        <w:t>memicunya</w:t>
      </w:r>
      <w:proofErr w:type="spellEnd"/>
      <w:r w:rsidRPr="00B25281">
        <w:rPr>
          <w:color w:val="000000" w:themeColor="text1"/>
        </w:rPr>
        <w:t>.</w:t>
      </w:r>
    </w:p>
    <w:p w14:paraId="64AE8A45"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8" w:name="tool-windows"/>
      <w:bookmarkEnd w:id="8"/>
      <w:r w:rsidRPr="00B25281">
        <w:rPr>
          <w:rFonts w:ascii="Times New Roman" w:hAnsi="Times New Roman" w:cs="Times New Roman"/>
          <w:b/>
          <w:bCs/>
          <w:color w:val="000000" w:themeColor="text1"/>
        </w:rPr>
        <w:t>Jendela fitur</w:t>
      </w:r>
    </w:p>
    <w:p w14:paraId="16FB54A2"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Sebagai</w:t>
      </w:r>
      <w:proofErr w:type="spellEnd"/>
      <w:r w:rsidRPr="00B25281">
        <w:rPr>
          <w:color w:val="000000" w:themeColor="text1"/>
        </w:rPr>
        <w:t xml:space="preserve"> </w:t>
      </w:r>
      <w:proofErr w:type="spellStart"/>
      <w:r w:rsidRPr="00B25281">
        <w:rPr>
          <w:color w:val="000000" w:themeColor="text1"/>
        </w:rPr>
        <w:t>ganti</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perspektif</w:t>
      </w:r>
      <w:proofErr w:type="spellEnd"/>
      <w:r w:rsidRPr="00B25281">
        <w:rPr>
          <w:color w:val="000000" w:themeColor="text1"/>
        </w:rPr>
        <w:t xml:space="preserve"> preset, Android Studio </w:t>
      </w:r>
      <w:proofErr w:type="spellStart"/>
      <w:r w:rsidRPr="00B25281">
        <w:rPr>
          <w:color w:val="000000" w:themeColor="text1"/>
        </w:rPr>
        <w:t>mengikuti</w:t>
      </w:r>
      <w:proofErr w:type="spellEnd"/>
      <w:r w:rsidRPr="00B25281">
        <w:rPr>
          <w:color w:val="000000" w:themeColor="text1"/>
        </w:rPr>
        <w:t xml:space="preserve"> </w:t>
      </w:r>
      <w:proofErr w:type="spellStart"/>
      <w:r w:rsidRPr="00B25281">
        <w:rPr>
          <w:color w:val="000000" w:themeColor="text1"/>
        </w:rPr>
        <w:t>konteks</w:t>
      </w:r>
      <w:proofErr w:type="spellEnd"/>
      <w:r w:rsidRPr="00B25281">
        <w:rPr>
          <w:color w:val="000000" w:themeColor="text1"/>
        </w:rPr>
        <w:t xml:space="preserve"> Anda dan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menampilkan</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yang </w:t>
      </w:r>
      <w:proofErr w:type="spellStart"/>
      <w:r w:rsidRPr="00B25281">
        <w:rPr>
          <w:color w:val="000000" w:themeColor="text1"/>
        </w:rPr>
        <w:t>relevan</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Anda </w:t>
      </w:r>
      <w:proofErr w:type="spellStart"/>
      <w:r w:rsidRPr="00B25281">
        <w:rPr>
          <w:color w:val="000000" w:themeColor="text1"/>
        </w:rPr>
        <w:t>bekerja</w:t>
      </w:r>
      <w:proofErr w:type="spellEnd"/>
      <w:r w:rsidRPr="00B25281">
        <w:rPr>
          <w:color w:val="000000" w:themeColor="text1"/>
        </w:rPr>
        <w:t xml:space="preserve">. </w:t>
      </w:r>
      <w:proofErr w:type="spellStart"/>
      <w:r w:rsidRPr="00B25281">
        <w:rPr>
          <w:color w:val="000000" w:themeColor="text1"/>
        </w:rPr>
        <w:t>Secara</w:t>
      </w:r>
      <w:proofErr w:type="spellEnd"/>
      <w:r w:rsidRPr="00B25281">
        <w:rPr>
          <w:color w:val="000000" w:themeColor="text1"/>
        </w:rPr>
        <w:t xml:space="preserve"> default,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yang paling </w:t>
      </w:r>
      <w:proofErr w:type="spellStart"/>
      <w:r w:rsidRPr="00B25281">
        <w:rPr>
          <w:color w:val="000000" w:themeColor="text1"/>
        </w:rPr>
        <w:t>umum</w:t>
      </w:r>
      <w:proofErr w:type="spellEnd"/>
      <w:r w:rsidRPr="00B25281">
        <w:rPr>
          <w:color w:val="000000" w:themeColor="text1"/>
        </w:rPr>
        <w:t xml:space="preserve">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disematkan</w:t>
      </w:r>
      <w:proofErr w:type="spellEnd"/>
      <w:r w:rsidRPr="00B25281">
        <w:rPr>
          <w:color w:val="000000" w:themeColor="text1"/>
        </w:rPr>
        <w:t xml:space="preserve"> </w:t>
      </w:r>
      <w:proofErr w:type="spellStart"/>
      <w:r w:rsidRPr="00B25281">
        <w:rPr>
          <w:color w:val="000000" w:themeColor="text1"/>
        </w:rPr>
        <w:t>ke</w:t>
      </w:r>
      <w:proofErr w:type="spellEnd"/>
      <w:r w:rsidRPr="00B25281">
        <w:rPr>
          <w:color w:val="000000" w:themeColor="text1"/>
        </w:rPr>
        <w:t xml:space="preserve"> panel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di </w:t>
      </w:r>
      <w:proofErr w:type="spellStart"/>
      <w:r w:rsidRPr="00B25281">
        <w:rPr>
          <w:color w:val="000000" w:themeColor="text1"/>
        </w:rPr>
        <w:t>tepi</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w:t>
      </w:r>
    </w:p>
    <w:p w14:paraId="42EA7CFB" w14:textId="77777777" w:rsidR="00012DA2" w:rsidRPr="00B25281" w:rsidRDefault="00012DA2" w:rsidP="006A1EB5">
      <w:pPr>
        <w:numPr>
          <w:ilvl w:val="0"/>
          <w:numId w:val="25"/>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memperluas atau menciutkan jendela fitur, klik nama fitur di panel jendela fitur. Anda juga dapat menarik, menyematkan, melepaskan sematan, memasang, dan melepas jendela fitur.</w:t>
      </w:r>
    </w:p>
    <w:p w14:paraId="38C97084" w14:textId="77777777" w:rsidR="00012DA2" w:rsidRPr="00B25281" w:rsidRDefault="00012DA2" w:rsidP="006A1EB5">
      <w:pPr>
        <w:numPr>
          <w:ilvl w:val="0"/>
          <w:numId w:val="25"/>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kembali ke tata letak jendela fitur default saat ini, klik </w:t>
      </w:r>
      <w:r w:rsidRPr="00B25281">
        <w:rPr>
          <w:rStyle w:val="Strong"/>
          <w:rFonts w:ascii="Times New Roman" w:hAnsi="Times New Roman" w:cs="Times New Roman"/>
          <w:color w:val="000000" w:themeColor="text1"/>
          <w:sz w:val="24"/>
          <w:szCs w:val="24"/>
        </w:rPr>
        <w:t>Window &gt; Restore Default Layout</w:t>
      </w:r>
      <w:r w:rsidRPr="00B25281">
        <w:rPr>
          <w:rFonts w:ascii="Times New Roman" w:hAnsi="Times New Roman" w:cs="Times New Roman"/>
          <w:color w:val="000000" w:themeColor="text1"/>
          <w:sz w:val="24"/>
          <w:szCs w:val="24"/>
        </w:rPr>
        <w:t> atau sesuaikan tata letak default dengan mengklik Window &gt; Store Current Layout as Default.</w:t>
      </w:r>
    </w:p>
    <w:p w14:paraId="22EE4ECC" w14:textId="7C233240" w:rsidR="00012DA2" w:rsidRPr="00B25281" w:rsidRDefault="00012DA2" w:rsidP="006A1EB5">
      <w:pPr>
        <w:numPr>
          <w:ilvl w:val="0"/>
          <w:numId w:val="25"/>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menampilkan atau menyembunyikan seluruh panel jendela alat, klik ikon jendela </w:t>
      </w:r>
      <w:r w:rsidRPr="00B25281">
        <w:rPr>
          <w:rFonts w:ascii="Times New Roman" w:hAnsi="Times New Roman" w:cs="Times New Roman"/>
          <w:noProof/>
          <w:color w:val="000000" w:themeColor="text1"/>
          <w:sz w:val="24"/>
          <w:szCs w:val="24"/>
          <w:lang w:val="en-US"/>
        </w:rPr>
        <w:drawing>
          <wp:inline distT="0" distB="0" distL="0" distR="0" wp14:anchorId="16CEB07A" wp14:editId="1F4A3014">
            <wp:extent cx="207010" cy="189865"/>
            <wp:effectExtent l="0" t="0" r="2540" b="635"/>
            <wp:docPr id="69" name="Picture 69" descr="https://developer.android.com/studio/images/intro/window-icon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eveloper.android.com/studio/images/intro/window-icon_2-1_2x.png?hl=i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7010" cy="189865"/>
                    </a:xfrm>
                    <a:prstGeom prst="rect">
                      <a:avLst/>
                    </a:prstGeom>
                    <a:noFill/>
                    <a:ln>
                      <a:noFill/>
                    </a:ln>
                  </pic:spPr>
                </pic:pic>
              </a:graphicData>
            </a:graphic>
          </wp:inline>
        </w:drawing>
      </w:r>
      <w:r w:rsidRPr="00B25281">
        <w:rPr>
          <w:rFonts w:ascii="Times New Roman" w:hAnsi="Times New Roman" w:cs="Times New Roman"/>
          <w:color w:val="000000" w:themeColor="text1"/>
          <w:sz w:val="24"/>
          <w:szCs w:val="24"/>
        </w:rPr>
        <w:t> di pojok kiri bawah jendela Android Studio.</w:t>
      </w:r>
    </w:p>
    <w:p w14:paraId="2B51AF98" w14:textId="77777777" w:rsidR="00012DA2" w:rsidRPr="00B25281" w:rsidRDefault="00012DA2" w:rsidP="006A1EB5">
      <w:pPr>
        <w:numPr>
          <w:ilvl w:val="0"/>
          <w:numId w:val="25"/>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Untuk menemukan jendela alat tertentu, arahkan kursor ke atas ikon jendela dan pilih jendela alat tersebut dari menu.</w:t>
      </w:r>
    </w:p>
    <w:p w14:paraId="77CA18A2"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lastRenderedPageBreak/>
        <w:t xml:space="preserve">Anda juga </w:t>
      </w:r>
      <w:proofErr w:type="spellStart"/>
      <w:r w:rsidRPr="00B25281">
        <w:rPr>
          <w:color w:val="000000" w:themeColor="text1"/>
        </w:rPr>
        <w:t>bisa</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pintasan</w:t>
      </w:r>
      <w:proofErr w:type="spellEnd"/>
      <w:r w:rsidRPr="00B25281">
        <w:rPr>
          <w:color w:val="000000" w:themeColor="text1"/>
        </w:rPr>
        <w:t xml:space="preserve"> keyboard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membuka</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alat</w:t>
      </w:r>
      <w:proofErr w:type="spellEnd"/>
      <w:r w:rsidRPr="00B25281">
        <w:rPr>
          <w:color w:val="000000" w:themeColor="text1"/>
        </w:rPr>
        <w:t xml:space="preserve">. </w:t>
      </w:r>
      <w:proofErr w:type="spellStart"/>
      <w:r w:rsidRPr="00B25281">
        <w:rPr>
          <w:color w:val="000000" w:themeColor="text1"/>
        </w:rPr>
        <w:t>Tabel</w:t>
      </w:r>
      <w:proofErr w:type="spellEnd"/>
      <w:r w:rsidRPr="00B25281">
        <w:rPr>
          <w:color w:val="000000" w:themeColor="text1"/>
        </w:rPr>
        <w:t xml:space="preserve"> 1 </w:t>
      </w:r>
      <w:proofErr w:type="spellStart"/>
      <w:r w:rsidRPr="00B25281">
        <w:rPr>
          <w:color w:val="000000" w:themeColor="text1"/>
        </w:rPr>
        <w:t>mencantumkan</w:t>
      </w:r>
      <w:proofErr w:type="spellEnd"/>
      <w:r w:rsidRPr="00B25281">
        <w:rPr>
          <w:color w:val="000000" w:themeColor="text1"/>
        </w:rPr>
        <w:t xml:space="preserve"> </w:t>
      </w:r>
      <w:proofErr w:type="spellStart"/>
      <w:r w:rsidRPr="00B25281">
        <w:rPr>
          <w:color w:val="000000" w:themeColor="text1"/>
        </w:rPr>
        <w:t>pintasan</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paling </w:t>
      </w:r>
      <w:proofErr w:type="spellStart"/>
      <w:r w:rsidRPr="00B25281">
        <w:rPr>
          <w:color w:val="000000" w:themeColor="text1"/>
        </w:rPr>
        <w:t>umum</w:t>
      </w:r>
      <w:proofErr w:type="spellEnd"/>
      <w:r w:rsidRPr="00B25281">
        <w:rPr>
          <w:color w:val="000000" w:themeColor="text1"/>
        </w:rPr>
        <w:t>.</w:t>
      </w:r>
    </w:p>
    <w:p w14:paraId="1F1FE475" w14:textId="77777777" w:rsidR="00012DA2" w:rsidRPr="00B25281" w:rsidRDefault="00012DA2" w:rsidP="006A1EB5">
      <w:pPr>
        <w:pStyle w:val="table-caption"/>
        <w:shd w:val="clear" w:color="auto" w:fill="FFFFFF"/>
        <w:spacing w:before="0" w:beforeAutospacing="0" w:after="60" w:afterAutospacing="0" w:line="360" w:lineRule="auto"/>
        <w:jc w:val="both"/>
        <w:rPr>
          <w:color w:val="000000" w:themeColor="text1"/>
        </w:rPr>
      </w:pPr>
      <w:proofErr w:type="spellStart"/>
      <w:r w:rsidRPr="00B25281">
        <w:rPr>
          <w:rStyle w:val="Strong"/>
          <w:color w:val="000000" w:themeColor="text1"/>
        </w:rPr>
        <w:t>Tabel</w:t>
      </w:r>
      <w:proofErr w:type="spellEnd"/>
      <w:r w:rsidRPr="00B25281">
        <w:rPr>
          <w:rStyle w:val="Strong"/>
          <w:color w:val="000000" w:themeColor="text1"/>
        </w:rPr>
        <w:t xml:space="preserve"> 1.</w:t>
      </w:r>
      <w:r w:rsidRPr="00B25281">
        <w:rPr>
          <w:color w:val="000000" w:themeColor="text1"/>
        </w:rPr>
        <w:t> </w:t>
      </w:r>
      <w:proofErr w:type="spellStart"/>
      <w:r w:rsidRPr="00B25281">
        <w:rPr>
          <w:color w:val="000000" w:themeColor="text1"/>
        </w:rPr>
        <w:t>Pintasan</w:t>
      </w:r>
      <w:proofErr w:type="spellEnd"/>
      <w:r w:rsidRPr="00B25281">
        <w:rPr>
          <w:color w:val="000000" w:themeColor="text1"/>
        </w:rPr>
        <w:t xml:space="preserve"> keyboard </w:t>
      </w:r>
      <w:proofErr w:type="spellStart"/>
      <w:r w:rsidRPr="00B25281">
        <w:rPr>
          <w:color w:val="000000" w:themeColor="text1"/>
        </w:rPr>
        <w:t>ke</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alat</w:t>
      </w:r>
      <w:proofErr w:type="spellEnd"/>
      <w:r w:rsidRPr="00B25281">
        <w:rPr>
          <w:color w:val="000000" w:themeColor="text1"/>
        </w:rPr>
        <w:t xml:space="preserve"> yang </w:t>
      </w:r>
      <w:proofErr w:type="spellStart"/>
      <w:r w:rsidRPr="00B25281">
        <w:rPr>
          <w:color w:val="000000" w:themeColor="text1"/>
        </w:rPr>
        <w:t>berguna</w:t>
      </w:r>
      <w:proofErr w:type="spellEnd"/>
      <w:r w:rsidRPr="00B25281">
        <w:rPr>
          <w:color w:val="000000" w:themeColor="text1"/>
        </w:rPr>
        <w:t>.</w:t>
      </w:r>
    </w:p>
    <w:tbl>
      <w:tblPr>
        <w:tblW w:w="11895" w:type="dxa"/>
        <w:tblCellMar>
          <w:top w:w="15" w:type="dxa"/>
          <w:left w:w="15" w:type="dxa"/>
          <w:bottom w:w="15" w:type="dxa"/>
          <w:right w:w="15" w:type="dxa"/>
        </w:tblCellMar>
        <w:tblLook w:val="04A0" w:firstRow="1" w:lastRow="0" w:firstColumn="1" w:lastColumn="0" w:noHBand="0" w:noVBand="1"/>
      </w:tblPr>
      <w:tblGrid>
        <w:gridCol w:w="5530"/>
        <w:gridCol w:w="3077"/>
        <w:gridCol w:w="3288"/>
      </w:tblGrid>
      <w:tr w:rsidR="00B25281" w:rsidRPr="00B25281" w14:paraId="70C78322" w14:textId="77777777" w:rsidTr="00012DA2">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58C1BAC"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Jendela alat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0B0E4DAF"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Windows dan Linux</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3EC6EEE4"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Mac</w:t>
            </w:r>
          </w:p>
        </w:tc>
      </w:tr>
      <w:tr w:rsidR="00B25281" w:rsidRPr="00B25281" w14:paraId="03AFBBE5"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30FE952E"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Project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1ADD9D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Alt+1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58B7FB8"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Command+1</w:t>
            </w:r>
          </w:p>
        </w:tc>
      </w:tr>
      <w:tr w:rsidR="00B25281" w:rsidRPr="00B25281" w14:paraId="44D4B17B"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07C7F206"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Kontrol Versi</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C9C7BA4"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Alt+9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A40038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Command+9</w:t>
            </w:r>
          </w:p>
        </w:tc>
      </w:tr>
      <w:tr w:rsidR="00B25281" w:rsidRPr="00B25281" w14:paraId="76B0131F"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2EA98830"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Run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8DA5E5F"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Shift+F10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63408C"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Control+R</w:t>
            </w:r>
          </w:p>
        </w:tc>
      </w:tr>
      <w:tr w:rsidR="00B25281" w:rsidRPr="00B25281" w14:paraId="795DF8F9"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5BDA8B6A"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Debug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A2344C9"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Shift+F9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612C6B5"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Control+D</w:t>
            </w:r>
          </w:p>
        </w:tc>
      </w:tr>
      <w:tr w:rsidR="00B25281" w:rsidRPr="00B25281" w14:paraId="5B7C8B2E"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252565E4"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Logcat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6C29201"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Alt+6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167F05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Command+6</w:t>
            </w:r>
          </w:p>
        </w:tc>
      </w:tr>
      <w:tr w:rsidR="00B25281" w:rsidRPr="00B25281" w14:paraId="73B36C6C"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53F43F6C"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Kembali ke Editor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C31F8A9"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Esc</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41D50DA"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Esc</w:t>
            </w:r>
          </w:p>
        </w:tc>
      </w:tr>
      <w:tr w:rsidR="00B25281" w:rsidRPr="00B25281" w14:paraId="4BFFA00D"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45535209"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Menyembunyikan Semua Jendela Alat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87F0534"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Control+Shift+F12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BF75EE1"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Command+Shift+F12</w:t>
            </w:r>
          </w:p>
        </w:tc>
      </w:tr>
    </w:tbl>
    <w:p w14:paraId="28ABE30C"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Jika</w:t>
      </w:r>
      <w:proofErr w:type="spellEnd"/>
      <w:r w:rsidRPr="00B25281">
        <w:rPr>
          <w:color w:val="000000" w:themeColor="text1"/>
        </w:rPr>
        <w:t xml:space="preserve"> Anda </w:t>
      </w:r>
      <w:proofErr w:type="spellStart"/>
      <w:r w:rsidRPr="00B25281">
        <w:rPr>
          <w:color w:val="000000" w:themeColor="text1"/>
        </w:rPr>
        <w:t>ingin</w:t>
      </w:r>
      <w:proofErr w:type="spellEnd"/>
      <w:r w:rsidRPr="00B25281">
        <w:rPr>
          <w:color w:val="000000" w:themeColor="text1"/>
        </w:rPr>
        <w:t xml:space="preserve"> </w:t>
      </w:r>
      <w:proofErr w:type="spellStart"/>
      <w:r w:rsidRPr="00B25281">
        <w:rPr>
          <w:color w:val="000000" w:themeColor="text1"/>
        </w:rPr>
        <w:t>menyembunyikan</w:t>
      </w:r>
      <w:proofErr w:type="spellEnd"/>
      <w:r w:rsidRPr="00B25281">
        <w:rPr>
          <w:color w:val="000000" w:themeColor="text1"/>
        </w:rPr>
        <w:t xml:space="preserve"> </w:t>
      </w:r>
      <w:proofErr w:type="spellStart"/>
      <w:r w:rsidRPr="00B25281">
        <w:rPr>
          <w:color w:val="000000" w:themeColor="text1"/>
        </w:rPr>
        <w:t>semua</w:t>
      </w:r>
      <w:proofErr w:type="spellEnd"/>
      <w:r w:rsidRPr="00B25281">
        <w:rPr>
          <w:color w:val="000000" w:themeColor="text1"/>
        </w:rPr>
        <w:t xml:space="preserve"> toolbar,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alat</w:t>
      </w:r>
      <w:proofErr w:type="spellEnd"/>
      <w:r w:rsidRPr="00B25281">
        <w:rPr>
          <w:color w:val="000000" w:themeColor="text1"/>
        </w:rPr>
        <w:t xml:space="preserve">, dan tab editor, </w:t>
      </w:r>
      <w:proofErr w:type="spellStart"/>
      <w:r w:rsidRPr="00B25281">
        <w:rPr>
          <w:color w:val="000000" w:themeColor="text1"/>
        </w:rPr>
        <w:t>klik</w:t>
      </w:r>
      <w:proofErr w:type="spellEnd"/>
      <w:r w:rsidRPr="00B25281">
        <w:rPr>
          <w:color w:val="000000" w:themeColor="text1"/>
        </w:rPr>
        <w:t> </w:t>
      </w:r>
      <w:r w:rsidRPr="00B25281">
        <w:rPr>
          <w:rStyle w:val="Strong"/>
          <w:color w:val="000000" w:themeColor="text1"/>
        </w:rPr>
        <w:t>View &gt; Enter Distraction Free Mode</w:t>
      </w:r>
      <w:r w:rsidRPr="00B25281">
        <w:rPr>
          <w:color w:val="000000" w:themeColor="text1"/>
        </w:rPr>
        <w:t xml:space="preserve">. </w:t>
      </w:r>
      <w:proofErr w:type="spellStart"/>
      <w:r w:rsidRPr="00B25281">
        <w:rPr>
          <w:color w:val="000000" w:themeColor="text1"/>
        </w:rPr>
        <w:t>Langkah</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mengaktifkan</w:t>
      </w:r>
      <w:proofErr w:type="spellEnd"/>
      <w:r w:rsidRPr="00B25281">
        <w:rPr>
          <w:color w:val="000000" w:themeColor="text1"/>
        </w:rPr>
        <w:t> </w:t>
      </w:r>
      <w:r w:rsidRPr="00B25281">
        <w:rPr>
          <w:rStyle w:val="Emphasis"/>
          <w:color w:val="000000" w:themeColor="text1"/>
        </w:rPr>
        <w:t>Distraction Free Mode</w:t>
      </w:r>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keluar</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Distraction Free Mode, </w:t>
      </w:r>
      <w:proofErr w:type="spellStart"/>
      <w:r w:rsidRPr="00B25281">
        <w:rPr>
          <w:color w:val="000000" w:themeColor="text1"/>
        </w:rPr>
        <w:t>klik</w:t>
      </w:r>
      <w:proofErr w:type="spellEnd"/>
      <w:r w:rsidRPr="00B25281">
        <w:rPr>
          <w:color w:val="000000" w:themeColor="text1"/>
        </w:rPr>
        <w:t> </w:t>
      </w:r>
      <w:r w:rsidRPr="00B25281">
        <w:rPr>
          <w:rStyle w:val="Strong"/>
          <w:color w:val="000000" w:themeColor="text1"/>
        </w:rPr>
        <w:t>View &gt; Exit Distraction Free Mode</w:t>
      </w:r>
      <w:r w:rsidRPr="00B25281">
        <w:rPr>
          <w:color w:val="000000" w:themeColor="text1"/>
        </w:rPr>
        <w:t>.</w:t>
      </w:r>
    </w:p>
    <w:p w14:paraId="6532126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w:t>
      </w:r>
      <w:r w:rsidRPr="00B25281">
        <w:rPr>
          <w:rStyle w:val="Emphasis"/>
          <w:color w:val="000000" w:themeColor="text1"/>
        </w:rPr>
        <w:t>Speed Search</w:t>
      </w:r>
      <w:r w:rsidRPr="00B25281">
        <w:rPr>
          <w:color w:val="000000" w:themeColor="text1"/>
        </w:rPr>
        <w: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menelusuri</w:t>
      </w:r>
      <w:proofErr w:type="spellEnd"/>
      <w:r w:rsidRPr="00B25281">
        <w:rPr>
          <w:color w:val="000000" w:themeColor="text1"/>
        </w:rPr>
        <w:t xml:space="preserve"> dan </w:t>
      </w:r>
      <w:proofErr w:type="spellStart"/>
      <w:r w:rsidRPr="00B25281">
        <w:rPr>
          <w:color w:val="000000" w:themeColor="text1"/>
        </w:rPr>
        <w:t>memfilter</w:t>
      </w:r>
      <w:proofErr w:type="spellEnd"/>
      <w:r w:rsidRPr="00B25281">
        <w:rPr>
          <w:color w:val="000000" w:themeColor="text1"/>
        </w:rPr>
        <w:t xml:space="preserve"> di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sebagian</w:t>
      </w:r>
      <w:proofErr w:type="spellEnd"/>
      <w:r w:rsidRPr="00B25281">
        <w:rPr>
          <w:color w:val="000000" w:themeColor="text1"/>
        </w:rPr>
        <w:t xml:space="preserve"> </w:t>
      </w:r>
      <w:proofErr w:type="spellStart"/>
      <w:r w:rsidRPr="00B25281">
        <w:rPr>
          <w:color w:val="000000" w:themeColor="text1"/>
        </w:rPr>
        <w:t>besar</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pada Android </w:t>
      </w:r>
      <w:r w:rsidRPr="00B25281">
        <w:rPr>
          <w:color w:val="000000" w:themeColor="text1"/>
        </w:rPr>
        <w:lastRenderedPageBreak/>
        <w:t xml:space="preserve">Studio.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Speed Search, </w:t>
      </w:r>
      <w:proofErr w:type="spellStart"/>
      <w:r w:rsidRPr="00B25281">
        <w:rPr>
          <w:color w:val="000000" w:themeColor="text1"/>
        </w:rPr>
        <w:t>pilih</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alat</w:t>
      </w:r>
      <w:proofErr w:type="spellEnd"/>
      <w:r w:rsidRPr="00B25281">
        <w:rPr>
          <w:color w:val="000000" w:themeColor="text1"/>
        </w:rPr>
        <w:t xml:space="preserve">, </w:t>
      </w:r>
      <w:proofErr w:type="spellStart"/>
      <w:r w:rsidRPr="00B25281">
        <w:rPr>
          <w:color w:val="000000" w:themeColor="text1"/>
        </w:rPr>
        <w:t>lalu</w:t>
      </w:r>
      <w:proofErr w:type="spellEnd"/>
      <w:r w:rsidRPr="00B25281">
        <w:rPr>
          <w:color w:val="000000" w:themeColor="text1"/>
        </w:rPr>
        <w:t xml:space="preserve"> </w:t>
      </w:r>
      <w:proofErr w:type="spellStart"/>
      <w:r w:rsidRPr="00B25281">
        <w:rPr>
          <w:color w:val="000000" w:themeColor="text1"/>
        </w:rPr>
        <w:t>ketik</w:t>
      </w:r>
      <w:proofErr w:type="spellEnd"/>
      <w:r w:rsidRPr="00B25281">
        <w:rPr>
          <w:color w:val="000000" w:themeColor="text1"/>
        </w:rPr>
        <w:t xml:space="preserve"> </w:t>
      </w:r>
      <w:proofErr w:type="spellStart"/>
      <w:r w:rsidRPr="00B25281">
        <w:rPr>
          <w:color w:val="000000" w:themeColor="text1"/>
        </w:rPr>
        <w:t>kueri</w:t>
      </w:r>
      <w:proofErr w:type="spellEnd"/>
      <w:r w:rsidRPr="00B25281">
        <w:rPr>
          <w:color w:val="000000" w:themeColor="text1"/>
        </w:rPr>
        <w:t xml:space="preserve"> </w:t>
      </w:r>
      <w:proofErr w:type="spellStart"/>
      <w:r w:rsidRPr="00B25281">
        <w:rPr>
          <w:color w:val="000000" w:themeColor="text1"/>
        </w:rPr>
        <w:t>penelusuran</w:t>
      </w:r>
      <w:proofErr w:type="spellEnd"/>
      <w:r w:rsidRPr="00B25281">
        <w:rPr>
          <w:color w:val="000000" w:themeColor="text1"/>
        </w:rPr>
        <w:t xml:space="preserve"> Anda.</w:t>
      </w:r>
    </w:p>
    <w:p w14:paraId="4CF911D2"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tips </w:t>
      </w:r>
      <w:proofErr w:type="spellStart"/>
      <w:r w:rsidRPr="00B25281">
        <w:rPr>
          <w:color w:val="000000" w:themeColor="text1"/>
        </w:rPr>
        <w:t>lainnya</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"https://developer.android.com/studio/intro/keyboard-shortcuts.html?hl=id" </w:instrText>
      </w:r>
      <w:r w:rsidR="00AF7B10">
        <w:fldChar w:fldCharType="separate"/>
      </w:r>
      <w:r w:rsidRPr="00B25281">
        <w:rPr>
          <w:rStyle w:val="Hyperlink"/>
          <w:color w:val="000000" w:themeColor="text1"/>
        </w:rPr>
        <w:t>Pintasan</w:t>
      </w:r>
      <w:proofErr w:type="spellEnd"/>
      <w:r w:rsidRPr="00B25281">
        <w:rPr>
          <w:rStyle w:val="Hyperlink"/>
          <w:color w:val="000000" w:themeColor="text1"/>
        </w:rPr>
        <w:t xml:space="preserve"> keyboard</w:t>
      </w:r>
      <w:r w:rsidR="00AF7B10">
        <w:rPr>
          <w:rStyle w:val="Hyperlink"/>
          <w:color w:val="000000" w:themeColor="text1"/>
        </w:rPr>
        <w:fldChar w:fldCharType="end"/>
      </w:r>
      <w:r w:rsidRPr="00B25281">
        <w:rPr>
          <w:color w:val="000000" w:themeColor="text1"/>
        </w:rPr>
        <w:t>.</w:t>
      </w:r>
    </w:p>
    <w:p w14:paraId="0A2D90AA"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9" w:name="code-completion"/>
      <w:bookmarkEnd w:id="9"/>
      <w:r w:rsidRPr="00B25281">
        <w:rPr>
          <w:rFonts w:ascii="Times New Roman" w:hAnsi="Times New Roman" w:cs="Times New Roman"/>
          <w:b/>
          <w:bCs/>
          <w:color w:val="000000" w:themeColor="text1"/>
        </w:rPr>
        <w:t>Pelengkapan kode</w:t>
      </w:r>
    </w:p>
    <w:p w14:paraId="11138867"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Android Studio </w:t>
      </w:r>
      <w:proofErr w:type="spellStart"/>
      <w:r w:rsidRPr="00B25281">
        <w:rPr>
          <w:color w:val="000000" w:themeColor="text1"/>
        </w:rPr>
        <w:t>memiliki</w:t>
      </w:r>
      <w:proofErr w:type="spellEnd"/>
      <w:r w:rsidRPr="00B25281">
        <w:rPr>
          <w:color w:val="000000" w:themeColor="text1"/>
        </w:rPr>
        <w:t xml:space="preserve"> </w:t>
      </w:r>
      <w:proofErr w:type="spellStart"/>
      <w:r w:rsidRPr="00B25281">
        <w:rPr>
          <w:color w:val="000000" w:themeColor="text1"/>
        </w:rPr>
        <w:t>tiga</w:t>
      </w:r>
      <w:proofErr w:type="spellEnd"/>
      <w:r w:rsidRPr="00B25281">
        <w:rPr>
          <w:color w:val="000000" w:themeColor="text1"/>
        </w:rPr>
        <w:t xml:space="preserve"> </w:t>
      </w:r>
      <w:proofErr w:type="spellStart"/>
      <w:r w:rsidRPr="00B25281">
        <w:rPr>
          <w:color w:val="000000" w:themeColor="text1"/>
        </w:rPr>
        <w:t>jenis</w:t>
      </w:r>
      <w:proofErr w:type="spellEnd"/>
      <w:r w:rsidRPr="00B25281">
        <w:rPr>
          <w:color w:val="000000" w:themeColor="text1"/>
        </w:rPr>
        <w:t xml:space="preserve"> </w:t>
      </w:r>
      <w:proofErr w:type="spellStart"/>
      <w:r w:rsidRPr="00B25281">
        <w:rPr>
          <w:color w:val="000000" w:themeColor="text1"/>
        </w:rPr>
        <w:t>pelengkapan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yang </w:t>
      </w:r>
      <w:proofErr w:type="spellStart"/>
      <w:r w:rsidRPr="00B25281">
        <w:rPr>
          <w:color w:val="000000" w:themeColor="text1"/>
        </w:rPr>
        <w:t>dapat</w:t>
      </w:r>
      <w:proofErr w:type="spellEnd"/>
      <w:r w:rsidRPr="00B25281">
        <w:rPr>
          <w:color w:val="000000" w:themeColor="text1"/>
        </w:rPr>
        <w:t xml:space="preserve"> Anda </w:t>
      </w:r>
      <w:proofErr w:type="spellStart"/>
      <w:r w:rsidRPr="00B25281">
        <w:rPr>
          <w:color w:val="000000" w:themeColor="text1"/>
        </w:rPr>
        <w:t>akses</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pintasan</w:t>
      </w:r>
      <w:proofErr w:type="spellEnd"/>
      <w:r w:rsidRPr="00B25281">
        <w:rPr>
          <w:color w:val="000000" w:themeColor="text1"/>
        </w:rPr>
        <w:t xml:space="preserve"> keyboard.</w:t>
      </w:r>
    </w:p>
    <w:p w14:paraId="35648533" w14:textId="77777777" w:rsidR="00012DA2" w:rsidRPr="00B25281" w:rsidRDefault="00012DA2" w:rsidP="006A1EB5">
      <w:pPr>
        <w:pStyle w:val="table-caption"/>
        <w:shd w:val="clear" w:color="auto" w:fill="FFFFFF"/>
        <w:spacing w:before="0" w:beforeAutospacing="0" w:after="60" w:afterAutospacing="0" w:line="360" w:lineRule="auto"/>
        <w:jc w:val="both"/>
        <w:rPr>
          <w:color w:val="000000" w:themeColor="text1"/>
        </w:rPr>
      </w:pPr>
      <w:proofErr w:type="spellStart"/>
      <w:r w:rsidRPr="00B25281">
        <w:rPr>
          <w:rStyle w:val="Strong"/>
          <w:color w:val="000000" w:themeColor="text1"/>
        </w:rPr>
        <w:t>Tabel</w:t>
      </w:r>
      <w:proofErr w:type="spellEnd"/>
      <w:r w:rsidRPr="00B25281">
        <w:rPr>
          <w:rStyle w:val="Strong"/>
          <w:color w:val="000000" w:themeColor="text1"/>
        </w:rPr>
        <w:t xml:space="preserve"> 2.</w:t>
      </w:r>
      <w:r w:rsidRPr="00B25281">
        <w:rPr>
          <w:color w:val="000000" w:themeColor="text1"/>
        </w:rPr>
        <w:t> </w:t>
      </w:r>
      <w:proofErr w:type="spellStart"/>
      <w:r w:rsidRPr="00B25281">
        <w:rPr>
          <w:color w:val="000000" w:themeColor="text1"/>
        </w:rPr>
        <w:t>Pintasan</w:t>
      </w:r>
      <w:proofErr w:type="spellEnd"/>
      <w:r w:rsidRPr="00B25281">
        <w:rPr>
          <w:color w:val="000000" w:themeColor="text1"/>
        </w:rPr>
        <w:t xml:space="preserve"> keyboard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pelengkapan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w:t>
      </w:r>
    </w:p>
    <w:tbl>
      <w:tblPr>
        <w:tblW w:w="11895" w:type="dxa"/>
        <w:tblCellMar>
          <w:top w:w="15" w:type="dxa"/>
          <w:left w:w="15" w:type="dxa"/>
          <w:bottom w:w="15" w:type="dxa"/>
          <w:right w:w="15" w:type="dxa"/>
        </w:tblCellMar>
        <w:tblLook w:val="04A0" w:firstRow="1" w:lastRow="0" w:firstColumn="1" w:lastColumn="0" w:noHBand="0" w:noVBand="1"/>
      </w:tblPr>
      <w:tblGrid>
        <w:gridCol w:w="1558"/>
        <w:gridCol w:w="5608"/>
        <w:gridCol w:w="2231"/>
        <w:gridCol w:w="2498"/>
      </w:tblGrid>
      <w:tr w:rsidR="00B25281" w:rsidRPr="00B25281" w14:paraId="1E014403" w14:textId="77777777" w:rsidTr="00012DA2">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6C56CEB1"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Jenis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59443BFC"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Deskripsi</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9BE0ABD"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Windows dan Linux</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7AAEC67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Mac</w:t>
            </w:r>
          </w:p>
        </w:tc>
      </w:tr>
      <w:tr w:rsidR="00B25281" w:rsidRPr="00B25281" w14:paraId="0C21B997"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319AED26"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Basic Completion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F889E47"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Menampilkan saran dasar untuk variabel, jenis, metode, ekspresi, dan sebagainya. Jika memanggil Basic Completion dua kali berturut-turut, Anda akan melihat lebih banyak hasil, termasuk anggota pribadi dan anggota statis yang tidak diimpor.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72CCA9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Control+Spasi</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C657AB7"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Control+Spasi</w:t>
            </w:r>
          </w:p>
        </w:tc>
      </w:tr>
      <w:tr w:rsidR="00B25281" w:rsidRPr="00B25281" w14:paraId="360B12C0"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04D99A1E"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Smart Completion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AFA3695"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Menampilkan opsi yang relevan berdasarkan konteks. Smart Completion mengetahui jenis dan alur data yang diharapkan. Jika Anda memanggil Smart Completion dua kali berturut-turut, Anda akan melihat lebih banyak hasil, termasuk chain.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C0CC91F"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Control+Shift+Spasi</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18C7FAD"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Control+Shift+Spasi</w:t>
            </w:r>
          </w:p>
        </w:tc>
      </w:tr>
      <w:tr w:rsidR="00B25281" w:rsidRPr="00B25281" w14:paraId="703B9D0A" w14:textId="77777777" w:rsidTr="00012DA2">
        <w:tc>
          <w:tcPr>
            <w:tcW w:w="0" w:type="auto"/>
            <w:tcBorders>
              <w:top w:val="nil"/>
              <w:left w:val="nil"/>
              <w:bottom w:val="nil"/>
              <w:right w:val="nil"/>
            </w:tcBorders>
            <w:shd w:val="clear" w:color="auto" w:fill="78909C"/>
            <w:tcMar>
              <w:top w:w="105" w:type="dxa"/>
              <w:left w:w="120" w:type="dxa"/>
              <w:bottom w:w="120" w:type="dxa"/>
              <w:right w:w="120" w:type="dxa"/>
            </w:tcMar>
            <w:hideMark/>
          </w:tcPr>
          <w:p w14:paraId="61DB0FD0"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 xml:space="preserve">Statement </w:t>
            </w:r>
            <w:r w:rsidRPr="00B25281">
              <w:rPr>
                <w:rFonts w:ascii="Times New Roman" w:hAnsi="Times New Roman" w:cs="Times New Roman"/>
                <w:color w:val="000000" w:themeColor="text1"/>
                <w:sz w:val="24"/>
                <w:szCs w:val="24"/>
              </w:rPr>
              <w:lastRenderedPageBreak/>
              <w:t>Completion</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BFA8404"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 xml:space="preserve">Melengkapi pernyataan saat ini secara otomatis, seperti menambahkan tanda kurung, tanda kurung siku, tanda </w:t>
            </w:r>
            <w:r w:rsidRPr="00B25281">
              <w:rPr>
                <w:rFonts w:ascii="Times New Roman" w:hAnsi="Times New Roman" w:cs="Times New Roman"/>
                <w:color w:val="000000" w:themeColor="text1"/>
                <w:sz w:val="24"/>
                <w:szCs w:val="24"/>
              </w:rPr>
              <w:lastRenderedPageBreak/>
              <w:t>kurung kurawal, pemformatan, dll. yang tidak lengkap.</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4A7650B"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lastRenderedPageBreak/>
              <w:t>Control+Shift+Enter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4DC3DCC" w14:textId="77777777" w:rsidR="00012DA2" w:rsidRPr="00B25281" w:rsidRDefault="00012DA2" w:rsidP="006A1EB5">
            <w:pPr>
              <w:spacing w:line="360" w:lineRule="auto"/>
              <w:jc w:val="both"/>
              <w:rPr>
                <w:rFonts w:ascii="Times New Roman" w:hAnsi="Times New Roman" w:cs="Times New Roman"/>
                <w:color w:val="000000" w:themeColor="text1"/>
                <w:sz w:val="24"/>
                <w:szCs w:val="24"/>
              </w:rPr>
            </w:pPr>
            <w:r w:rsidRPr="00B25281">
              <w:rPr>
                <w:rStyle w:val="Strong"/>
                <w:rFonts w:ascii="Times New Roman" w:hAnsi="Times New Roman" w:cs="Times New Roman"/>
                <w:b w:val="0"/>
                <w:bCs w:val="0"/>
                <w:color w:val="000000" w:themeColor="text1"/>
                <w:sz w:val="24"/>
                <w:szCs w:val="24"/>
              </w:rPr>
              <w:t>Shift+Command+Enter</w:t>
            </w:r>
          </w:p>
        </w:tc>
      </w:tr>
    </w:tbl>
    <w:p w14:paraId="3A0471FC"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Anda juga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melakukan</w:t>
      </w:r>
      <w:proofErr w:type="spellEnd"/>
      <w:r w:rsidRPr="00B25281">
        <w:rPr>
          <w:color w:val="000000" w:themeColor="text1"/>
        </w:rPr>
        <w:t xml:space="preserve"> </w:t>
      </w:r>
      <w:proofErr w:type="spellStart"/>
      <w:r w:rsidRPr="00B25281">
        <w:rPr>
          <w:color w:val="000000" w:themeColor="text1"/>
        </w:rPr>
        <w:t>perbaikan</w:t>
      </w:r>
      <w:proofErr w:type="spellEnd"/>
      <w:r w:rsidRPr="00B25281">
        <w:rPr>
          <w:color w:val="000000" w:themeColor="text1"/>
        </w:rPr>
        <w:t xml:space="preserve"> </w:t>
      </w:r>
      <w:proofErr w:type="spellStart"/>
      <w:r w:rsidRPr="00B25281">
        <w:rPr>
          <w:color w:val="000000" w:themeColor="text1"/>
        </w:rPr>
        <w:t>cepat</w:t>
      </w:r>
      <w:proofErr w:type="spellEnd"/>
      <w:r w:rsidRPr="00B25281">
        <w:rPr>
          <w:color w:val="000000" w:themeColor="text1"/>
        </w:rPr>
        <w:t xml:space="preserve"> dan </w:t>
      </w:r>
      <w:proofErr w:type="spellStart"/>
      <w:r w:rsidRPr="00B25281">
        <w:rPr>
          <w:color w:val="000000" w:themeColor="text1"/>
        </w:rPr>
        <w:t>menampilkan</w:t>
      </w:r>
      <w:proofErr w:type="spellEnd"/>
      <w:r w:rsidRPr="00B25281">
        <w:rPr>
          <w:color w:val="000000" w:themeColor="text1"/>
        </w:rPr>
        <w:t xml:space="preserve"> </w:t>
      </w:r>
      <w:proofErr w:type="spellStart"/>
      <w:r w:rsidRPr="00B25281">
        <w:rPr>
          <w:color w:val="000000" w:themeColor="text1"/>
        </w:rPr>
        <w:t>tindakan</w:t>
      </w:r>
      <w:proofErr w:type="spellEnd"/>
      <w:r w:rsidRPr="00B25281">
        <w:rPr>
          <w:color w:val="000000" w:themeColor="text1"/>
        </w:rPr>
        <w:t xml:space="preserve"> </w:t>
      </w:r>
      <w:proofErr w:type="spellStart"/>
      <w:r w:rsidRPr="00B25281">
        <w:rPr>
          <w:color w:val="000000" w:themeColor="text1"/>
        </w:rPr>
        <w:t>maksud</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menekan</w:t>
      </w:r>
      <w:proofErr w:type="spellEnd"/>
      <w:r w:rsidRPr="00B25281">
        <w:rPr>
          <w:color w:val="000000" w:themeColor="text1"/>
        </w:rPr>
        <w:t> </w:t>
      </w:r>
      <w:proofErr w:type="spellStart"/>
      <w:r w:rsidRPr="00B25281">
        <w:rPr>
          <w:rStyle w:val="Strong"/>
          <w:color w:val="000000" w:themeColor="text1"/>
        </w:rPr>
        <w:t>Alt+Enter</w:t>
      </w:r>
      <w:proofErr w:type="spellEnd"/>
      <w:r w:rsidRPr="00B25281">
        <w:rPr>
          <w:color w:val="000000" w:themeColor="text1"/>
        </w:rPr>
        <w:t>.</w:t>
      </w:r>
    </w:p>
    <w:p w14:paraId="57959302"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0" w:name="sample-code"/>
      <w:bookmarkEnd w:id="10"/>
      <w:r w:rsidRPr="00B25281">
        <w:rPr>
          <w:rFonts w:ascii="Times New Roman" w:hAnsi="Times New Roman" w:cs="Times New Roman"/>
          <w:b/>
          <w:bCs/>
          <w:color w:val="000000" w:themeColor="text1"/>
        </w:rPr>
        <w:t>Menemukan kode contoh</w:t>
      </w:r>
    </w:p>
    <w:p w14:paraId="203591FD"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Code Sample Browser di Android Studio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contoh</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Android </w:t>
      </w:r>
      <w:proofErr w:type="spellStart"/>
      <w:r w:rsidRPr="00B25281">
        <w:rPr>
          <w:color w:val="000000" w:themeColor="text1"/>
        </w:rPr>
        <w:t>berkualitas</w:t>
      </w:r>
      <w:proofErr w:type="spellEnd"/>
      <w:r w:rsidRPr="00B25281">
        <w:rPr>
          <w:color w:val="000000" w:themeColor="text1"/>
        </w:rPr>
        <w:t xml:space="preserve"> </w:t>
      </w:r>
      <w:proofErr w:type="spellStart"/>
      <w:r w:rsidRPr="00B25281">
        <w:rPr>
          <w:color w:val="000000" w:themeColor="text1"/>
        </w:rPr>
        <w:t>tinggi</w:t>
      </w:r>
      <w:proofErr w:type="spellEnd"/>
      <w:r w:rsidRPr="00B25281">
        <w:rPr>
          <w:color w:val="000000" w:themeColor="text1"/>
        </w:rPr>
        <w:t xml:space="preserve"> yang </w:t>
      </w:r>
      <w:proofErr w:type="spellStart"/>
      <w:r w:rsidRPr="00B25281">
        <w:rPr>
          <w:color w:val="000000" w:themeColor="text1"/>
        </w:rPr>
        <w:t>disediakan</w:t>
      </w:r>
      <w:proofErr w:type="spellEnd"/>
      <w:r w:rsidRPr="00B25281">
        <w:rPr>
          <w:color w:val="000000" w:themeColor="text1"/>
        </w:rPr>
        <w:t xml:space="preserve"> Google </w:t>
      </w:r>
      <w:proofErr w:type="spellStart"/>
      <w:r w:rsidRPr="00B25281">
        <w:rPr>
          <w:color w:val="000000" w:themeColor="text1"/>
        </w:rPr>
        <w:t>berdasarkan</w:t>
      </w:r>
      <w:proofErr w:type="spellEnd"/>
      <w:r w:rsidRPr="00B25281">
        <w:rPr>
          <w:color w:val="000000" w:themeColor="text1"/>
        </w:rPr>
        <w:t xml:space="preserve"> </w:t>
      </w:r>
      <w:proofErr w:type="spellStart"/>
      <w:r w:rsidRPr="00B25281">
        <w:rPr>
          <w:color w:val="000000" w:themeColor="text1"/>
        </w:rPr>
        <w:t>simbol</w:t>
      </w:r>
      <w:proofErr w:type="spellEnd"/>
      <w:r w:rsidRPr="00B25281">
        <w:rPr>
          <w:color w:val="000000" w:themeColor="text1"/>
        </w:rPr>
        <w:t xml:space="preserve"> yang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ditandai</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project Anda.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"https://developer.android.com/studio/write/sample-code.html?hl=id" </w:instrText>
      </w:r>
      <w:r w:rsidR="00AF7B10">
        <w:fldChar w:fldCharType="separate"/>
      </w:r>
      <w:r w:rsidRPr="00B25281">
        <w:rPr>
          <w:rStyle w:val="Hyperlink"/>
          <w:color w:val="000000" w:themeColor="text1"/>
        </w:rPr>
        <w:t>Menemukan</w:t>
      </w:r>
      <w:proofErr w:type="spellEnd"/>
      <w:r w:rsidRPr="00B25281">
        <w:rPr>
          <w:rStyle w:val="Hyperlink"/>
          <w:color w:val="000000" w:themeColor="text1"/>
        </w:rPr>
        <w:t xml:space="preserve"> </w:t>
      </w:r>
      <w:proofErr w:type="spellStart"/>
      <w:r w:rsidRPr="00B25281">
        <w:rPr>
          <w:rStyle w:val="Hyperlink"/>
          <w:color w:val="000000" w:themeColor="text1"/>
        </w:rPr>
        <w:t>kode</w:t>
      </w:r>
      <w:proofErr w:type="spellEnd"/>
      <w:r w:rsidRPr="00B25281">
        <w:rPr>
          <w:rStyle w:val="Hyperlink"/>
          <w:color w:val="000000" w:themeColor="text1"/>
        </w:rPr>
        <w:t xml:space="preserve"> </w:t>
      </w:r>
      <w:proofErr w:type="spellStart"/>
      <w:r w:rsidRPr="00B25281">
        <w:rPr>
          <w:rStyle w:val="Hyperlink"/>
          <w:color w:val="000000" w:themeColor="text1"/>
        </w:rPr>
        <w:t>contoh</w:t>
      </w:r>
      <w:proofErr w:type="spellEnd"/>
      <w:r w:rsidR="00AF7B10">
        <w:rPr>
          <w:rStyle w:val="Hyperlink"/>
          <w:color w:val="000000" w:themeColor="text1"/>
        </w:rPr>
        <w:fldChar w:fldCharType="end"/>
      </w:r>
      <w:r w:rsidRPr="00B25281">
        <w:rPr>
          <w:color w:val="000000" w:themeColor="text1"/>
        </w:rPr>
        <w:t>.</w:t>
      </w:r>
    </w:p>
    <w:p w14:paraId="422E5DB8"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1" w:name="navigation"/>
      <w:bookmarkEnd w:id="11"/>
      <w:r w:rsidRPr="00B25281">
        <w:rPr>
          <w:rFonts w:ascii="Times New Roman" w:hAnsi="Times New Roman" w:cs="Times New Roman"/>
          <w:b/>
          <w:bCs/>
          <w:color w:val="000000" w:themeColor="text1"/>
        </w:rPr>
        <w:t>Navigasi</w:t>
      </w:r>
    </w:p>
    <w:p w14:paraId="07CE2846"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Berikut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tips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menjelajah</w:t>
      </w:r>
      <w:proofErr w:type="spellEnd"/>
      <w:r w:rsidRPr="00B25281">
        <w:rPr>
          <w:color w:val="000000" w:themeColor="text1"/>
        </w:rPr>
        <w:t xml:space="preserve"> di </w:t>
      </w:r>
      <w:proofErr w:type="spellStart"/>
      <w:r w:rsidRPr="00B25281">
        <w:rPr>
          <w:color w:val="000000" w:themeColor="text1"/>
        </w:rPr>
        <w:t>dalam</w:t>
      </w:r>
      <w:proofErr w:type="spellEnd"/>
      <w:r w:rsidRPr="00B25281">
        <w:rPr>
          <w:color w:val="000000" w:themeColor="text1"/>
        </w:rPr>
        <w:t xml:space="preserve"> Android Studio.</w:t>
      </w:r>
    </w:p>
    <w:p w14:paraId="0AEBC366"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Beralih antar file yang baru saja diakses menggunakan tindakan </w:t>
      </w:r>
      <w:r w:rsidRPr="00B25281">
        <w:rPr>
          <w:rStyle w:val="Emphasis"/>
          <w:rFonts w:ascii="Times New Roman" w:hAnsi="Times New Roman" w:cs="Times New Roman"/>
          <w:color w:val="000000" w:themeColor="text1"/>
          <w:sz w:val="24"/>
          <w:szCs w:val="24"/>
        </w:rPr>
        <w:t>Recent Files</w:t>
      </w:r>
      <w:r w:rsidRPr="00B25281">
        <w:rPr>
          <w:rFonts w:ascii="Times New Roman" w:hAnsi="Times New Roman" w:cs="Times New Roman"/>
          <w:color w:val="000000" w:themeColor="text1"/>
          <w:sz w:val="24"/>
          <w:szCs w:val="24"/>
        </w:rPr>
        <w:t>. Tekan </w:t>
      </w:r>
      <w:r w:rsidRPr="00B25281">
        <w:rPr>
          <w:rStyle w:val="Strong"/>
          <w:rFonts w:ascii="Times New Roman" w:hAnsi="Times New Roman" w:cs="Times New Roman"/>
          <w:color w:val="000000" w:themeColor="text1"/>
          <w:sz w:val="24"/>
          <w:szCs w:val="24"/>
        </w:rPr>
        <w:t>Control+E</w:t>
      </w:r>
      <w:r w:rsidRPr="00B25281">
        <w:rPr>
          <w:rFonts w:ascii="Times New Roman" w:hAnsi="Times New Roman" w:cs="Times New Roman"/>
          <w:color w:val="000000" w:themeColor="text1"/>
          <w:sz w:val="24"/>
          <w:szCs w:val="24"/>
        </w:rPr>
        <w:t> (</w:t>
      </w:r>
      <w:r w:rsidRPr="00B25281">
        <w:rPr>
          <w:rStyle w:val="Strong"/>
          <w:rFonts w:ascii="Times New Roman" w:hAnsi="Times New Roman" w:cs="Times New Roman"/>
          <w:color w:val="000000" w:themeColor="text1"/>
          <w:sz w:val="24"/>
          <w:szCs w:val="24"/>
        </w:rPr>
        <w:t>Command+E</w:t>
      </w:r>
      <w:r w:rsidRPr="00B25281">
        <w:rPr>
          <w:rFonts w:ascii="Times New Roman" w:hAnsi="Times New Roman" w:cs="Times New Roman"/>
          <w:color w:val="000000" w:themeColor="text1"/>
          <w:sz w:val="24"/>
          <w:szCs w:val="24"/>
        </w:rPr>
        <w:t> pada Mac) untuk memunculkan tindakan Recent Files. Secara default, file yang terakhir diakses akan dipilih. Anda juga dapat mengakses jendela fitur mana saja melalui kolom kiri dalam tindakan ini.</w:t>
      </w:r>
    </w:p>
    <w:p w14:paraId="11B3DBDA"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Lihat struktur file saat ini menggunakan tindakan </w:t>
      </w:r>
      <w:r w:rsidRPr="00B25281">
        <w:rPr>
          <w:rStyle w:val="Emphasis"/>
          <w:rFonts w:ascii="Times New Roman" w:hAnsi="Times New Roman" w:cs="Times New Roman"/>
          <w:color w:val="000000" w:themeColor="text1"/>
          <w:sz w:val="24"/>
          <w:szCs w:val="24"/>
        </w:rPr>
        <w:t>File Structure</w:t>
      </w:r>
      <w:r w:rsidRPr="00B25281">
        <w:rPr>
          <w:rFonts w:ascii="Times New Roman" w:hAnsi="Times New Roman" w:cs="Times New Roman"/>
          <w:color w:val="000000" w:themeColor="text1"/>
          <w:sz w:val="24"/>
          <w:szCs w:val="24"/>
        </w:rPr>
        <w:t>. Munculkan tindakan File Structure dengan menekan </w:t>
      </w:r>
      <w:r w:rsidRPr="00B25281">
        <w:rPr>
          <w:rStyle w:val="Strong"/>
          <w:rFonts w:ascii="Times New Roman" w:hAnsi="Times New Roman" w:cs="Times New Roman"/>
          <w:color w:val="000000" w:themeColor="text1"/>
          <w:sz w:val="24"/>
          <w:szCs w:val="24"/>
        </w:rPr>
        <w:t>Control+F12</w:t>
      </w:r>
      <w:r w:rsidRPr="00B25281">
        <w:rPr>
          <w:rFonts w:ascii="Times New Roman" w:hAnsi="Times New Roman" w:cs="Times New Roman"/>
          <w:color w:val="000000" w:themeColor="text1"/>
          <w:sz w:val="24"/>
          <w:szCs w:val="24"/>
        </w:rPr>
        <w:t> (</w:t>
      </w:r>
      <w:r w:rsidRPr="00B25281">
        <w:rPr>
          <w:rStyle w:val="Strong"/>
          <w:rFonts w:ascii="Times New Roman" w:hAnsi="Times New Roman" w:cs="Times New Roman"/>
          <w:color w:val="000000" w:themeColor="text1"/>
          <w:sz w:val="24"/>
          <w:szCs w:val="24"/>
        </w:rPr>
        <w:t>Command+F12</w:t>
      </w:r>
      <w:r w:rsidRPr="00B25281">
        <w:rPr>
          <w:rFonts w:ascii="Times New Roman" w:hAnsi="Times New Roman" w:cs="Times New Roman"/>
          <w:color w:val="000000" w:themeColor="text1"/>
          <w:sz w:val="24"/>
          <w:szCs w:val="24"/>
        </w:rPr>
        <w:t xml:space="preserve"> pada Mac). Dengan </w:t>
      </w:r>
      <w:r w:rsidRPr="00B25281">
        <w:rPr>
          <w:rFonts w:ascii="Times New Roman" w:hAnsi="Times New Roman" w:cs="Times New Roman"/>
          <w:color w:val="000000" w:themeColor="text1"/>
          <w:sz w:val="24"/>
          <w:szCs w:val="24"/>
        </w:rPr>
        <w:lastRenderedPageBreak/>
        <w:t>tindakan ini, Anda dapat membuka bagian mana pun dari file saat ini dengan cepat.</w:t>
      </w:r>
    </w:p>
    <w:p w14:paraId="3C05EBB9"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Telusuri dan buka class tertentu dalam project menggunakan tindakan </w:t>
      </w:r>
      <w:r w:rsidRPr="00B25281">
        <w:rPr>
          <w:rStyle w:val="Emphasis"/>
          <w:rFonts w:ascii="Times New Roman" w:hAnsi="Times New Roman" w:cs="Times New Roman"/>
          <w:color w:val="000000" w:themeColor="text1"/>
          <w:sz w:val="24"/>
          <w:szCs w:val="24"/>
        </w:rPr>
        <w:t>Navigate to Class</w:t>
      </w:r>
      <w:r w:rsidRPr="00B25281">
        <w:rPr>
          <w:rFonts w:ascii="Times New Roman" w:hAnsi="Times New Roman" w:cs="Times New Roman"/>
          <w:color w:val="000000" w:themeColor="text1"/>
          <w:sz w:val="24"/>
          <w:szCs w:val="24"/>
        </w:rPr>
        <w:t>. Munculkan tindakan ini dengan menekan </w:t>
      </w:r>
      <w:r w:rsidRPr="00B25281">
        <w:rPr>
          <w:rStyle w:val="Strong"/>
          <w:rFonts w:ascii="Times New Roman" w:hAnsi="Times New Roman" w:cs="Times New Roman"/>
          <w:color w:val="000000" w:themeColor="text1"/>
          <w:sz w:val="24"/>
          <w:szCs w:val="24"/>
        </w:rPr>
        <w:t>Control+N</w:t>
      </w:r>
      <w:r w:rsidRPr="00B25281">
        <w:rPr>
          <w:rFonts w:ascii="Times New Roman" w:hAnsi="Times New Roman" w:cs="Times New Roman"/>
          <w:color w:val="000000" w:themeColor="text1"/>
          <w:sz w:val="24"/>
          <w:szCs w:val="24"/>
        </w:rPr>
        <w:t> (</w:t>
      </w:r>
      <w:r w:rsidRPr="00B25281">
        <w:rPr>
          <w:rStyle w:val="Strong"/>
          <w:rFonts w:ascii="Times New Roman" w:hAnsi="Times New Roman" w:cs="Times New Roman"/>
          <w:color w:val="000000" w:themeColor="text1"/>
          <w:sz w:val="24"/>
          <w:szCs w:val="24"/>
        </w:rPr>
        <w:t>Command+O</w:t>
      </w:r>
      <w:r w:rsidRPr="00B25281">
        <w:rPr>
          <w:rFonts w:ascii="Times New Roman" w:hAnsi="Times New Roman" w:cs="Times New Roman"/>
          <w:color w:val="000000" w:themeColor="text1"/>
          <w:sz w:val="24"/>
          <w:szCs w:val="24"/>
        </w:rPr>
        <w:t> pada Mac). Navigate to Class mendukung ekspresi canggih, termasuk camel humps, jalur, baris navigasi ke, pencocokan nama tengah, dan banyak lagi. Jika Anda memanggilnya dua kali berturut-turut, hasil dari class project akan ditampilkan.</w:t>
      </w:r>
    </w:p>
    <w:p w14:paraId="4A30F485"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Buka file atau folder menggunakan tindakan </w:t>
      </w:r>
      <w:r w:rsidRPr="00B25281">
        <w:rPr>
          <w:rStyle w:val="Emphasis"/>
          <w:rFonts w:ascii="Times New Roman" w:hAnsi="Times New Roman" w:cs="Times New Roman"/>
          <w:color w:val="000000" w:themeColor="text1"/>
          <w:sz w:val="24"/>
          <w:szCs w:val="24"/>
        </w:rPr>
        <w:t>Navigate to File</w:t>
      </w:r>
      <w:r w:rsidRPr="00B25281">
        <w:rPr>
          <w:rFonts w:ascii="Times New Roman" w:hAnsi="Times New Roman" w:cs="Times New Roman"/>
          <w:color w:val="000000" w:themeColor="text1"/>
          <w:sz w:val="24"/>
          <w:szCs w:val="24"/>
        </w:rPr>
        <w:t>. Munculkan tindakan Navigate to File dengan menekan </w:t>
      </w:r>
      <w:r w:rsidRPr="00B25281">
        <w:rPr>
          <w:rStyle w:val="Strong"/>
          <w:rFonts w:ascii="Times New Roman" w:hAnsi="Times New Roman" w:cs="Times New Roman"/>
          <w:color w:val="000000" w:themeColor="text1"/>
          <w:sz w:val="24"/>
          <w:szCs w:val="24"/>
        </w:rPr>
        <w:t>Control+Shift+N</w:t>
      </w:r>
      <w:r w:rsidRPr="00B25281">
        <w:rPr>
          <w:rFonts w:ascii="Times New Roman" w:hAnsi="Times New Roman" w:cs="Times New Roman"/>
          <w:color w:val="000000" w:themeColor="text1"/>
          <w:sz w:val="24"/>
          <w:szCs w:val="24"/>
        </w:rPr>
        <w:t> (</w:t>
      </w:r>
      <w:r w:rsidRPr="00B25281">
        <w:rPr>
          <w:rStyle w:val="Strong"/>
          <w:rFonts w:ascii="Times New Roman" w:hAnsi="Times New Roman" w:cs="Times New Roman"/>
          <w:color w:val="000000" w:themeColor="text1"/>
          <w:sz w:val="24"/>
          <w:szCs w:val="24"/>
        </w:rPr>
        <w:t>Command+Shift+O</w:t>
      </w:r>
      <w:r w:rsidRPr="00B25281">
        <w:rPr>
          <w:rFonts w:ascii="Times New Roman" w:hAnsi="Times New Roman" w:cs="Times New Roman"/>
          <w:color w:val="000000" w:themeColor="text1"/>
          <w:sz w:val="24"/>
          <w:szCs w:val="24"/>
        </w:rPr>
        <w:t> pada Mac). Untuk menelusuri folder dan bukan file, tambahkan / (garis miring) di akhir ekspresi Anda.</w:t>
      </w:r>
    </w:p>
    <w:p w14:paraId="532163C3"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Buka metode atau kolom menurut nama menggunakan tindakan </w:t>
      </w:r>
      <w:r w:rsidRPr="00B25281">
        <w:rPr>
          <w:rStyle w:val="Emphasis"/>
          <w:rFonts w:ascii="Times New Roman" w:hAnsi="Times New Roman" w:cs="Times New Roman"/>
          <w:color w:val="000000" w:themeColor="text1"/>
          <w:sz w:val="24"/>
          <w:szCs w:val="24"/>
        </w:rPr>
        <w:t>Navigate to Symbol</w:t>
      </w:r>
      <w:r w:rsidRPr="00B25281">
        <w:rPr>
          <w:rFonts w:ascii="Times New Roman" w:hAnsi="Times New Roman" w:cs="Times New Roman"/>
          <w:color w:val="000000" w:themeColor="text1"/>
          <w:sz w:val="24"/>
          <w:szCs w:val="24"/>
        </w:rPr>
        <w:t>. Munculkan tindakan Navigate to Symbol dengan menekan </w:t>
      </w:r>
      <w:r w:rsidRPr="00B25281">
        <w:rPr>
          <w:rStyle w:val="Strong"/>
          <w:rFonts w:ascii="Times New Roman" w:hAnsi="Times New Roman" w:cs="Times New Roman"/>
          <w:color w:val="000000" w:themeColor="text1"/>
          <w:sz w:val="24"/>
          <w:szCs w:val="24"/>
        </w:rPr>
        <w:t>Control+Shift+Alt+N</w:t>
      </w:r>
      <w:r w:rsidRPr="00B25281">
        <w:rPr>
          <w:rFonts w:ascii="Times New Roman" w:hAnsi="Times New Roman" w:cs="Times New Roman"/>
          <w:color w:val="000000" w:themeColor="text1"/>
          <w:sz w:val="24"/>
          <w:szCs w:val="24"/>
        </w:rPr>
        <w:t> (</w:t>
      </w:r>
      <w:r w:rsidRPr="00B25281">
        <w:rPr>
          <w:rStyle w:val="Strong"/>
          <w:rFonts w:ascii="Times New Roman" w:hAnsi="Times New Roman" w:cs="Times New Roman"/>
          <w:color w:val="000000" w:themeColor="text1"/>
          <w:sz w:val="24"/>
          <w:szCs w:val="24"/>
        </w:rPr>
        <w:t>Command+Option+O</w:t>
      </w:r>
      <w:r w:rsidRPr="00B25281">
        <w:rPr>
          <w:rFonts w:ascii="Times New Roman" w:hAnsi="Times New Roman" w:cs="Times New Roman"/>
          <w:color w:val="000000" w:themeColor="text1"/>
          <w:sz w:val="24"/>
          <w:szCs w:val="24"/>
        </w:rPr>
        <w:t> pada Mac).</w:t>
      </w:r>
    </w:p>
    <w:p w14:paraId="42FD1AB0" w14:textId="77777777" w:rsidR="00012DA2" w:rsidRPr="00B25281" w:rsidRDefault="00012DA2" w:rsidP="006A1EB5">
      <w:pPr>
        <w:numPr>
          <w:ilvl w:val="0"/>
          <w:numId w:val="26"/>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Temukan semua bagian kode yang merujuk ke class, metode, kolom, parameter, atau pernyataan di posisi kursor saat ini dengan menekan </w:t>
      </w:r>
      <w:r w:rsidRPr="00B25281">
        <w:rPr>
          <w:rStyle w:val="Strong"/>
          <w:rFonts w:ascii="Times New Roman" w:hAnsi="Times New Roman" w:cs="Times New Roman"/>
          <w:color w:val="000000" w:themeColor="text1"/>
          <w:sz w:val="24"/>
          <w:szCs w:val="24"/>
        </w:rPr>
        <w:t>Alt+F7</w:t>
      </w:r>
      <w:r w:rsidRPr="00B25281">
        <w:rPr>
          <w:rFonts w:ascii="Times New Roman" w:hAnsi="Times New Roman" w:cs="Times New Roman"/>
          <w:color w:val="000000" w:themeColor="text1"/>
          <w:sz w:val="24"/>
          <w:szCs w:val="24"/>
        </w:rPr>
        <w:t> (Option+F7 pada Mac).</w:t>
      </w:r>
    </w:p>
    <w:p w14:paraId="02F5AC88"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2" w:name="style-formatting"/>
      <w:bookmarkEnd w:id="12"/>
      <w:r w:rsidRPr="00B25281">
        <w:rPr>
          <w:rFonts w:ascii="Times New Roman" w:hAnsi="Times New Roman" w:cs="Times New Roman"/>
          <w:b/>
          <w:bCs/>
          <w:color w:val="000000" w:themeColor="text1"/>
        </w:rPr>
        <w:lastRenderedPageBreak/>
        <w:t>Gaya dan pemformatan</w:t>
      </w:r>
    </w:p>
    <w:p w14:paraId="25E881AC"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Saat</w:t>
      </w:r>
      <w:proofErr w:type="spellEnd"/>
      <w:r w:rsidRPr="00B25281">
        <w:rPr>
          <w:color w:val="000000" w:themeColor="text1"/>
        </w:rPr>
        <w:t xml:space="preserve"> Anda </w:t>
      </w:r>
      <w:proofErr w:type="spellStart"/>
      <w:r w:rsidRPr="00B25281">
        <w:rPr>
          <w:color w:val="000000" w:themeColor="text1"/>
        </w:rPr>
        <w:t>mengedit</w:t>
      </w:r>
      <w:proofErr w:type="spellEnd"/>
      <w:r w:rsidRPr="00B25281">
        <w:rPr>
          <w:color w:val="000000" w:themeColor="text1"/>
        </w:rPr>
        <w:t xml:space="preserve">, Android Studio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menerapkan</w:t>
      </w:r>
      <w:proofErr w:type="spellEnd"/>
      <w:r w:rsidRPr="00B25281">
        <w:rPr>
          <w:color w:val="000000" w:themeColor="text1"/>
        </w:rPr>
        <w:t xml:space="preserve"> </w:t>
      </w:r>
      <w:proofErr w:type="spellStart"/>
      <w:r w:rsidRPr="00B25281">
        <w:rPr>
          <w:color w:val="000000" w:themeColor="text1"/>
        </w:rPr>
        <w:t>pemformatan</w:t>
      </w:r>
      <w:proofErr w:type="spellEnd"/>
      <w:r w:rsidRPr="00B25281">
        <w:rPr>
          <w:color w:val="000000" w:themeColor="text1"/>
        </w:rPr>
        <w:t xml:space="preserve"> dan </w:t>
      </w:r>
      <w:proofErr w:type="spellStart"/>
      <w:r w:rsidRPr="00B25281">
        <w:rPr>
          <w:color w:val="000000" w:themeColor="text1"/>
        </w:rPr>
        <w:t>gaya</w:t>
      </w:r>
      <w:proofErr w:type="spellEnd"/>
      <w:r w:rsidRPr="00B25281">
        <w:rPr>
          <w:color w:val="000000" w:themeColor="text1"/>
        </w:rPr>
        <w:t xml:space="preserve"> </w:t>
      </w:r>
      <w:proofErr w:type="spellStart"/>
      <w:r w:rsidRPr="00B25281">
        <w:rPr>
          <w:color w:val="000000" w:themeColor="text1"/>
        </w:rPr>
        <w:t>seperti</w:t>
      </w:r>
      <w:proofErr w:type="spellEnd"/>
      <w:r w:rsidRPr="00B25281">
        <w:rPr>
          <w:color w:val="000000" w:themeColor="text1"/>
        </w:rPr>
        <w:t xml:space="preserve"> yang </w:t>
      </w:r>
      <w:proofErr w:type="spellStart"/>
      <w:r w:rsidRPr="00B25281">
        <w:rPr>
          <w:color w:val="000000" w:themeColor="text1"/>
        </w:rPr>
        <w:t>ditentukan</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setelan</w:t>
      </w:r>
      <w:proofErr w:type="spellEnd"/>
      <w:r w:rsidRPr="00B25281">
        <w:rPr>
          <w:color w:val="000000" w:themeColor="text1"/>
        </w:rPr>
        <w:t xml:space="preserve"> </w:t>
      </w:r>
      <w:proofErr w:type="spellStart"/>
      <w:r w:rsidRPr="00B25281">
        <w:rPr>
          <w:color w:val="000000" w:themeColor="text1"/>
        </w:rPr>
        <w:t>gaya</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Anda.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menyesuaikan</w:t>
      </w:r>
      <w:proofErr w:type="spellEnd"/>
      <w:r w:rsidRPr="00B25281">
        <w:rPr>
          <w:color w:val="000000" w:themeColor="text1"/>
        </w:rPr>
        <w:t xml:space="preserve"> </w:t>
      </w:r>
      <w:proofErr w:type="spellStart"/>
      <w:r w:rsidRPr="00B25281">
        <w:rPr>
          <w:color w:val="000000" w:themeColor="text1"/>
        </w:rPr>
        <w:t>setelan</w:t>
      </w:r>
      <w:proofErr w:type="spellEnd"/>
      <w:r w:rsidRPr="00B25281">
        <w:rPr>
          <w:color w:val="000000" w:themeColor="text1"/>
        </w:rPr>
        <w:t xml:space="preserve"> </w:t>
      </w:r>
      <w:proofErr w:type="spellStart"/>
      <w:r w:rsidRPr="00B25281">
        <w:rPr>
          <w:color w:val="000000" w:themeColor="text1"/>
        </w:rPr>
        <w:t>gaya</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menurut</w:t>
      </w:r>
      <w:proofErr w:type="spellEnd"/>
      <w:r w:rsidRPr="00B25281">
        <w:rPr>
          <w:color w:val="000000" w:themeColor="text1"/>
        </w:rPr>
        <w:t xml:space="preserve"> </w:t>
      </w:r>
      <w:proofErr w:type="spellStart"/>
      <w:r w:rsidRPr="00B25281">
        <w:rPr>
          <w:color w:val="000000" w:themeColor="text1"/>
        </w:rPr>
        <w:t>bahasa</w:t>
      </w:r>
      <w:proofErr w:type="spellEnd"/>
      <w:r w:rsidRPr="00B25281">
        <w:rPr>
          <w:color w:val="000000" w:themeColor="text1"/>
        </w:rPr>
        <w:t xml:space="preserve"> </w:t>
      </w:r>
      <w:proofErr w:type="spellStart"/>
      <w:r w:rsidRPr="00B25281">
        <w:rPr>
          <w:color w:val="000000" w:themeColor="text1"/>
        </w:rPr>
        <w:t>pemrograman</w:t>
      </w:r>
      <w:proofErr w:type="spellEnd"/>
      <w:r w:rsidRPr="00B25281">
        <w:rPr>
          <w:color w:val="000000" w:themeColor="text1"/>
        </w:rPr>
        <w:t xml:space="preserve">, </w:t>
      </w:r>
      <w:proofErr w:type="spellStart"/>
      <w:r w:rsidRPr="00B25281">
        <w:rPr>
          <w:color w:val="000000" w:themeColor="text1"/>
        </w:rPr>
        <w:t>termasuk</w:t>
      </w:r>
      <w:proofErr w:type="spellEnd"/>
      <w:r w:rsidRPr="00B25281">
        <w:rPr>
          <w:color w:val="000000" w:themeColor="text1"/>
        </w:rPr>
        <w:t xml:space="preserve"> </w:t>
      </w:r>
      <w:proofErr w:type="spellStart"/>
      <w:r w:rsidRPr="00B25281">
        <w:rPr>
          <w:color w:val="000000" w:themeColor="text1"/>
        </w:rPr>
        <w:t>menentukan</w:t>
      </w:r>
      <w:proofErr w:type="spellEnd"/>
      <w:r w:rsidRPr="00B25281">
        <w:rPr>
          <w:color w:val="000000" w:themeColor="text1"/>
        </w:rPr>
        <w:t xml:space="preserve"> </w:t>
      </w:r>
      <w:proofErr w:type="spellStart"/>
      <w:r w:rsidRPr="00B25281">
        <w:rPr>
          <w:color w:val="000000" w:themeColor="text1"/>
        </w:rPr>
        <w:t>konvensi</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tab dan </w:t>
      </w:r>
      <w:proofErr w:type="spellStart"/>
      <w:r w:rsidRPr="00B25281">
        <w:rPr>
          <w:color w:val="000000" w:themeColor="text1"/>
        </w:rPr>
        <w:t>indentasi</w:t>
      </w:r>
      <w:proofErr w:type="spellEnd"/>
      <w:r w:rsidRPr="00B25281">
        <w:rPr>
          <w:color w:val="000000" w:themeColor="text1"/>
        </w:rPr>
        <w:t xml:space="preserve">, </w:t>
      </w:r>
      <w:proofErr w:type="spellStart"/>
      <w:r w:rsidRPr="00B25281">
        <w:rPr>
          <w:color w:val="000000" w:themeColor="text1"/>
        </w:rPr>
        <w:t>spasi</w:t>
      </w:r>
      <w:proofErr w:type="spellEnd"/>
      <w:r w:rsidRPr="00B25281">
        <w:rPr>
          <w:color w:val="000000" w:themeColor="text1"/>
        </w:rPr>
        <w:t xml:space="preserve">, </w:t>
      </w:r>
      <w:proofErr w:type="spellStart"/>
      <w:r w:rsidRPr="00B25281">
        <w:rPr>
          <w:color w:val="000000" w:themeColor="text1"/>
        </w:rPr>
        <w:t>penggabungan</w:t>
      </w:r>
      <w:proofErr w:type="spellEnd"/>
      <w:r w:rsidRPr="00B25281">
        <w:rPr>
          <w:color w:val="000000" w:themeColor="text1"/>
        </w:rPr>
        <w:t xml:space="preserve">, </w:t>
      </w:r>
      <w:proofErr w:type="spellStart"/>
      <w:r w:rsidRPr="00B25281">
        <w:rPr>
          <w:color w:val="000000" w:themeColor="text1"/>
        </w:rPr>
        <w:t>tanda</w:t>
      </w:r>
      <w:proofErr w:type="spellEnd"/>
      <w:r w:rsidRPr="00B25281">
        <w:rPr>
          <w:color w:val="000000" w:themeColor="text1"/>
        </w:rPr>
        <w:t xml:space="preserve"> </w:t>
      </w:r>
      <w:proofErr w:type="spellStart"/>
      <w:r w:rsidRPr="00B25281">
        <w:rPr>
          <w:color w:val="000000" w:themeColor="text1"/>
        </w:rPr>
        <w:t>kurung</w:t>
      </w:r>
      <w:proofErr w:type="spellEnd"/>
      <w:r w:rsidRPr="00B25281">
        <w:rPr>
          <w:color w:val="000000" w:themeColor="text1"/>
        </w:rPr>
        <w:t xml:space="preserve"> </w:t>
      </w:r>
      <w:proofErr w:type="spellStart"/>
      <w:r w:rsidRPr="00B25281">
        <w:rPr>
          <w:color w:val="000000" w:themeColor="text1"/>
        </w:rPr>
        <w:t>kurawal</w:t>
      </w:r>
      <w:proofErr w:type="spellEnd"/>
      <w:r w:rsidRPr="00B25281">
        <w:rPr>
          <w:color w:val="000000" w:themeColor="text1"/>
        </w:rPr>
        <w:t xml:space="preserve">, dan </w:t>
      </w:r>
      <w:proofErr w:type="spellStart"/>
      <w:r w:rsidRPr="00B25281">
        <w:rPr>
          <w:color w:val="000000" w:themeColor="text1"/>
        </w:rPr>
        <w:t>baris</w:t>
      </w:r>
      <w:proofErr w:type="spellEnd"/>
      <w:r w:rsidRPr="00B25281">
        <w:rPr>
          <w:color w:val="000000" w:themeColor="text1"/>
        </w:rPr>
        <w:t xml:space="preserve"> </w:t>
      </w:r>
      <w:proofErr w:type="spellStart"/>
      <w:r w:rsidRPr="00B25281">
        <w:rPr>
          <w:color w:val="000000" w:themeColor="text1"/>
        </w:rPr>
        <w:t>kosong</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menyesuaikan</w:t>
      </w:r>
      <w:proofErr w:type="spellEnd"/>
      <w:r w:rsidRPr="00B25281">
        <w:rPr>
          <w:color w:val="000000" w:themeColor="text1"/>
        </w:rPr>
        <w:t xml:space="preserve"> </w:t>
      </w:r>
      <w:proofErr w:type="spellStart"/>
      <w:r w:rsidRPr="00B25281">
        <w:rPr>
          <w:color w:val="000000" w:themeColor="text1"/>
        </w:rPr>
        <w:t>setelan</w:t>
      </w:r>
      <w:proofErr w:type="spellEnd"/>
      <w:r w:rsidRPr="00B25281">
        <w:rPr>
          <w:color w:val="000000" w:themeColor="text1"/>
        </w:rPr>
        <w:t xml:space="preserve"> </w:t>
      </w:r>
      <w:proofErr w:type="spellStart"/>
      <w:r w:rsidRPr="00B25281">
        <w:rPr>
          <w:color w:val="000000" w:themeColor="text1"/>
        </w:rPr>
        <w:t>gaya</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Anda, </w:t>
      </w:r>
      <w:proofErr w:type="spellStart"/>
      <w:r w:rsidRPr="00B25281">
        <w:rPr>
          <w:color w:val="000000" w:themeColor="text1"/>
        </w:rPr>
        <w:t>klik</w:t>
      </w:r>
      <w:proofErr w:type="spellEnd"/>
      <w:r w:rsidRPr="00B25281">
        <w:rPr>
          <w:color w:val="000000" w:themeColor="text1"/>
        </w:rPr>
        <w:t> </w:t>
      </w:r>
      <w:r w:rsidRPr="00B25281">
        <w:rPr>
          <w:rStyle w:val="Strong"/>
          <w:color w:val="000000" w:themeColor="text1"/>
        </w:rPr>
        <w:t>File &gt; Settings &gt; Editor &gt; Code Style</w:t>
      </w:r>
      <w:r w:rsidRPr="00B25281">
        <w:rPr>
          <w:color w:val="000000" w:themeColor="text1"/>
        </w:rPr>
        <w:t> (</w:t>
      </w:r>
      <w:r w:rsidRPr="00B25281">
        <w:rPr>
          <w:rStyle w:val="Strong"/>
          <w:color w:val="000000" w:themeColor="text1"/>
        </w:rPr>
        <w:t>Preferences &gt; Editor &gt; Code Style</w:t>
      </w:r>
      <w:r w:rsidRPr="00B25281">
        <w:rPr>
          <w:color w:val="000000" w:themeColor="text1"/>
        </w:rPr>
        <w:t> pada Mac.)</w:t>
      </w:r>
    </w:p>
    <w:p w14:paraId="63C37A07"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Meskipun</w:t>
      </w:r>
      <w:proofErr w:type="spellEnd"/>
      <w:r w:rsidRPr="00B25281">
        <w:rPr>
          <w:color w:val="000000" w:themeColor="text1"/>
        </w:rPr>
        <w:t xml:space="preserve"> IDE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menerapkan</w:t>
      </w:r>
      <w:proofErr w:type="spellEnd"/>
      <w:r w:rsidRPr="00B25281">
        <w:rPr>
          <w:color w:val="000000" w:themeColor="text1"/>
        </w:rPr>
        <w:t xml:space="preserve"> </w:t>
      </w:r>
      <w:proofErr w:type="spellStart"/>
      <w:r w:rsidRPr="00B25281">
        <w:rPr>
          <w:color w:val="000000" w:themeColor="text1"/>
        </w:rPr>
        <w:t>pemformatan</w:t>
      </w:r>
      <w:proofErr w:type="spellEnd"/>
      <w:r w:rsidRPr="00B25281">
        <w:rPr>
          <w:color w:val="000000" w:themeColor="text1"/>
        </w:rPr>
        <w:t xml:space="preserve"> </w:t>
      </w:r>
      <w:proofErr w:type="spellStart"/>
      <w:r w:rsidRPr="00B25281">
        <w:rPr>
          <w:color w:val="000000" w:themeColor="text1"/>
        </w:rPr>
        <w:t>selagi</w:t>
      </w:r>
      <w:proofErr w:type="spellEnd"/>
      <w:r w:rsidRPr="00B25281">
        <w:rPr>
          <w:color w:val="000000" w:themeColor="text1"/>
        </w:rPr>
        <w:t xml:space="preserve"> Anda </w:t>
      </w:r>
      <w:proofErr w:type="spellStart"/>
      <w:r w:rsidRPr="00B25281">
        <w:rPr>
          <w:color w:val="000000" w:themeColor="text1"/>
        </w:rPr>
        <w:t>bekerja</w:t>
      </w:r>
      <w:proofErr w:type="spellEnd"/>
      <w:r w:rsidRPr="00B25281">
        <w:rPr>
          <w:color w:val="000000" w:themeColor="text1"/>
        </w:rPr>
        <w:t xml:space="preserve">, Anda juga </w:t>
      </w:r>
      <w:proofErr w:type="spellStart"/>
      <w:r w:rsidRPr="00B25281">
        <w:rPr>
          <w:color w:val="000000" w:themeColor="text1"/>
        </w:rPr>
        <w:t>bisa</w:t>
      </w:r>
      <w:proofErr w:type="spellEnd"/>
      <w:r w:rsidRPr="00B25281">
        <w:rPr>
          <w:color w:val="000000" w:themeColor="text1"/>
        </w:rPr>
        <w:t xml:space="preserve"> </w:t>
      </w:r>
      <w:proofErr w:type="spellStart"/>
      <w:r w:rsidRPr="00B25281">
        <w:rPr>
          <w:color w:val="000000" w:themeColor="text1"/>
        </w:rPr>
        <w:t>memanggil</w:t>
      </w:r>
      <w:proofErr w:type="spellEnd"/>
      <w:r w:rsidRPr="00B25281">
        <w:rPr>
          <w:color w:val="000000" w:themeColor="text1"/>
        </w:rPr>
        <w:t xml:space="preserve"> </w:t>
      </w:r>
      <w:proofErr w:type="spellStart"/>
      <w:r w:rsidRPr="00B25281">
        <w:rPr>
          <w:color w:val="000000" w:themeColor="text1"/>
        </w:rPr>
        <w:t>tindakan</w:t>
      </w:r>
      <w:proofErr w:type="spellEnd"/>
      <w:r w:rsidRPr="00B25281">
        <w:rPr>
          <w:color w:val="000000" w:themeColor="text1"/>
        </w:rPr>
        <w:t> </w:t>
      </w:r>
      <w:r w:rsidRPr="00B25281">
        <w:rPr>
          <w:rStyle w:val="Emphasis"/>
          <w:color w:val="000000" w:themeColor="text1"/>
        </w:rPr>
        <w:t>Reformat Code</w:t>
      </w:r>
      <w:r w:rsidRPr="00B25281">
        <w:rPr>
          <w:color w:val="000000" w:themeColor="text1"/>
        </w:rPr>
        <w:t> </w:t>
      </w:r>
      <w:proofErr w:type="spellStart"/>
      <w:r w:rsidRPr="00B25281">
        <w:rPr>
          <w:color w:val="000000" w:themeColor="text1"/>
        </w:rPr>
        <w:t>secara</w:t>
      </w:r>
      <w:proofErr w:type="spellEnd"/>
      <w:r w:rsidRPr="00B25281">
        <w:rPr>
          <w:color w:val="000000" w:themeColor="text1"/>
        </w:rPr>
        <w:t xml:space="preserve"> </w:t>
      </w:r>
      <w:proofErr w:type="spellStart"/>
      <w:r w:rsidRPr="00B25281">
        <w:rPr>
          <w:color w:val="000000" w:themeColor="text1"/>
        </w:rPr>
        <w:t>eksplisit</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menekan</w:t>
      </w:r>
      <w:proofErr w:type="spellEnd"/>
      <w:r w:rsidRPr="00B25281">
        <w:rPr>
          <w:color w:val="000000" w:themeColor="text1"/>
        </w:rPr>
        <w:t> </w:t>
      </w:r>
      <w:proofErr w:type="spellStart"/>
      <w:r w:rsidRPr="00B25281">
        <w:rPr>
          <w:rStyle w:val="Strong"/>
          <w:color w:val="000000" w:themeColor="text1"/>
        </w:rPr>
        <w:t>Control+Alt+L</w:t>
      </w:r>
      <w:proofErr w:type="spellEnd"/>
      <w:r w:rsidRPr="00B25281">
        <w:rPr>
          <w:color w:val="000000" w:themeColor="text1"/>
        </w:rPr>
        <w:t> (</w:t>
      </w:r>
      <w:proofErr w:type="spellStart"/>
      <w:r w:rsidRPr="00B25281">
        <w:rPr>
          <w:rStyle w:val="Strong"/>
          <w:color w:val="000000" w:themeColor="text1"/>
        </w:rPr>
        <w:t>Opt+Command+L</w:t>
      </w:r>
      <w:proofErr w:type="spellEnd"/>
      <w:r w:rsidRPr="00B25281">
        <w:rPr>
          <w:color w:val="000000" w:themeColor="text1"/>
        </w:rPr>
        <w:t xml:space="preserve"> pada Mac),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mengindentasi</w:t>
      </w:r>
      <w:proofErr w:type="spellEnd"/>
      <w:r w:rsidRPr="00B25281">
        <w:rPr>
          <w:color w:val="000000" w:themeColor="text1"/>
        </w:rPr>
        <w:t xml:space="preserve"> </w:t>
      </w:r>
      <w:proofErr w:type="spellStart"/>
      <w:r w:rsidRPr="00B25281">
        <w:rPr>
          <w:color w:val="000000" w:themeColor="text1"/>
        </w:rPr>
        <w:t>semua</w:t>
      </w:r>
      <w:proofErr w:type="spellEnd"/>
      <w:r w:rsidRPr="00B25281">
        <w:rPr>
          <w:color w:val="000000" w:themeColor="text1"/>
        </w:rPr>
        <w:t xml:space="preserve"> </w:t>
      </w:r>
      <w:proofErr w:type="spellStart"/>
      <w:r w:rsidRPr="00B25281">
        <w:rPr>
          <w:color w:val="000000" w:themeColor="text1"/>
        </w:rPr>
        <w:t>baris</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menekan</w:t>
      </w:r>
      <w:proofErr w:type="spellEnd"/>
      <w:r w:rsidRPr="00B25281">
        <w:rPr>
          <w:color w:val="000000" w:themeColor="text1"/>
        </w:rPr>
        <w:t> </w:t>
      </w:r>
      <w:proofErr w:type="spellStart"/>
      <w:r w:rsidRPr="00B25281">
        <w:rPr>
          <w:rStyle w:val="Strong"/>
          <w:color w:val="000000" w:themeColor="text1"/>
        </w:rPr>
        <w:t>Control+Alt+I</w:t>
      </w:r>
      <w:proofErr w:type="spellEnd"/>
      <w:r w:rsidRPr="00B25281">
        <w:rPr>
          <w:color w:val="000000" w:themeColor="text1"/>
        </w:rPr>
        <w:t> (</w:t>
      </w:r>
      <w:proofErr w:type="spellStart"/>
      <w:r w:rsidRPr="00B25281">
        <w:rPr>
          <w:rStyle w:val="Strong"/>
          <w:color w:val="000000" w:themeColor="text1"/>
        </w:rPr>
        <w:t>Control+Option+I</w:t>
      </w:r>
      <w:proofErr w:type="spellEnd"/>
      <w:r w:rsidRPr="00B25281">
        <w:rPr>
          <w:color w:val="000000" w:themeColor="text1"/>
        </w:rPr>
        <w:t> pada Mac).</w:t>
      </w:r>
    </w:p>
    <w:p w14:paraId="5D2D4784" w14:textId="02E368C0"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noProof/>
          <w:color w:val="000000" w:themeColor="text1"/>
        </w:rPr>
        <w:drawing>
          <wp:inline distT="0" distB="0" distL="0" distR="0" wp14:anchorId="1254EF19" wp14:editId="4F802A4B">
            <wp:extent cx="4692650" cy="836930"/>
            <wp:effectExtent l="0" t="0" r="0" b="1270"/>
            <wp:docPr id="68" name="Picture 68" descr="https://developer.android.com/studio/images/intro/code-before-formatting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efore" descr="https://developer.android.com/studio/images/intro/code-before-formatting_2-1_2x.png?hl=i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92650" cy="836930"/>
                    </a:xfrm>
                    <a:prstGeom prst="rect">
                      <a:avLst/>
                    </a:prstGeom>
                    <a:noFill/>
                    <a:ln>
                      <a:noFill/>
                    </a:ln>
                  </pic:spPr>
                </pic:pic>
              </a:graphicData>
            </a:graphic>
          </wp:inline>
        </w:drawing>
      </w:r>
    </w:p>
    <w:p w14:paraId="2D1D7F27" w14:textId="77777777" w:rsidR="00012DA2" w:rsidRPr="00B25281" w:rsidRDefault="00012DA2"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color w:val="000000" w:themeColor="text1"/>
        </w:rPr>
        <w:t>Gambar 4.</w:t>
      </w:r>
      <w:r w:rsidRPr="00B25281">
        <w:rPr>
          <w:color w:val="000000" w:themeColor="text1"/>
        </w:rPr>
        <w:t>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sebelum</w:t>
      </w:r>
      <w:proofErr w:type="spellEnd"/>
      <w:r w:rsidRPr="00B25281">
        <w:rPr>
          <w:color w:val="000000" w:themeColor="text1"/>
        </w:rPr>
        <w:t xml:space="preserve"> </w:t>
      </w:r>
      <w:proofErr w:type="spellStart"/>
      <w:r w:rsidRPr="00B25281">
        <w:rPr>
          <w:color w:val="000000" w:themeColor="text1"/>
        </w:rPr>
        <w:t>pemformatan</w:t>
      </w:r>
      <w:proofErr w:type="spellEnd"/>
      <w:r w:rsidRPr="00B25281">
        <w:rPr>
          <w:color w:val="000000" w:themeColor="text1"/>
        </w:rPr>
        <w:t>.</w:t>
      </w:r>
    </w:p>
    <w:p w14:paraId="5FA3B9BB" w14:textId="106FAD93"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noProof/>
          <w:color w:val="000000" w:themeColor="text1"/>
        </w:rPr>
        <w:lastRenderedPageBreak/>
        <w:drawing>
          <wp:inline distT="0" distB="0" distL="0" distR="0" wp14:anchorId="5F653D17" wp14:editId="1A06C2E6">
            <wp:extent cx="4692650" cy="1207770"/>
            <wp:effectExtent l="0" t="0" r="0" b="0"/>
            <wp:docPr id="67" name="Picture 67" descr="https://developer.android.com/studio/images/intro/code-after-formatting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after" descr="https://developer.android.com/studio/images/intro/code-after-formatting_2-1_2x.png?hl=i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92650" cy="1207770"/>
                    </a:xfrm>
                    <a:prstGeom prst="rect">
                      <a:avLst/>
                    </a:prstGeom>
                    <a:noFill/>
                    <a:ln>
                      <a:noFill/>
                    </a:ln>
                  </pic:spPr>
                </pic:pic>
              </a:graphicData>
            </a:graphic>
          </wp:inline>
        </w:drawing>
      </w:r>
    </w:p>
    <w:p w14:paraId="27192E7A" w14:textId="77777777" w:rsidR="00012DA2" w:rsidRPr="00B25281" w:rsidRDefault="00012DA2"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color w:val="000000" w:themeColor="text1"/>
        </w:rPr>
        <w:t>Gambar 5.</w:t>
      </w:r>
      <w:r w:rsidRPr="00B25281">
        <w:rPr>
          <w:color w:val="000000" w:themeColor="text1"/>
        </w:rPr>
        <w:t>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setelah</w:t>
      </w:r>
      <w:proofErr w:type="spellEnd"/>
      <w:r w:rsidRPr="00B25281">
        <w:rPr>
          <w:color w:val="000000" w:themeColor="text1"/>
        </w:rPr>
        <w:t xml:space="preserve"> </w:t>
      </w:r>
      <w:proofErr w:type="spellStart"/>
      <w:r w:rsidRPr="00B25281">
        <w:rPr>
          <w:color w:val="000000" w:themeColor="text1"/>
        </w:rPr>
        <w:t>pemformatan</w:t>
      </w:r>
      <w:proofErr w:type="spellEnd"/>
      <w:r w:rsidRPr="00B25281">
        <w:rPr>
          <w:color w:val="000000" w:themeColor="text1"/>
        </w:rPr>
        <w:t>.</w:t>
      </w:r>
    </w:p>
    <w:p w14:paraId="0C18B53F"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3" w:name="version-control"/>
      <w:bookmarkEnd w:id="13"/>
      <w:r w:rsidRPr="00B25281">
        <w:rPr>
          <w:rFonts w:ascii="Times New Roman" w:hAnsi="Times New Roman" w:cs="Times New Roman"/>
          <w:b/>
          <w:bCs/>
          <w:color w:val="000000" w:themeColor="text1"/>
        </w:rPr>
        <w:t>Dasar-dasar kontrol versi</w:t>
      </w:r>
    </w:p>
    <w:p w14:paraId="2AEDEAD5"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Android Studio </w:t>
      </w:r>
      <w:proofErr w:type="spellStart"/>
      <w:r w:rsidRPr="00B25281">
        <w:rPr>
          <w:color w:val="000000" w:themeColor="text1"/>
        </w:rPr>
        <w:t>mendukung</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w:t>
      </w:r>
      <w:proofErr w:type="spellStart"/>
      <w:r w:rsidRPr="00B25281">
        <w:rPr>
          <w:color w:val="000000" w:themeColor="text1"/>
        </w:rPr>
        <w:t>kontrol</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(VCS), </w:t>
      </w:r>
      <w:proofErr w:type="spellStart"/>
      <w:r w:rsidRPr="00B25281">
        <w:rPr>
          <w:color w:val="000000" w:themeColor="text1"/>
        </w:rPr>
        <w:t>termasuk</w:t>
      </w:r>
      <w:proofErr w:type="spellEnd"/>
      <w:r w:rsidRPr="00B25281">
        <w:rPr>
          <w:color w:val="000000" w:themeColor="text1"/>
        </w:rPr>
        <w:t xml:space="preserve"> Git, GitHub, CVS, Mercurial, Subversion, dan Google Cloud Source Repositories.</w:t>
      </w:r>
    </w:p>
    <w:p w14:paraId="0456C905"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Setelah </w:t>
      </w:r>
      <w:proofErr w:type="spellStart"/>
      <w:r w:rsidRPr="00B25281">
        <w:rPr>
          <w:color w:val="000000" w:themeColor="text1"/>
        </w:rPr>
        <w:t>mengimpor</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Anda </w:t>
      </w:r>
      <w:proofErr w:type="spellStart"/>
      <w:r w:rsidRPr="00B25281">
        <w:rPr>
          <w:color w:val="000000" w:themeColor="text1"/>
        </w:rPr>
        <w:t>ke</w:t>
      </w:r>
      <w:proofErr w:type="spellEnd"/>
      <w:r w:rsidRPr="00B25281">
        <w:rPr>
          <w:color w:val="000000" w:themeColor="text1"/>
        </w:rPr>
        <w:t xml:space="preserve"> Android Studio, </w:t>
      </w:r>
      <w:proofErr w:type="spellStart"/>
      <w:r w:rsidRPr="00B25281">
        <w:rPr>
          <w:color w:val="000000" w:themeColor="text1"/>
        </w:rPr>
        <w:t>gunakan</w:t>
      </w:r>
      <w:proofErr w:type="spellEnd"/>
      <w:r w:rsidRPr="00B25281">
        <w:rPr>
          <w:color w:val="000000" w:themeColor="text1"/>
        </w:rPr>
        <w:t xml:space="preserve"> </w:t>
      </w:r>
      <w:proofErr w:type="spellStart"/>
      <w:r w:rsidRPr="00B25281">
        <w:rPr>
          <w:color w:val="000000" w:themeColor="text1"/>
        </w:rPr>
        <w:t>opsi</w:t>
      </w:r>
      <w:proofErr w:type="spellEnd"/>
      <w:r w:rsidRPr="00B25281">
        <w:rPr>
          <w:color w:val="000000" w:themeColor="text1"/>
        </w:rPr>
        <w:t xml:space="preserve"> menu VCS pada Android Studio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mengaktifkan</w:t>
      </w:r>
      <w:proofErr w:type="spellEnd"/>
      <w:r w:rsidRPr="00B25281">
        <w:rPr>
          <w:color w:val="000000" w:themeColor="text1"/>
        </w:rPr>
        <w:t xml:space="preserve"> </w:t>
      </w:r>
      <w:proofErr w:type="spellStart"/>
      <w:r w:rsidRPr="00B25281">
        <w:rPr>
          <w:color w:val="000000" w:themeColor="text1"/>
        </w:rPr>
        <w:t>dukungan</w:t>
      </w:r>
      <w:proofErr w:type="spellEnd"/>
      <w:r w:rsidRPr="00B25281">
        <w:rPr>
          <w:color w:val="000000" w:themeColor="text1"/>
        </w:rPr>
        <w:t xml:space="preserve"> VCS </w:t>
      </w:r>
      <w:proofErr w:type="spellStart"/>
      <w:r w:rsidRPr="00B25281">
        <w:rPr>
          <w:color w:val="000000" w:themeColor="text1"/>
        </w:rPr>
        <w:t>bagi</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w:t>
      </w:r>
      <w:proofErr w:type="spellStart"/>
      <w:r w:rsidRPr="00B25281">
        <w:rPr>
          <w:color w:val="000000" w:themeColor="text1"/>
        </w:rPr>
        <w:t>kontrol</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yang </w:t>
      </w:r>
      <w:proofErr w:type="spellStart"/>
      <w:r w:rsidRPr="00B25281">
        <w:rPr>
          <w:color w:val="000000" w:themeColor="text1"/>
        </w:rPr>
        <w:t>diinginkan</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xml:space="preserve"> </w:t>
      </w:r>
      <w:proofErr w:type="spellStart"/>
      <w:r w:rsidRPr="00B25281">
        <w:rPr>
          <w:color w:val="000000" w:themeColor="text1"/>
        </w:rPr>
        <w:t>repositori</w:t>
      </w:r>
      <w:proofErr w:type="spellEnd"/>
      <w:r w:rsidRPr="00B25281">
        <w:rPr>
          <w:color w:val="000000" w:themeColor="text1"/>
        </w:rPr>
        <w:t xml:space="preserve">, </w:t>
      </w:r>
      <w:proofErr w:type="spellStart"/>
      <w:r w:rsidRPr="00B25281">
        <w:rPr>
          <w:color w:val="000000" w:themeColor="text1"/>
        </w:rPr>
        <w:t>mengimpor</w:t>
      </w:r>
      <w:proofErr w:type="spellEnd"/>
      <w:r w:rsidRPr="00B25281">
        <w:rPr>
          <w:color w:val="000000" w:themeColor="text1"/>
        </w:rPr>
        <w:t xml:space="preserve"> file </w:t>
      </w:r>
      <w:proofErr w:type="spellStart"/>
      <w:r w:rsidRPr="00B25281">
        <w:rPr>
          <w:color w:val="000000" w:themeColor="text1"/>
        </w:rPr>
        <w:t>baru</w:t>
      </w:r>
      <w:proofErr w:type="spellEnd"/>
      <w:r w:rsidRPr="00B25281">
        <w:rPr>
          <w:color w:val="000000" w:themeColor="text1"/>
        </w:rPr>
        <w:t xml:space="preserve"> </w:t>
      </w:r>
      <w:proofErr w:type="spellStart"/>
      <w:r w:rsidRPr="00B25281">
        <w:rPr>
          <w:color w:val="000000" w:themeColor="text1"/>
        </w:rPr>
        <w:t>ke</w:t>
      </w:r>
      <w:proofErr w:type="spellEnd"/>
      <w:r w:rsidRPr="00B25281">
        <w:rPr>
          <w:color w:val="000000" w:themeColor="text1"/>
        </w:rPr>
        <w:t xml:space="preserve"> </w:t>
      </w:r>
      <w:proofErr w:type="spellStart"/>
      <w:r w:rsidRPr="00B25281">
        <w:rPr>
          <w:color w:val="000000" w:themeColor="text1"/>
        </w:rPr>
        <w:t>kontrol</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dan </w:t>
      </w:r>
      <w:proofErr w:type="spellStart"/>
      <w:r w:rsidRPr="00B25281">
        <w:rPr>
          <w:color w:val="000000" w:themeColor="text1"/>
        </w:rPr>
        <w:t>menjalankan</w:t>
      </w:r>
      <w:proofErr w:type="spellEnd"/>
      <w:r w:rsidRPr="00B25281">
        <w:rPr>
          <w:color w:val="000000" w:themeColor="text1"/>
        </w:rPr>
        <w:t xml:space="preserve"> </w:t>
      </w:r>
      <w:proofErr w:type="spellStart"/>
      <w:r w:rsidRPr="00B25281">
        <w:rPr>
          <w:color w:val="000000" w:themeColor="text1"/>
        </w:rPr>
        <w:t>operasi</w:t>
      </w:r>
      <w:proofErr w:type="spellEnd"/>
      <w:r w:rsidRPr="00B25281">
        <w:rPr>
          <w:color w:val="000000" w:themeColor="text1"/>
        </w:rPr>
        <w:t xml:space="preserve"> </w:t>
      </w:r>
      <w:proofErr w:type="spellStart"/>
      <w:r w:rsidRPr="00B25281">
        <w:rPr>
          <w:color w:val="000000" w:themeColor="text1"/>
        </w:rPr>
        <w:t>kontrol</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w:t>
      </w:r>
      <w:proofErr w:type="spellStart"/>
      <w:r w:rsidRPr="00B25281">
        <w:rPr>
          <w:color w:val="000000" w:themeColor="text1"/>
        </w:rPr>
        <w:t>lainnya</w:t>
      </w:r>
      <w:proofErr w:type="spellEnd"/>
      <w:r w:rsidRPr="00B25281">
        <w:rPr>
          <w:color w:val="000000" w:themeColor="text1"/>
        </w:rPr>
        <w:t>:</w:t>
      </w:r>
    </w:p>
    <w:p w14:paraId="106A7DEA" w14:textId="77777777" w:rsidR="00012DA2" w:rsidRPr="00B25281" w:rsidRDefault="00012DA2" w:rsidP="006A1EB5">
      <w:pPr>
        <w:numPr>
          <w:ilvl w:val="0"/>
          <w:numId w:val="27"/>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Dari menu </w:t>
      </w:r>
      <w:r w:rsidRPr="00B25281">
        <w:rPr>
          <w:rStyle w:val="Strong"/>
          <w:rFonts w:ascii="Times New Roman" w:hAnsi="Times New Roman" w:cs="Times New Roman"/>
          <w:color w:val="000000" w:themeColor="text1"/>
          <w:sz w:val="24"/>
          <w:szCs w:val="24"/>
        </w:rPr>
        <w:t>VCS</w:t>
      </w:r>
      <w:r w:rsidRPr="00B25281">
        <w:rPr>
          <w:rFonts w:ascii="Times New Roman" w:hAnsi="Times New Roman" w:cs="Times New Roman"/>
          <w:color w:val="000000" w:themeColor="text1"/>
          <w:sz w:val="24"/>
          <w:szCs w:val="24"/>
        </w:rPr>
        <w:t> Android Studio, klik Enable Version Control Integration.</w:t>
      </w:r>
    </w:p>
    <w:p w14:paraId="606D3D38" w14:textId="77777777" w:rsidR="00012DA2" w:rsidRPr="00B25281" w:rsidRDefault="00012DA2" w:rsidP="006A1EB5">
      <w:pPr>
        <w:numPr>
          <w:ilvl w:val="0"/>
          <w:numId w:val="27"/>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Dari menu drop-down, pilih sistem kontrol versi yang ingin dikaitkan dengan root project, lalu klik </w:t>
      </w:r>
      <w:r w:rsidRPr="00B25281">
        <w:rPr>
          <w:rStyle w:val="Strong"/>
          <w:rFonts w:ascii="Times New Roman" w:hAnsi="Times New Roman" w:cs="Times New Roman"/>
          <w:color w:val="000000" w:themeColor="text1"/>
          <w:sz w:val="24"/>
          <w:szCs w:val="24"/>
        </w:rPr>
        <w:t>OK</w:t>
      </w:r>
      <w:r w:rsidRPr="00B25281">
        <w:rPr>
          <w:rFonts w:ascii="Times New Roman" w:hAnsi="Times New Roman" w:cs="Times New Roman"/>
          <w:color w:val="000000" w:themeColor="text1"/>
          <w:sz w:val="24"/>
          <w:szCs w:val="24"/>
        </w:rPr>
        <w:t>.</w:t>
      </w:r>
    </w:p>
    <w:p w14:paraId="59D2648F"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Menu VCS </w:t>
      </w:r>
      <w:proofErr w:type="spellStart"/>
      <w:r w:rsidRPr="00B25281">
        <w:rPr>
          <w:color w:val="000000" w:themeColor="text1"/>
        </w:rPr>
        <w:t>sekarang</w:t>
      </w:r>
      <w:proofErr w:type="spellEnd"/>
      <w:r w:rsidRPr="00B25281">
        <w:rPr>
          <w:color w:val="000000" w:themeColor="text1"/>
        </w:rPr>
        <w:t xml:space="preserve"> </w:t>
      </w:r>
      <w:proofErr w:type="spellStart"/>
      <w:r w:rsidRPr="00B25281">
        <w:rPr>
          <w:color w:val="000000" w:themeColor="text1"/>
        </w:rPr>
        <w:t>menampilkan</w:t>
      </w:r>
      <w:proofErr w:type="spellEnd"/>
      <w:r w:rsidRPr="00B25281">
        <w:rPr>
          <w:color w:val="000000" w:themeColor="text1"/>
        </w:rPr>
        <w:t xml:space="preserve"> </w:t>
      </w:r>
      <w:proofErr w:type="spellStart"/>
      <w:r w:rsidRPr="00B25281">
        <w:rPr>
          <w:color w:val="000000" w:themeColor="text1"/>
        </w:rPr>
        <w:t>sejumlah</w:t>
      </w:r>
      <w:proofErr w:type="spellEnd"/>
      <w:r w:rsidRPr="00B25281">
        <w:rPr>
          <w:color w:val="000000" w:themeColor="text1"/>
        </w:rPr>
        <w:t xml:space="preserve"> </w:t>
      </w:r>
      <w:proofErr w:type="spellStart"/>
      <w:r w:rsidRPr="00B25281">
        <w:rPr>
          <w:color w:val="000000" w:themeColor="text1"/>
        </w:rPr>
        <w:t>opsi</w:t>
      </w:r>
      <w:proofErr w:type="spellEnd"/>
      <w:r w:rsidRPr="00B25281">
        <w:rPr>
          <w:color w:val="000000" w:themeColor="text1"/>
        </w:rPr>
        <w:t xml:space="preserve"> </w:t>
      </w:r>
      <w:proofErr w:type="spellStart"/>
      <w:r w:rsidRPr="00B25281">
        <w:rPr>
          <w:color w:val="000000" w:themeColor="text1"/>
        </w:rPr>
        <w:t>kontrol</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w:t>
      </w:r>
      <w:proofErr w:type="spellStart"/>
      <w:r w:rsidRPr="00B25281">
        <w:rPr>
          <w:color w:val="000000" w:themeColor="text1"/>
        </w:rPr>
        <w:t>berdasarkan</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yang Anda </w:t>
      </w:r>
      <w:proofErr w:type="spellStart"/>
      <w:r w:rsidRPr="00B25281">
        <w:rPr>
          <w:color w:val="000000" w:themeColor="text1"/>
        </w:rPr>
        <w:t>pilih</w:t>
      </w:r>
      <w:proofErr w:type="spellEnd"/>
      <w:r w:rsidRPr="00B25281">
        <w:rPr>
          <w:color w:val="000000" w:themeColor="text1"/>
        </w:rPr>
        <w:t>.</w:t>
      </w:r>
    </w:p>
    <w:p w14:paraId="453A2C17" w14:textId="77777777" w:rsidR="00012DA2" w:rsidRPr="00B25281" w:rsidRDefault="00012DA2" w:rsidP="006A1EB5">
      <w:pPr>
        <w:pStyle w:val="Heading2"/>
        <w:pBdr>
          <w:bottom w:val="single" w:sz="6" w:space="2" w:color="E8EAED"/>
        </w:pBdr>
        <w:spacing w:before="600" w:after="300" w:line="360" w:lineRule="auto"/>
        <w:jc w:val="both"/>
        <w:rPr>
          <w:rFonts w:ascii="Times New Roman" w:hAnsi="Times New Roman" w:cs="Times New Roman"/>
          <w:color w:val="000000" w:themeColor="text1"/>
          <w:spacing w:val="-2"/>
          <w:sz w:val="24"/>
          <w:szCs w:val="24"/>
        </w:rPr>
      </w:pPr>
      <w:r w:rsidRPr="00B25281">
        <w:rPr>
          <w:rFonts w:ascii="Times New Roman" w:hAnsi="Times New Roman" w:cs="Times New Roman"/>
          <w:b/>
          <w:bCs/>
          <w:color w:val="000000" w:themeColor="text1"/>
          <w:spacing w:val="-2"/>
          <w:sz w:val="24"/>
          <w:szCs w:val="24"/>
        </w:rPr>
        <w:lastRenderedPageBreak/>
        <w:t>Sistem build Gradle</w:t>
      </w:r>
    </w:p>
    <w:p w14:paraId="63BA473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Android Studio </w:t>
      </w:r>
      <w:proofErr w:type="spellStart"/>
      <w:r w:rsidRPr="00B25281">
        <w:rPr>
          <w:color w:val="000000" w:themeColor="text1"/>
        </w:rPr>
        <w:t>menggunakan</w:t>
      </w:r>
      <w:proofErr w:type="spellEnd"/>
      <w:r w:rsidRPr="00B25281">
        <w:rPr>
          <w:color w:val="000000" w:themeColor="text1"/>
        </w:rPr>
        <w:t xml:space="preserve"> Gradle </w:t>
      </w:r>
      <w:proofErr w:type="spellStart"/>
      <w:r w:rsidRPr="00B25281">
        <w:rPr>
          <w:color w:val="000000" w:themeColor="text1"/>
        </w:rPr>
        <w:t>sebagai</w:t>
      </w:r>
      <w:proofErr w:type="spellEnd"/>
      <w:r w:rsidRPr="00B25281">
        <w:rPr>
          <w:color w:val="000000" w:themeColor="text1"/>
        </w:rPr>
        <w:t xml:space="preserve"> </w:t>
      </w:r>
      <w:proofErr w:type="spellStart"/>
      <w:r w:rsidRPr="00B25281">
        <w:rPr>
          <w:color w:val="000000" w:themeColor="text1"/>
        </w:rPr>
        <w:t>dasar</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build,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lebih</w:t>
      </w:r>
      <w:proofErr w:type="spellEnd"/>
      <w:r w:rsidRPr="00B25281">
        <w:rPr>
          <w:color w:val="000000" w:themeColor="text1"/>
        </w:rPr>
        <w:t xml:space="preserve"> </w:t>
      </w:r>
      <w:proofErr w:type="spellStart"/>
      <w:r w:rsidRPr="00B25281">
        <w:rPr>
          <w:color w:val="000000" w:themeColor="text1"/>
        </w:rPr>
        <w:t>banyak</w:t>
      </w:r>
      <w:proofErr w:type="spellEnd"/>
      <w:r w:rsidRPr="00B25281">
        <w:rPr>
          <w:color w:val="000000" w:themeColor="text1"/>
        </w:rPr>
        <w:t xml:space="preserve"> </w:t>
      </w:r>
      <w:proofErr w:type="spellStart"/>
      <w:r w:rsidRPr="00B25281">
        <w:rPr>
          <w:color w:val="000000" w:themeColor="text1"/>
        </w:rPr>
        <w:t>kemampuan</w:t>
      </w:r>
      <w:proofErr w:type="spellEnd"/>
      <w:r w:rsidRPr="00B25281">
        <w:rPr>
          <w:color w:val="000000" w:themeColor="text1"/>
        </w:rPr>
        <w:t xml:space="preserve"> </w:t>
      </w:r>
      <w:proofErr w:type="spellStart"/>
      <w:r w:rsidRPr="00B25281">
        <w:rPr>
          <w:color w:val="000000" w:themeColor="text1"/>
        </w:rPr>
        <w:t>khusus</w:t>
      </w:r>
      <w:proofErr w:type="spellEnd"/>
      <w:r w:rsidRPr="00B25281">
        <w:rPr>
          <w:color w:val="000000" w:themeColor="text1"/>
        </w:rPr>
        <w:t xml:space="preserve"> Android yang </w:t>
      </w:r>
      <w:proofErr w:type="spellStart"/>
      <w:r w:rsidRPr="00B25281">
        <w:rPr>
          <w:color w:val="000000" w:themeColor="text1"/>
        </w:rPr>
        <w:t>disediakan</w:t>
      </w:r>
      <w:proofErr w:type="spellEnd"/>
      <w:r w:rsidRPr="00B25281">
        <w:rPr>
          <w:color w:val="000000" w:themeColor="text1"/>
        </w:rPr>
        <w:t xml:space="preserve"> oleh </w:t>
      </w:r>
      <w:hyperlink r:id="rId159" w:history="1">
        <w:r w:rsidRPr="00B25281">
          <w:rPr>
            <w:rStyle w:val="Hyperlink"/>
            <w:rFonts w:eastAsiaTheme="majorEastAsia"/>
            <w:color w:val="000000" w:themeColor="text1"/>
          </w:rPr>
          <w:t xml:space="preserve">plugin Android </w:t>
        </w:r>
        <w:proofErr w:type="spellStart"/>
        <w:r w:rsidRPr="00B25281">
          <w:rPr>
            <w:rStyle w:val="Hyperlink"/>
            <w:rFonts w:eastAsiaTheme="majorEastAsia"/>
            <w:color w:val="000000" w:themeColor="text1"/>
          </w:rPr>
          <w:t>untuk</w:t>
        </w:r>
        <w:proofErr w:type="spellEnd"/>
        <w:r w:rsidRPr="00B25281">
          <w:rPr>
            <w:rStyle w:val="Hyperlink"/>
            <w:rFonts w:eastAsiaTheme="majorEastAsia"/>
            <w:color w:val="000000" w:themeColor="text1"/>
          </w:rPr>
          <w:t xml:space="preserve"> Gradle</w:t>
        </w:r>
      </w:hyperlink>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build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berjalan</w:t>
      </w:r>
      <w:proofErr w:type="spellEnd"/>
      <w:r w:rsidRPr="00B25281">
        <w:rPr>
          <w:color w:val="000000" w:themeColor="text1"/>
        </w:rPr>
        <w:t xml:space="preserve"> </w:t>
      </w:r>
      <w:proofErr w:type="spellStart"/>
      <w:r w:rsidRPr="00B25281">
        <w:rPr>
          <w:color w:val="000000" w:themeColor="text1"/>
        </w:rPr>
        <w:t>sebagai</w:t>
      </w:r>
      <w:proofErr w:type="spellEnd"/>
      <w:r w:rsidRPr="00B25281">
        <w:rPr>
          <w:color w:val="000000" w:themeColor="text1"/>
        </w:rPr>
        <w:t xml:space="preserve"> </w:t>
      </w:r>
      <w:proofErr w:type="spellStart"/>
      <w:r w:rsidRPr="00B25281">
        <w:rPr>
          <w:color w:val="000000" w:themeColor="text1"/>
        </w:rPr>
        <w:t>fitur</w:t>
      </w:r>
      <w:proofErr w:type="spellEnd"/>
      <w:r w:rsidRPr="00B25281">
        <w:rPr>
          <w:color w:val="000000" w:themeColor="text1"/>
        </w:rPr>
        <w:t xml:space="preserve"> </w:t>
      </w:r>
      <w:proofErr w:type="spellStart"/>
      <w:r w:rsidRPr="00B25281">
        <w:rPr>
          <w:color w:val="000000" w:themeColor="text1"/>
        </w:rPr>
        <w:t>terintegrasi</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menu Android Studio, dan </w:t>
      </w:r>
      <w:proofErr w:type="spellStart"/>
      <w:r w:rsidRPr="00B25281">
        <w:rPr>
          <w:color w:val="000000" w:themeColor="text1"/>
        </w:rPr>
        <w:t>terpisah</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command line.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fitur-fitur</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build </w:t>
      </w:r>
      <w:proofErr w:type="spellStart"/>
      <w:r w:rsidRPr="00B25281">
        <w:rPr>
          <w:color w:val="000000" w:themeColor="text1"/>
        </w:rPr>
        <w:t>untuk</w:t>
      </w:r>
      <w:proofErr w:type="spellEnd"/>
      <w:r w:rsidRPr="00B25281">
        <w:rPr>
          <w:color w:val="000000" w:themeColor="text1"/>
        </w:rPr>
        <w:t>:</w:t>
      </w:r>
    </w:p>
    <w:p w14:paraId="7C4B1984" w14:textId="77777777" w:rsidR="00012DA2" w:rsidRPr="00B25281" w:rsidRDefault="00012DA2" w:rsidP="006A1EB5">
      <w:pPr>
        <w:numPr>
          <w:ilvl w:val="0"/>
          <w:numId w:val="28"/>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Menyesuaikan, mengonfigurasi, dan memperluas proses pembuatan build.</w:t>
      </w:r>
    </w:p>
    <w:p w14:paraId="681EC58D" w14:textId="77777777" w:rsidR="00012DA2" w:rsidRPr="00B25281" w:rsidRDefault="00012DA2" w:rsidP="006A1EB5">
      <w:pPr>
        <w:numPr>
          <w:ilvl w:val="0"/>
          <w:numId w:val="28"/>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Membuat banyak APK untuk aplikasi Anda, dengan berbagai fitur yang menggunakan project dan modul yang sama.</w:t>
      </w:r>
    </w:p>
    <w:p w14:paraId="7F8DA1F0" w14:textId="77777777" w:rsidR="00012DA2" w:rsidRPr="00B25281" w:rsidRDefault="00012DA2" w:rsidP="006A1EB5">
      <w:pPr>
        <w:numPr>
          <w:ilvl w:val="0"/>
          <w:numId w:val="28"/>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Menggunakan kembali kode dan resource di seluruh set sumber.</w:t>
      </w:r>
    </w:p>
    <w:p w14:paraId="778A6DB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Berkat</w:t>
      </w:r>
      <w:proofErr w:type="spellEnd"/>
      <w:r w:rsidRPr="00B25281">
        <w:rPr>
          <w:color w:val="000000" w:themeColor="text1"/>
        </w:rPr>
        <w:t xml:space="preserve"> </w:t>
      </w:r>
      <w:proofErr w:type="spellStart"/>
      <w:r w:rsidRPr="00B25281">
        <w:rPr>
          <w:color w:val="000000" w:themeColor="text1"/>
        </w:rPr>
        <w:t>fleksibilitas</w:t>
      </w:r>
      <w:proofErr w:type="spellEnd"/>
      <w:r w:rsidRPr="00B25281">
        <w:rPr>
          <w:color w:val="000000" w:themeColor="text1"/>
        </w:rPr>
        <w:t xml:space="preserve"> Gradle,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mencapai</w:t>
      </w:r>
      <w:proofErr w:type="spellEnd"/>
      <w:r w:rsidRPr="00B25281">
        <w:rPr>
          <w:color w:val="000000" w:themeColor="text1"/>
        </w:rPr>
        <w:t xml:space="preserve"> </w:t>
      </w:r>
      <w:proofErr w:type="spellStart"/>
      <w:r w:rsidRPr="00B25281">
        <w:rPr>
          <w:color w:val="000000" w:themeColor="text1"/>
        </w:rPr>
        <w:t>semua</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tanpa</w:t>
      </w:r>
      <w:proofErr w:type="spellEnd"/>
      <w:r w:rsidRPr="00B25281">
        <w:rPr>
          <w:color w:val="000000" w:themeColor="text1"/>
        </w:rPr>
        <w:t xml:space="preserve"> </w:t>
      </w:r>
      <w:proofErr w:type="spellStart"/>
      <w:r w:rsidRPr="00B25281">
        <w:rPr>
          <w:color w:val="000000" w:themeColor="text1"/>
        </w:rPr>
        <w:t>mengubah</w:t>
      </w:r>
      <w:proofErr w:type="spellEnd"/>
      <w:r w:rsidRPr="00B25281">
        <w:rPr>
          <w:color w:val="000000" w:themeColor="text1"/>
        </w:rPr>
        <w:t xml:space="preserve"> file </w:t>
      </w:r>
      <w:proofErr w:type="spellStart"/>
      <w:r w:rsidRPr="00B25281">
        <w:rPr>
          <w:color w:val="000000" w:themeColor="text1"/>
        </w:rPr>
        <w:t>sumber</w:t>
      </w:r>
      <w:proofErr w:type="spellEnd"/>
      <w:r w:rsidRPr="00B25281">
        <w:rPr>
          <w:color w:val="000000" w:themeColor="text1"/>
        </w:rPr>
        <w:t xml:space="preserve"> inti </w:t>
      </w:r>
      <w:proofErr w:type="spellStart"/>
      <w:r w:rsidRPr="00B25281">
        <w:rPr>
          <w:color w:val="000000" w:themeColor="text1"/>
        </w:rPr>
        <w:t>aplikasi</w:t>
      </w:r>
      <w:proofErr w:type="spellEnd"/>
      <w:r w:rsidRPr="00B25281">
        <w:rPr>
          <w:color w:val="000000" w:themeColor="text1"/>
        </w:rPr>
        <w:t xml:space="preserve"> Anda. File build Android Studio </w:t>
      </w:r>
      <w:proofErr w:type="spellStart"/>
      <w:r w:rsidRPr="00B25281">
        <w:rPr>
          <w:color w:val="000000" w:themeColor="text1"/>
        </w:rPr>
        <w:t>diberi</w:t>
      </w:r>
      <w:proofErr w:type="spellEnd"/>
      <w:r w:rsidRPr="00B25281">
        <w:rPr>
          <w:color w:val="000000" w:themeColor="text1"/>
        </w:rPr>
        <w:t xml:space="preserve"> </w:t>
      </w:r>
      <w:proofErr w:type="spellStart"/>
      <w:r w:rsidRPr="00B25281">
        <w:rPr>
          <w:color w:val="000000" w:themeColor="text1"/>
        </w:rPr>
        <w:t>nama</w:t>
      </w:r>
      <w:proofErr w:type="spellEnd"/>
      <w:r w:rsidRPr="00B25281">
        <w:rPr>
          <w:color w:val="000000" w:themeColor="text1"/>
        </w:rPr>
        <w:t> </w:t>
      </w:r>
      <w:proofErr w:type="spellStart"/>
      <w:proofErr w:type="gramStart"/>
      <w:r w:rsidRPr="00B25281">
        <w:rPr>
          <w:rStyle w:val="HTMLCode"/>
          <w:rFonts w:ascii="Times New Roman" w:hAnsi="Times New Roman" w:cs="Times New Roman"/>
          <w:color w:val="000000" w:themeColor="text1"/>
          <w:sz w:val="24"/>
          <w:szCs w:val="24"/>
          <w:shd w:val="clear" w:color="auto" w:fill="F1F3F4"/>
        </w:rPr>
        <w:t>build.gradle</w:t>
      </w:r>
      <w:proofErr w:type="spellEnd"/>
      <w:proofErr w:type="gramEnd"/>
      <w:r w:rsidRPr="00B25281">
        <w:rPr>
          <w:color w:val="000000" w:themeColor="text1"/>
        </w:rPr>
        <w:t xml:space="preserve">. File </w:t>
      </w:r>
      <w:proofErr w:type="spellStart"/>
      <w:r w:rsidRPr="00B25281">
        <w:rPr>
          <w:color w:val="000000" w:themeColor="text1"/>
        </w:rPr>
        <w:t>tersebut</w:t>
      </w:r>
      <w:proofErr w:type="spellEnd"/>
      <w:r w:rsidRPr="00B25281">
        <w:rPr>
          <w:color w:val="000000" w:themeColor="text1"/>
        </w:rPr>
        <w:t xml:space="preserve"> </w:t>
      </w:r>
      <w:proofErr w:type="spellStart"/>
      <w:r w:rsidRPr="00B25281">
        <w:rPr>
          <w:color w:val="000000" w:themeColor="text1"/>
        </w:rPr>
        <w:t>adalah</w:t>
      </w:r>
      <w:proofErr w:type="spellEnd"/>
      <w:r w:rsidRPr="00B25281">
        <w:rPr>
          <w:color w:val="000000" w:themeColor="text1"/>
        </w:rPr>
        <w:t xml:space="preserve"> file </w:t>
      </w:r>
      <w:proofErr w:type="spellStart"/>
      <w:r w:rsidRPr="00B25281">
        <w:rPr>
          <w:color w:val="000000" w:themeColor="text1"/>
        </w:rPr>
        <w:t>teks</w:t>
      </w:r>
      <w:proofErr w:type="spellEnd"/>
      <w:r w:rsidRPr="00B25281">
        <w:rPr>
          <w:color w:val="000000" w:themeColor="text1"/>
        </w:rPr>
        <w:t xml:space="preserve"> </w:t>
      </w:r>
      <w:proofErr w:type="spellStart"/>
      <w:r w:rsidRPr="00B25281">
        <w:rPr>
          <w:color w:val="000000" w:themeColor="text1"/>
        </w:rPr>
        <w:t>biasa</w:t>
      </w:r>
      <w:proofErr w:type="spellEnd"/>
      <w:r w:rsidRPr="00B25281">
        <w:rPr>
          <w:color w:val="000000" w:themeColor="text1"/>
        </w:rPr>
        <w:t xml:space="preserve"> yang </w:t>
      </w:r>
      <w:proofErr w:type="spellStart"/>
      <w:r w:rsidRPr="00B25281">
        <w:rPr>
          <w:color w:val="000000" w:themeColor="text1"/>
        </w:rPr>
        <w:t>menggunakan</w:t>
      </w:r>
      <w:proofErr w:type="spellEnd"/>
      <w:r w:rsidRPr="00B25281">
        <w:rPr>
          <w:color w:val="000000" w:themeColor="text1"/>
        </w:rPr>
        <w:t xml:space="preserve"> </w:t>
      </w:r>
      <w:proofErr w:type="spellStart"/>
      <w:r w:rsidRPr="00B25281">
        <w:rPr>
          <w:color w:val="000000" w:themeColor="text1"/>
        </w:rPr>
        <w:t>sintaks</w:t>
      </w:r>
      <w:proofErr w:type="spellEnd"/>
      <w:r w:rsidRPr="00B25281">
        <w:rPr>
          <w:color w:val="000000" w:themeColor="text1"/>
        </w:rPr>
        <w:t> </w:t>
      </w:r>
      <w:hyperlink r:id="rId160" w:history="1">
        <w:r w:rsidRPr="00B25281">
          <w:rPr>
            <w:rStyle w:val="Hyperlink"/>
            <w:rFonts w:eastAsiaTheme="majorEastAsia"/>
            <w:color w:val="000000" w:themeColor="text1"/>
          </w:rPr>
          <w:t>Groovy</w:t>
        </w:r>
      </w:hyperlink>
      <w:r w:rsidRPr="00B25281">
        <w:rPr>
          <w:color w:val="000000" w:themeColor="text1"/>
        </w:rPr>
        <w: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mengonfigurasi</w:t>
      </w:r>
      <w:proofErr w:type="spellEnd"/>
      <w:r w:rsidRPr="00B25281">
        <w:rPr>
          <w:color w:val="000000" w:themeColor="text1"/>
        </w:rPr>
        <w:t xml:space="preserve"> build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elemen</w:t>
      </w:r>
      <w:proofErr w:type="spellEnd"/>
      <w:r w:rsidRPr="00B25281">
        <w:rPr>
          <w:color w:val="000000" w:themeColor="text1"/>
        </w:rPr>
        <w:t xml:space="preserve"> yang </w:t>
      </w:r>
      <w:proofErr w:type="spellStart"/>
      <w:r w:rsidRPr="00B25281">
        <w:rPr>
          <w:color w:val="000000" w:themeColor="text1"/>
        </w:rPr>
        <w:t>disediakan</w:t>
      </w:r>
      <w:proofErr w:type="spellEnd"/>
      <w:r w:rsidRPr="00B25281">
        <w:rPr>
          <w:color w:val="000000" w:themeColor="text1"/>
        </w:rPr>
        <w:t xml:space="preserve"> oleh plugin Android </w:t>
      </w:r>
      <w:proofErr w:type="spellStart"/>
      <w:r w:rsidRPr="00B25281">
        <w:rPr>
          <w:color w:val="000000" w:themeColor="text1"/>
        </w:rPr>
        <w:t>untuk</w:t>
      </w:r>
      <w:proofErr w:type="spellEnd"/>
      <w:r w:rsidRPr="00B25281">
        <w:rPr>
          <w:color w:val="000000" w:themeColor="text1"/>
        </w:rPr>
        <w:t xml:space="preserve"> Gradle. </w:t>
      </w:r>
      <w:proofErr w:type="spellStart"/>
      <w:r w:rsidRPr="00B25281">
        <w:rPr>
          <w:color w:val="000000" w:themeColor="text1"/>
        </w:rPr>
        <w:t>Setiap</w:t>
      </w:r>
      <w:proofErr w:type="spellEnd"/>
      <w:r w:rsidRPr="00B25281">
        <w:rPr>
          <w:color w:val="000000" w:themeColor="text1"/>
        </w:rPr>
        <w:t xml:space="preserve"> project </w:t>
      </w:r>
      <w:proofErr w:type="spellStart"/>
      <w:r w:rsidRPr="00B25281">
        <w:rPr>
          <w:color w:val="000000" w:themeColor="text1"/>
        </w:rPr>
        <w:t>memiliki</w:t>
      </w:r>
      <w:proofErr w:type="spellEnd"/>
      <w:r w:rsidRPr="00B25281">
        <w:rPr>
          <w:color w:val="000000" w:themeColor="text1"/>
        </w:rPr>
        <w:t xml:space="preserve"> </w:t>
      </w:r>
      <w:proofErr w:type="spellStart"/>
      <w:r w:rsidRPr="00B25281">
        <w:rPr>
          <w:color w:val="000000" w:themeColor="text1"/>
        </w:rPr>
        <w:t>satu</w:t>
      </w:r>
      <w:proofErr w:type="spellEnd"/>
      <w:r w:rsidRPr="00B25281">
        <w:rPr>
          <w:color w:val="000000" w:themeColor="text1"/>
        </w:rPr>
        <w:t xml:space="preserve"> file build </w:t>
      </w:r>
      <w:proofErr w:type="spellStart"/>
      <w:r w:rsidRPr="00B25281">
        <w:rPr>
          <w:color w:val="000000" w:themeColor="text1"/>
        </w:rPr>
        <w:t>tingkat</w:t>
      </w:r>
      <w:proofErr w:type="spellEnd"/>
      <w:r w:rsidRPr="00B25281">
        <w:rPr>
          <w:color w:val="000000" w:themeColor="text1"/>
        </w:rPr>
        <w:t xml:space="preserve"> </w:t>
      </w:r>
      <w:proofErr w:type="spellStart"/>
      <w:r w:rsidRPr="00B25281">
        <w:rPr>
          <w:color w:val="000000" w:themeColor="text1"/>
        </w:rPr>
        <w:t>atas</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seluruh</w:t>
      </w:r>
      <w:proofErr w:type="spellEnd"/>
      <w:r w:rsidRPr="00B25281">
        <w:rPr>
          <w:color w:val="000000" w:themeColor="text1"/>
        </w:rPr>
        <w:t xml:space="preserve"> project dan file build </w:t>
      </w:r>
      <w:proofErr w:type="spellStart"/>
      <w:r w:rsidRPr="00B25281">
        <w:rPr>
          <w:color w:val="000000" w:themeColor="text1"/>
        </w:rPr>
        <w:t>tingkat</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terpisah</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setiap</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Anda </w:t>
      </w:r>
      <w:proofErr w:type="spellStart"/>
      <w:r w:rsidRPr="00B25281">
        <w:rPr>
          <w:color w:val="000000" w:themeColor="text1"/>
        </w:rPr>
        <w:t>mengimpor</w:t>
      </w:r>
      <w:proofErr w:type="spellEnd"/>
      <w:r w:rsidRPr="00B25281">
        <w:rPr>
          <w:color w:val="000000" w:themeColor="text1"/>
        </w:rPr>
        <w:t xml:space="preserve"> project yang </w:t>
      </w:r>
      <w:proofErr w:type="spellStart"/>
      <w:r w:rsidRPr="00B25281">
        <w:rPr>
          <w:color w:val="000000" w:themeColor="text1"/>
        </w:rPr>
        <w:t>ada</w:t>
      </w:r>
      <w:proofErr w:type="spellEnd"/>
      <w:r w:rsidRPr="00B25281">
        <w:rPr>
          <w:color w:val="000000" w:themeColor="text1"/>
        </w:rPr>
        <w:t xml:space="preserve">, Android Studio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menghasilkan</w:t>
      </w:r>
      <w:proofErr w:type="spellEnd"/>
      <w:r w:rsidRPr="00B25281">
        <w:rPr>
          <w:color w:val="000000" w:themeColor="text1"/>
        </w:rPr>
        <w:t xml:space="preserve"> file build yang </w:t>
      </w:r>
      <w:proofErr w:type="spellStart"/>
      <w:r w:rsidRPr="00B25281">
        <w:rPr>
          <w:color w:val="000000" w:themeColor="text1"/>
        </w:rPr>
        <w:t>diperlukan</w:t>
      </w:r>
      <w:proofErr w:type="spellEnd"/>
      <w:r w:rsidRPr="00B25281">
        <w:rPr>
          <w:color w:val="000000" w:themeColor="text1"/>
        </w:rPr>
        <w:t>.</w:t>
      </w:r>
    </w:p>
    <w:p w14:paraId="14A01DAA"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mempelajari</w:t>
      </w:r>
      <w:proofErr w:type="spellEnd"/>
      <w:r w:rsidRPr="00B25281">
        <w:rPr>
          <w:color w:val="000000" w:themeColor="text1"/>
        </w:rPr>
        <w:t xml:space="preserve"> </w:t>
      </w:r>
      <w:proofErr w:type="spellStart"/>
      <w:r w:rsidRPr="00B25281">
        <w:rPr>
          <w:color w:val="000000" w:themeColor="text1"/>
        </w:rPr>
        <w:t>sistem</w:t>
      </w:r>
      <w:proofErr w:type="spellEnd"/>
      <w:r w:rsidRPr="00B25281">
        <w:rPr>
          <w:color w:val="000000" w:themeColor="text1"/>
        </w:rPr>
        <w:t xml:space="preserve"> build dan </w:t>
      </w:r>
      <w:proofErr w:type="spellStart"/>
      <w:r w:rsidRPr="00B25281">
        <w:rPr>
          <w:color w:val="000000" w:themeColor="text1"/>
        </w:rPr>
        <w:t>cara</w:t>
      </w:r>
      <w:proofErr w:type="spellEnd"/>
      <w:r w:rsidRPr="00B25281">
        <w:rPr>
          <w:color w:val="000000" w:themeColor="text1"/>
        </w:rPr>
        <w:t xml:space="preserve"> </w:t>
      </w:r>
      <w:proofErr w:type="spellStart"/>
      <w:r w:rsidRPr="00B25281">
        <w:rPr>
          <w:color w:val="000000" w:themeColor="text1"/>
        </w:rPr>
        <w:t>mengonfigurasinya</w:t>
      </w:r>
      <w:proofErr w:type="spellEnd"/>
      <w:r w:rsidRPr="00B25281">
        <w:rPr>
          <w:color w:val="000000" w:themeColor="text1"/>
        </w:rPr>
        <w:t xml:space="preserve"> </w:t>
      </w:r>
      <w:proofErr w:type="spellStart"/>
      <w:r w:rsidRPr="00B25281">
        <w:rPr>
          <w:color w:val="000000" w:themeColor="text1"/>
        </w:rPr>
        <w:t>lebih</w:t>
      </w:r>
      <w:proofErr w:type="spellEnd"/>
      <w:r w:rsidRPr="00B25281">
        <w:rPr>
          <w:color w:val="000000" w:themeColor="text1"/>
        </w:rPr>
        <w:t xml:space="preserve"> </w:t>
      </w:r>
      <w:proofErr w:type="spellStart"/>
      <w:r w:rsidRPr="00B25281">
        <w:rPr>
          <w:color w:val="000000" w:themeColor="text1"/>
        </w:rPr>
        <w:t>lanjut</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"https://developer.android.com/studio/build/index.html?hl=id" </w:instrText>
      </w:r>
      <w:r w:rsidR="00AF7B10">
        <w:fldChar w:fldCharType="separate"/>
      </w:r>
      <w:r w:rsidRPr="00B25281">
        <w:rPr>
          <w:rStyle w:val="Hyperlink"/>
          <w:rFonts w:eastAsiaTheme="majorEastAsia"/>
          <w:color w:val="000000" w:themeColor="text1"/>
        </w:rPr>
        <w:t>Mengonfigurasi</w:t>
      </w:r>
      <w:proofErr w:type="spellEnd"/>
      <w:r w:rsidRPr="00B25281">
        <w:rPr>
          <w:rStyle w:val="Hyperlink"/>
          <w:rFonts w:eastAsiaTheme="majorEastAsia"/>
          <w:color w:val="000000" w:themeColor="text1"/>
        </w:rPr>
        <w:t xml:space="preserve"> build</w:t>
      </w:r>
      <w:r w:rsidR="00AF7B10">
        <w:rPr>
          <w:rStyle w:val="Hyperlink"/>
          <w:rFonts w:eastAsiaTheme="majorEastAsia"/>
          <w:color w:val="000000" w:themeColor="text1"/>
        </w:rPr>
        <w:fldChar w:fldCharType="end"/>
      </w:r>
      <w:r w:rsidRPr="00B25281">
        <w:rPr>
          <w:color w:val="000000" w:themeColor="text1"/>
        </w:rPr>
        <w:t>.</w:t>
      </w:r>
    </w:p>
    <w:p w14:paraId="5D9EB2EF"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4" w:name="build-variants"/>
      <w:bookmarkEnd w:id="14"/>
      <w:r w:rsidRPr="00B25281">
        <w:rPr>
          <w:rFonts w:ascii="Times New Roman" w:hAnsi="Times New Roman" w:cs="Times New Roman"/>
          <w:b/>
          <w:bCs/>
          <w:color w:val="000000" w:themeColor="text1"/>
        </w:rPr>
        <w:lastRenderedPageBreak/>
        <w:t>Varian build</w:t>
      </w:r>
    </w:p>
    <w:p w14:paraId="2C437329"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Sistem</w:t>
      </w:r>
      <w:proofErr w:type="spellEnd"/>
      <w:r w:rsidRPr="00B25281">
        <w:rPr>
          <w:color w:val="000000" w:themeColor="text1"/>
        </w:rPr>
        <w:t xml:space="preserve"> build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membuat</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w:t>
      </w:r>
      <w:proofErr w:type="spellStart"/>
      <w:r w:rsidRPr="00B25281">
        <w:rPr>
          <w:color w:val="000000" w:themeColor="text1"/>
        </w:rPr>
        <w:t>berbeda</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yang </w:t>
      </w:r>
      <w:proofErr w:type="spellStart"/>
      <w:r w:rsidRPr="00B25281">
        <w:rPr>
          <w:color w:val="000000" w:themeColor="text1"/>
        </w:rPr>
        <w:t>sama</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satu</w:t>
      </w:r>
      <w:proofErr w:type="spellEnd"/>
      <w:r w:rsidRPr="00B25281">
        <w:rPr>
          <w:color w:val="000000" w:themeColor="text1"/>
        </w:rPr>
        <w:t xml:space="preserve"> project. Hal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berguna</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Anda </w:t>
      </w:r>
      <w:proofErr w:type="spellStart"/>
      <w:r w:rsidRPr="00B25281">
        <w:rPr>
          <w:color w:val="000000" w:themeColor="text1"/>
        </w:rPr>
        <w:t>menyediakan</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versi</w:t>
      </w:r>
      <w:proofErr w:type="spellEnd"/>
      <w:r w:rsidRPr="00B25281">
        <w:rPr>
          <w:color w:val="000000" w:themeColor="text1"/>
        </w:rPr>
        <w:t xml:space="preserve"> gratis dan </w:t>
      </w:r>
      <w:proofErr w:type="spellStart"/>
      <w:r w:rsidRPr="00B25281">
        <w:rPr>
          <w:color w:val="000000" w:themeColor="text1"/>
        </w:rPr>
        <w:t>berbayar</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jika</w:t>
      </w:r>
      <w:proofErr w:type="spellEnd"/>
      <w:r w:rsidRPr="00B25281">
        <w:rPr>
          <w:color w:val="000000" w:themeColor="text1"/>
        </w:rPr>
        <w:t xml:space="preserve"> Anda </w:t>
      </w:r>
      <w:proofErr w:type="spellStart"/>
      <w:r w:rsidRPr="00B25281">
        <w:rPr>
          <w:color w:val="000000" w:themeColor="text1"/>
        </w:rPr>
        <w:t>ingin</w:t>
      </w:r>
      <w:proofErr w:type="spellEnd"/>
      <w:r w:rsidRPr="00B25281">
        <w:rPr>
          <w:color w:val="000000" w:themeColor="text1"/>
        </w:rPr>
        <w:t xml:space="preserve"> </w:t>
      </w:r>
      <w:proofErr w:type="spellStart"/>
      <w:r w:rsidRPr="00B25281">
        <w:rPr>
          <w:color w:val="000000" w:themeColor="text1"/>
        </w:rPr>
        <w:t>mendistribusikan</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APK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berbagai</w:t>
      </w:r>
      <w:proofErr w:type="spellEnd"/>
      <w:r w:rsidRPr="00B25281">
        <w:rPr>
          <w:color w:val="000000" w:themeColor="text1"/>
        </w:rPr>
        <w:t xml:space="preserve"> </w:t>
      </w:r>
      <w:proofErr w:type="spellStart"/>
      <w:r w:rsidRPr="00B25281">
        <w:rPr>
          <w:color w:val="000000" w:themeColor="text1"/>
        </w:rPr>
        <w:t>konfigurasi</w:t>
      </w:r>
      <w:proofErr w:type="spellEnd"/>
      <w:r w:rsidRPr="00B25281">
        <w:rPr>
          <w:color w:val="000000" w:themeColor="text1"/>
        </w:rPr>
        <w:t xml:space="preserve"> </w:t>
      </w:r>
      <w:proofErr w:type="spellStart"/>
      <w:r w:rsidRPr="00B25281">
        <w:rPr>
          <w:color w:val="000000" w:themeColor="text1"/>
        </w:rPr>
        <w:t>perangkat</w:t>
      </w:r>
      <w:proofErr w:type="spellEnd"/>
      <w:r w:rsidRPr="00B25281">
        <w:rPr>
          <w:color w:val="000000" w:themeColor="text1"/>
        </w:rPr>
        <w:t xml:space="preserve"> di Google Play.</w:t>
      </w:r>
    </w:p>
    <w:p w14:paraId="32A5BACC"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cara</w:t>
      </w:r>
      <w:proofErr w:type="spellEnd"/>
      <w:r w:rsidRPr="00B25281">
        <w:rPr>
          <w:color w:val="000000" w:themeColor="text1"/>
        </w:rPr>
        <w:t xml:space="preserve"> </w:t>
      </w:r>
      <w:proofErr w:type="spellStart"/>
      <w:r w:rsidRPr="00B25281">
        <w:rPr>
          <w:color w:val="000000" w:themeColor="text1"/>
        </w:rPr>
        <w:t>mengonfigurasi</w:t>
      </w:r>
      <w:proofErr w:type="spellEnd"/>
      <w:r w:rsidRPr="00B25281">
        <w:rPr>
          <w:color w:val="000000" w:themeColor="text1"/>
        </w:rPr>
        <w:t xml:space="preserve"> </w:t>
      </w:r>
      <w:proofErr w:type="spellStart"/>
      <w:r w:rsidRPr="00B25281">
        <w:rPr>
          <w:color w:val="000000" w:themeColor="text1"/>
        </w:rPr>
        <w:t>varian</w:t>
      </w:r>
      <w:proofErr w:type="spellEnd"/>
      <w:r w:rsidRPr="00B25281">
        <w:rPr>
          <w:color w:val="000000" w:themeColor="text1"/>
        </w:rPr>
        <w:t xml:space="preserve"> build,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"https://developer.android.com/studio/build/build-variants.html?hl=id" </w:instrText>
      </w:r>
      <w:r w:rsidR="00AF7B10">
        <w:fldChar w:fldCharType="separate"/>
      </w:r>
      <w:r w:rsidRPr="00B25281">
        <w:rPr>
          <w:rStyle w:val="Hyperlink"/>
          <w:rFonts w:eastAsiaTheme="majorEastAsia"/>
          <w:color w:val="000000" w:themeColor="text1"/>
        </w:rPr>
        <w:t>Mengonfigurasi</w:t>
      </w:r>
      <w:proofErr w:type="spellEnd"/>
      <w:r w:rsidRPr="00B25281">
        <w:rPr>
          <w:rStyle w:val="Hyperlink"/>
          <w:rFonts w:eastAsiaTheme="majorEastAsia"/>
          <w:color w:val="000000" w:themeColor="text1"/>
        </w:rPr>
        <w:t xml:space="preserve"> </w:t>
      </w:r>
      <w:proofErr w:type="spellStart"/>
      <w:r w:rsidRPr="00B25281">
        <w:rPr>
          <w:rStyle w:val="Hyperlink"/>
          <w:rFonts w:eastAsiaTheme="majorEastAsia"/>
          <w:color w:val="000000" w:themeColor="text1"/>
        </w:rPr>
        <w:t>varian</w:t>
      </w:r>
      <w:proofErr w:type="spellEnd"/>
      <w:r w:rsidRPr="00B25281">
        <w:rPr>
          <w:rStyle w:val="Hyperlink"/>
          <w:rFonts w:eastAsiaTheme="majorEastAsia"/>
          <w:color w:val="000000" w:themeColor="text1"/>
        </w:rPr>
        <w:t xml:space="preserve"> build</w:t>
      </w:r>
      <w:r w:rsidR="00AF7B10">
        <w:rPr>
          <w:rStyle w:val="Hyperlink"/>
          <w:rFonts w:eastAsiaTheme="majorEastAsia"/>
          <w:color w:val="000000" w:themeColor="text1"/>
        </w:rPr>
        <w:fldChar w:fldCharType="end"/>
      </w:r>
      <w:r w:rsidRPr="00B25281">
        <w:rPr>
          <w:color w:val="000000" w:themeColor="text1"/>
        </w:rPr>
        <w:t>.</w:t>
      </w:r>
    </w:p>
    <w:p w14:paraId="1AFBE1DA"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5" w:name="apk-splits"/>
      <w:bookmarkEnd w:id="15"/>
      <w:r w:rsidRPr="00B25281">
        <w:rPr>
          <w:rFonts w:ascii="Times New Roman" w:hAnsi="Times New Roman" w:cs="Times New Roman"/>
          <w:b/>
          <w:bCs/>
          <w:color w:val="000000" w:themeColor="text1"/>
        </w:rPr>
        <w:t>Dukungan multi-APK</w:t>
      </w:r>
    </w:p>
    <w:p w14:paraId="4C143572"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Dukungan</w:t>
      </w:r>
      <w:proofErr w:type="spellEnd"/>
      <w:r w:rsidRPr="00B25281">
        <w:rPr>
          <w:color w:val="000000" w:themeColor="text1"/>
        </w:rPr>
        <w:t xml:space="preserve"> multi-APK </w:t>
      </w:r>
      <w:proofErr w:type="spellStart"/>
      <w:r w:rsidRPr="00B25281">
        <w:rPr>
          <w:color w:val="000000" w:themeColor="text1"/>
        </w:rPr>
        <w:t>memungkinkan</w:t>
      </w:r>
      <w:proofErr w:type="spellEnd"/>
      <w:r w:rsidRPr="00B25281">
        <w:rPr>
          <w:color w:val="000000" w:themeColor="text1"/>
        </w:rPr>
        <w:t xml:space="preserve"> Anda </w:t>
      </w:r>
      <w:proofErr w:type="spellStart"/>
      <w:r w:rsidRPr="00B25281">
        <w:rPr>
          <w:color w:val="000000" w:themeColor="text1"/>
        </w:rPr>
        <w:t>membuat</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APK </w:t>
      </w:r>
      <w:proofErr w:type="spellStart"/>
      <w:r w:rsidRPr="00B25281">
        <w:rPr>
          <w:color w:val="000000" w:themeColor="text1"/>
        </w:rPr>
        <w:t>sekaligus</w:t>
      </w:r>
      <w:proofErr w:type="spellEnd"/>
      <w:r w:rsidRPr="00B25281">
        <w:rPr>
          <w:color w:val="000000" w:themeColor="text1"/>
        </w:rPr>
        <w:t xml:space="preserve"> </w:t>
      </w:r>
      <w:proofErr w:type="spellStart"/>
      <w:r w:rsidRPr="00B25281">
        <w:rPr>
          <w:color w:val="000000" w:themeColor="text1"/>
        </w:rPr>
        <w:t>secara</w:t>
      </w:r>
      <w:proofErr w:type="spellEnd"/>
      <w:r w:rsidRPr="00B25281">
        <w:rPr>
          <w:color w:val="000000" w:themeColor="text1"/>
        </w:rPr>
        <w:t xml:space="preserve"> </w:t>
      </w:r>
      <w:proofErr w:type="spellStart"/>
      <w:r w:rsidRPr="00B25281">
        <w:rPr>
          <w:color w:val="000000" w:themeColor="text1"/>
        </w:rPr>
        <w:t>efisien</w:t>
      </w:r>
      <w:proofErr w:type="spellEnd"/>
      <w:r w:rsidRPr="00B25281">
        <w:rPr>
          <w:color w:val="000000" w:themeColor="text1"/>
        </w:rPr>
        <w:t xml:space="preserve"> </w:t>
      </w:r>
      <w:proofErr w:type="spellStart"/>
      <w:r w:rsidRPr="00B25281">
        <w:rPr>
          <w:color w:val="000000" w:themeColor="text1"/>
        </w:rPr>
        <w:t>berdasarkan</w:t>
      </w:r>
      <w:proofErr w:type="spellEnd"/>
      <w:r w:rsidRPr="00B25281">
        <w:rPr>
          <w:color w:val="000000" w:themeColor="text1"/>
        </w:rPr>
        <w:t xml:space="preserve"> </w:t>
      </w:r>
      <w:proofErr w:type="spellStart"/>
      <w:r w:rsidRPr="00B25281">
        <w:rPr>
          <w:color w:val="000000" w:themeColor="text1"/>
        </w:rPr>
        <w:t>kepadatan</w:t>
      </w:r>
      <w:proofErr w:type="spellEnd"/>
      <w:r w:rsidRPr="00B25281">
        <w:rPr>
          <w:color w:val="000000" w:themeColor="text1"/>
        </w:rPr>
        <w:t xml:space="preserve"> </w:t>
      </w:r>
      <w:proofErr w:type="spellStart"/>
      <w:r w:rsidRPr="00B25281">
        <w:rPr>
          <w:color w:val="000000" w:themeColor="text1"/>
        </w:rPr>
        <w:t>layar</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ABI. </w:t>
      </w:r>
      <w:proofErr w:type="spellStart"/>
      <w:r w:rsidRPr="00B25281">
        <w:rPr>
          <w:color w:val="000000" w:themeColor="text1"/>
        </w:rPr>
        <w:t>Misalnya</w:t>
      </w:r>
      <w:proofErr w:type="spellEnd"/>
      <w:r w:rsidRPr="00B25281">
        <w:rPr>
          <w:color w:val="000000" w:themeColor="text1"/>
        </w:rPr>
        <w:t xml:space="preserve">,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membuat</w:t>
      </w:r>
      <w:proofErr w:type="spellEnd"/>
      <w:r w:rsidRPr="00B25281">
        <w:rPr>
          <w:color w:val="000000" w:themeColor="text1"/>
        </w:rPr>
        <w:t xml:space="preserve"> APK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terpisah</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kepadatan</w:t>
      </w:r>
      <w:proofErr w:type="spellEnd"/>
      <w:r w:rsidRPr="00B25281">
        <w:rPr>
          <w:color w:val="000000" w:themeColor="text1"/>
        </w:rPr>
        <w:t xml:space="preserve"> </w:t>
      </w:r>
      <w:proofErr w:type="spellStart"/>
      <w:r w:rsidRPr="00B25281">
        <w:rPr>
          <w:color w:val="000000" w:themeColor="text1"/>
        </w:rPr>
        <w:t>layar</w:t>
      </w:r>
      <w:proofErr w:type="spellEnd"/>
      <w:r w:rsidRPr="00B25281">
        <w:rPr>
          <w:color w:val="000000" w:themeColor="text1"/>
        </w:rPr>
        <w:t xml:space="preserve"> </w:t>
      </w:r>
      <w:proofErr w:type="spellStart"/>
      <w:r w:rsidRPr="00B25281">
        <w:rPr>
          <w:color w:val="000000" w:themeColor="text1"/>
        </w:rPr>
        <w:t>hdpi</w:t>
      </w:r>
      <w:proofErr w:type="spellEnd"/>
      <w:r w:rsidRPr="00B25281">
        <w:rPr>
          <w:color w:val="000000" w:themeColor="text1"/>
        </w:rPr>
        <w:t xml:space="preserve"> dan </w:t>
      </w:r>
      <w:proofErr w:type="spellStart"/>
      <w:r w:rsidRPr="00B25281">
        <w:rPr>
          <w:color w:val="000000" w:themeColor="text1"/>
        </w:rPr>
        <w:t>mdpi</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tetap</w:t>
      </w:r>
      <w:proofErr w:type="spellEnd"/>
      <w:r w:rsidRPr="00B25281">
        <w:rPr>
          <w:color w:val="000000" w:themeColor="text1"/>
        </w:rPr>
        <w:t xml:space="preserve"> </w:t>
      </w:r>
      <w:proofErr w:type="spellStart"/>
      <w:r w:rsidRPr="00B25281">
        <w:rPr>
          <w:color w:val="000000" w:themeColor="text1"/>
        </w:rPr>
        <w:t>menganggapnya</w:t>
      </w:r>
      <w:proofErr w:type="spellEnd"/>
      <w:r w:rsidRPr="00B25281">
        <w:rPr>
          <w:color w:val="000000" w:themeColor="text1"/>
        </w:rPr>
        <w:t xml:space="preserve"> </w:t>
      </w:r>
      <w:proofErr w:type="spellStart"/>
      <w:r w:rsidRPr="00B25281">
        <w:rPr>
          <w:color w:val="000000" w:themeColor="text1"/>
        </w:rPr>
        <w:t>sebagai</w:t>
      </w:r>
      <w:proofErr w:type="spellEnd"/>
      <w:r w:rsidRPr="00B25281">
        <w:rPr>
          <w:color w:val="000000" w:themeColor="text1"/>
        </w:rPr>
        <w:t xml:space="preserve"> </w:t>
      </w:r>
      <w:proofErr w:type="spellStart"/>
      <w:r w:rsidRPr="00B25281">
        <w:rPr>
          <w:color w:val="000000" w:themeColor="text1"/>
        </w:rPr>
        <w:t>varian</w:t>
      </w:r>
      <w:proofErr w:type="spellEnd"/>
      <w:r w:rsidRPr="00B25281">
        <w:rPr>
          <w:color w:val="000000" w:themeColor="text1"/>
        </w:rPr>
        <w:t xml:space="preserve"> </w:t>
      </w:r>
      <w:proofErr w:type="spellStart"/>
      <w:r w:rsidRPr="00B25281">
        <w:rPr>
          <w:color w:val="000000" w:themeColor="text1"/>
        </w:rPr>
        <w:t>tunggal</w:t>
      </w:r>
      <w:proofErr w:type="spellEnd"/>
      <w:r w:rsidRPr="00B25281">
        <w:rPr>
          <w:color w:val="000000" w:themeColor="text1"/>
        </w:rPr>
        <w:t xml:space="preserve"> </w:t>
      </w:r>
      <w:proofErr w:type="spellStart"/>
      <w:r w:rsidRPr="00B25281">
        <w:rPr>
          <w:color w:val="000000" w:themeColor="text1"/>
        </w:rPr>
        <w:t>serta</w:t>
      </w:r>
      <w:proofErr w:type="spellEnd"/>
      <w:r w:rsidRPr="00B25281">
        <w:rPr>
          <w:color w:val="000000" w:themeColor="text1"/>
        </w:rPr>
        <w:t xml:space="preserve"> </w:t>
      </w:r>
      <w:proofErr w:type="spellStart"/>
      <w:r w:rsidRPr="00B25281">
        <w:rPr>
          <w:color w:val="000000" w:themeColor="text1"/>
        </w:rPr>
        <w:t>mengizinkannya</w:t>
      </w:r>
      <w:proofErr w:type="spellEnd"/>
      <w:r w:rsidRPr="00B25281">
        <w:rPr>
          <w:color w:val="000000" w:themeColor="text1"/>
        </w:rPr>
        <w:t xml:space="preserve"> </w:t>
      </w:r>
      <w:proofErr w:type="spellStart"/>
      <w:r w:rsidRPr="00B25281">
        <w:rPr>
          <w:color w:val="000000" w:themeColor="text1"/>
        </w:rPr>
        <w:t>berbagi</w:t>
      </w:r>
      <w:proofErr w:type="spellEnd"/>
      <w:r w:rsidRPr="00B25281">
        <w:rPr>
          <w:color w:val="000000" w:themeColor="text1"/>
        </w:rPr>
        <w:t xml:space="preserve"> </w:t>
      </w:r>
      <w:proofErr w:type="spellStart"/>
      <w:r w:rsidRPr="00B25281">
        <w:rPr>
          <w:color w:val="000000" w:themeColor="text1"/>
        </w:rPr>
        <w:t>setelan</w:t>
      </w:r>
      <w:proofErr w:type="spellEnd"/>
      <w:r w:rsidRPr="00B25281">
        <w:rPr>
          <w:color w:val="000000" w:themeColor="text1"/>
        </w:rPr>
        <w:t xml:space="preserve"> APK </w:t>
      </w:r>
      <w:proofErr w:type="spellStart"/>
      <w:r w:rsidRPr="00B25281">
        <w:rPr>
          <w:color w:val="000000" w:themeColor="text1"/>
        </w:rPr>
        <w:t>pengujian</w:t>
      </w:r>
      <w:proofErr w:type="spellEnd"/>
      <w:r w:rsidRPr="00B25281">
        <w:rPr>
          <w:color w:val="000000" w:themeColor="text1"/>
        </w:rPr>
        <w:t xml:space="preserve">, </w:t>
      </w:r>
      <w:proofErr w:type="spellStart"/>
      <w:r w:rsidRPr="00B25281">
        <w:rPr>
          <w:color w:val="000000" w:themeColor="text1"/>
        </w:rPr>
        <w:t>javac</w:t>
      </w:r>
      <w:proofErr w:type="spellEnd"/>
      <w:r w:rsidRPr="00B25281">
        <w:rPr>
          <w:color w:val="000000" w:themeColor="text1"/>
        </w:rPr>
        <w:t xml:space="preserve">, dx, dan </w:t>
      </w:r>
      <w:proofErr w:type="spellStart"/>
      <w:r w:rsidRPr="00B25281">
        <w:rPr>
          <w:color w:val="000000" w:themeColor="text1"/>
        </w:rPr>
        <w:t>ProGuard</w:t>
      </w:r>
      <w:proofErr w:type="spellEnd"/>
      <w:r w:rsidRPr="00B25281">
        <w:rPr>
          <w:color w:val="000000" w:themeColor="text1"/>
        </w:rPr>
        <w:t>.</w:t>
      </w:r>
    </w:p>
    <w:p w14:paraId="3E533AAB"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dukungan</w:t>
      </w:r>
      <w:proofErr w:type="spellEnd"/>
      <w:r w:rsidRPr="00B25281">
        <w:rPr>
          <w:color w:val="000000" w:themeColor="text1"/>
        </w:rPr>
        <w:t xml:space="preserve"> multi-APK, </w:t>
      </w:r>
      <w:proofErr w:type="spellStart"/>
      <w:r w:rsidRPr="00B25281">
        <w:rPr>
          <w:color w:val="000000" w:themeColor="text1"/>
        </w:rPr>
        <w:t>baca</w:t>
      </w:r>
      <w:proofErr w:type="spellEnd"/>
      <w:r w:rsidRPr="00B25281">
        <w:rPr>
          <w:color w:val="000000" w:themeColor="text1"/>
        </w:rPr>
        <w:t> </w:t>
      </w:r>
      <w:proofErr w:type="spellStart"/>
      <w:r w:rsidR="00AF7B10">
        <w:fldChar w:fldCharType="begin"/>
      </w:r>
      <w:r w:rsidR="00AF7B10">
        <w:instrText xml:space="preserve"> HYPERLINK "https://developer.android.com/studio/build/configure-apk-splits.html?hl=id" </w:instrText>
      </w:r>
      <w:r w:rsidR="00AF7B10">
        <w:fldChar w:fldCharType="separate"/>
      </w:r>
      <w:r w:rsidRPr="00B25281">
        <w:rPr>
          <w:rStyle w:val="Hyperlink"/>
          <w:rFonts w:eastAsiaTheme="majorEastAsia"/>
          <w:color w:val="000000" w:themeColor="text1"/>
        </w:rPr>
        <w:t>Membuat</w:t>
      </w:r>
      <w:proofErr w:type="spellEnd"/>
      <w:r w:rsidRPr="00B25281">
        <w:rPr>
          <w:rStyle w:val="Hyperlink"/>
          <w:rFonts w:eastAsiaTheme="majorEastAsia"/>
          <w:color w:val="000000" w:themeColor="text1"/>
        </w:rPr>
        <w:t xml:space="preserve"> </w:t>
      </w:r>
      <w:proofErr w:type="spellStart"/>
      <w:r w:rsidRPr="00B25281">
        <w:rPr>
          <w:rStyle w:val="Hyperlink"/>
          <w:rFonts w:eastAsiaTheme="majorEastAsia"/>
          <w:color w:val="000000" w:themeColor="text1"/>
        </w:rPr>
        <w:t>beberapa</w:t>
      </w:r>
      <w:proofErr w:type="spellEnd"/>
      <w:r w:rsidRPr="00B25281">
        <w:rPr>
          <w:rStyle w:val="Hyperlink"/>
          <w:rFonts w:eastAsiaTheme="majorEastAsia"/>
          <w:color w:val="000000" w:themeColor="text1"/>
        </w:rPr>
        <w:t xml:space="preserve"> APK</w:t>
      </w:r>
      <w:r w:rsidR="00AF7B10">
        <w:rPr>
          <w:rStyle w:val="Hyperlink"/>
          <w:rFonts w:eastAsiaTheme="majorEastAsia"/>
          <w:color w:val="000000" w:themeColor="text1"/>
        </w:rPr>
        <w:fldChar w:fldCharType="end"/>
      </w:r>
      <w:r w:rsidRPr="00B25281">
        <w:rPr>
          <w:color w:val="000000" w:themeColor="text1"/>
        </w:rPr>
        <w:t>.</w:t>
      </w:r>
    </w:p>
    <w:p w14:paraId="19FE8D50"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6" w:name="resource-shrinking"/>
      <w:bookmarkEnd w:id="16"/>
      <w:r w:rsidRPr="00B25281">
        <w:rPr>
          <w:rFonts w:ascii="Times New Roman" w:hAnsi="Times New Roman" w:cs="Times New Roman"/>
          <w:b/>
          <w:bCs/>
          <w:color w:val="000000" w:themeColor="text1"/>
        </w:rPr>
        <w:t>Penyusutan resource</w:t>
      </w:r>
    </w:p>
    <w:p w14:paraId="557FEBB6"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Penyusutan</w:t>
      </w:r>
      <w:proofErr w:type="spellEnd"/>
      <w:r w:rsidRPr="00B25281">
        <w:rPr>
          <w:color w:val="000000" w:themeColor="text1"/>
        </w:rPr>
        <w:t xml:space="preserve"> resource di Android Studio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menghapus</w:t>
      </w:r>
      <w:proofErr w:type="spellEnd"/>
      <w:r w:rsidRPr="00B25281">
        <w:rPr>
          <w:color w:val="000000" w:themeColor="text1"/>
        </w:rPr>
        <w:t xml:space="preserve"> resource yang </w:t>
      </w:r>
      <w:proofErr w:type="spellStart"/>
      <w:r w:rsidRPr="00B25281">
        <w:rPr>
          <w:color w:val="000000" w:themeColor="text1"/>
        </w:rPr>
        <w:t>tidak</w:t>
      </w:r>
      <w:proofErr w:type="spellEnd"/>
      <w:r w:rsidRPr="00B25281">
        <w:rPr>
          <w:color w:val="000000" w:themeColor="text1"/>
        </w:rPr>
        <w:t xml:space="preserve">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terpaket</w:t>
      </w:r>
      <w:proofErr w:type="spellEnd"/>
      <w:r w:rsidRPr="00B25281">
        <w:rPr>
          <w:color w:val="000000" w:themeColor="text1"/>
        </w:rPr>
        <w:t xml:space="preserve"> dan </w:t>
      </w:r>
      <w:proofErr w:type="spellStart"/>
      <w:r w:rsidRPr="00B25281">
        <w:rPr>
          <w:color w:val="000000" w:themeColor="text1"/>
        </w:rPr>
        <w:t>dependensi</w:t>
      </w:r>
      <w:proofErr w:type="spellEnd"/>
      <w:r w:rsidRPr="00B25281">
        <w:rPr>
          <w:color w:val="000000" w:themeColor="text1"/>
        </w:rPr>
        <w:t xml:space="preserve"> library Anda. </w:t>
      </w:r>
      <w:proofErr w:type="spellStart"/>
      <w:r w:rsidRPr="00B25281">
        <w:rPr>
          <w:color w:val="000000" w:themeColor="text1"/>
        </w:rPr>
        <w:t>Misalnya</w:t>
      </w:r>
      <w:proofErr w:type="spellEnd"/>
      <w:r w:rsidRPr="00B25281">
        <w:rPr>
          <w:color w:val="000000" w:themeColor="text1"/>
        </w:rPr>
        <w:t xml:space="preserve">, </w:t>
      </w:r>
      <w:proofErr w:type="spellStart"/>
      <w:r w:rsidRPr="00B25281">
        <w:rPr>
          <w:color w:val="000000" w:themeColor="text1"/>
        </w:rPr>
        <w:t>jika</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Anda </w:t>
      </w:r>
      <w:proofErr w:type="spellStart"/>
      <w:r w:rsidRPr="00B25281">
        <w:rPr>
          <w:color w:val="000000" w:themeColor="text1"/>
        </w:rPr>
        <w:t>menggunakan</w:t>
      </w:r>
      <w:proofErr w:type="spellEnd"/>
      <w:r w:rsidRPr="00B25281">
        <w:rPr>
          <w:color w:val="000000" w:themeColor="text1"/>
        </w:rPr>
        <w:t> </w:t>
      </w:r>
      <w:proofErr w:type="spellStart"/>
      <w:r w:rsidR="00AF7B10">
        <w:fldChar w:fldCharType="begin"/>
      </w:r>
      <w:r w:rsidR="00AF7B10">
        <w:instrText xml:space="preserve"> HYPERLINK "https://developers.google.com/android/guides/overview?hl=id" </w:instrText>
      </w:r>
      <w:r w:rsidR="00AF7B10">
        <w:fldChar w:fldCharType="separate"/>
      </w:r>
      <w:r w:rsidRPr="00B25281">
        <w:rPr>
          <w:rStyle w:val="Hyperlink"/>
          <w:rFonts w:eastAsiaTheme="majorEastAsia"/>
          <w:color w:val="000000" w:themeColor="text1"/>
        </w:rPr>
        <w:t>layanan</w:t>
      </w:r>
      <w:proofErr w:type="spellEnd"/>
      <w:r w:rsidRPr="00B25281">
        <w:rPr>
          <w:rStyle w:val="Hyperlink"/>
          <w:rFonts w:eastAsiaTheme="majorEastAsia"/>
          <w:color w:val="000000" w:themeColor="text1"/>
        </w:rPr>
        <w:t xml:space="preserve"> Google Play</w:t>
      </w:r>
      <w:r w:rsidR="00AF7B10">
        <w:rPr>
          <w:rStyle w:val="Hyperlink"/>
          <w:rFonts w:eastAsiaTheme="majorEastAsia"/>
          <w:color w:val="000000" w:themeColor="text1"/>
        </w:rPr>
        <w:fldChar w:fldCharType="end"/>
      </w:r>
      <w:r w:rsidRPr="00B25281">
        <w:rPr>
          <w:color w:val="000000" w:themeColor="text1"/>
        </w:rPr>
        <w: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mengakses</w:t>
      </w:r>
      <w:proofErr w:type="spellEnd"/>
      <w:r w:rsidRPr="00B25281">
        <w:rPr>
          <w:color w:val="000000" w:themeColor="text1"/>
        </w:rPr>
        <w:t xml:space="preserve"> </w:t>
      </w:r>
      <w:proofErr w:type="spellStart"/>
      <w:r w:rsidRPr="00B25281">
        <w:rPr>
          <w:color w:val="000000" w:themeColor="text1"/>
        </w:rPr>
        <w:t>fungsi</w:t>
      </w:r>
      <w:proofErr w:type="spellEnd"/>
      <w:r w:rsidRPr="00B25281">
        <w:rPr>
          <w:color w:val="000000" w:themeColor="text1"/>
        </w:rPr>
        <w:t xml:space="preserve"> Google Drive, dan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r w:rsidRPr="00B25281">
        <w:rPr>
          <w:color w:val="000000" w:themeColor="text1"/>
        </w:rPr>
        <w:lastRenderedPageBreak/>
        <w:t xml:space="preserve">Anda </w:t>
      </w:r>
      <w:proofErr w:type="spellStart"/>
      <w:r w:rsidRPr="00B25281">
        <w:rPr>
          <w:color w:val="000000" w:themeColor="text1"/>
        </w:rPr>
        <w:t>tidak</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w:t>
      </w:r>
      <w:hyperlink r:id="rId161" w:history="1">
        <w:r w:rsidRPr="00B25281">
          <w:rPr>
            <w:rStyle w:val="Hyperlink"/>
            <w:rFonts w:eastAsiaTheme="majorEastAsia"/>
            <w:color w:val="000000" w:themeColor="text1"/>
          </w:rPr>
          <w:t xml:space="preserve">Login </w:t>
        </w:r>
        <w:proofErr w:type="spellStart"/>
        <w:r w:rsidRPr="00B25281">
          <w:rPr>
            <w:rStyle w:val="Hyperlink"/>
            <w:rFonts w:eastAsiaTheme="majorEastAsia"/>
            <w:color w:val="000000" w:themeColor="text1"/>
          </w:rPr>
          <w:t>dengan</w:t>
        </w:r>
        <w:proofErr w:type="spellEnd"/>
        <w:r w:rsidRPr="00B25281">
          <w:rPr>
            <w:rStyle w:val="Hyperlink"/>
            <w:rFonts w:eastAsiaTheme="majorEastAsia"/>
            <w:color w:val="000000" w:themeColor="text1"/>
          </w:rPr>
          <w:t xml:space="preserve"> Google</w:t>
        </w:r>
      </w:hyperlink>
      <w:r w:rsidRPr="00B25281">
        <w:rPr>
          <w:color w:val="000000" w:themeColor="text1"/>
        </w:rPr>
        <w:t xml:space="preserve">, </w:t>
      </w:r>
      <w:proofErr w:type="spellStart"/>
      <w:r w:rsidRPr="00B25281">
        <w:rPr>
          <w:color w:val="000000" w:themeColor="text1"/>
        </w:rPr>
        <w:t>penyusutan</w:t>
      </w:r>
      <w:proofErr w:type="spellEnd"/>
      <w:r w:rsidRPr="00B25281">
        <w:rPr>
          <w:color w:val="000000" w:themeColor="text1"/>
        </w:rPr>
        <w:t xml:space="preserve"> resource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menghapus</w:t>
      </w:r>
      <w:proofErr w:type="spellEnd"/>
      <w:r w:rsidRPr="00B25281">
        <w:rPr>
          <w:color w:val="000000" w:themeColor="text1"/>
        </w:rPr>
        <w:t xml:space="preserve"> </w:t>
      </w:r>
      <w:proofErr w:type="spellStart"/>
      <w:r w:rsidRPr="00B25281">
        <w:rPr>
          <w:color w:val="000000" w:themeColor="text1"/>
        </w:rPr>
        <w:t>beragam</w:t>
      </w:r>
      <w:proofErr w:type="spellEnd"/>
      <w:r w:rsidRPr="00B25281">
        <w:rPr>
          <w:color w:val="000000" w:themeColor="text1"/>
        </w:rPr>
        <w:t xml:space="preserve"> </w:t>
      </w:r>
      <w:proofErr w:type="spellStart"/>
      <w:r w:rsidRPr="00B25281">
        <w:rPr>
          <w:color w:val="000000" w:themeColor="text1"/>
        </w:rPr>
        <w:t>aset</w:t>
      </w:r>
      <w:proofErr w:type="spellEnd"/>
      <w:r w:rsidRPr="00B25281">
        <w:rPr>
          <w:color w:val="000000" w:themeColor="text1"/>
        </w:rPr>
        <w:t xml:space="preserve"> drawable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tombol</w:t>
      </w:r>
      <w:proofErr w:type="spellEnd"/>
      <w:r w:rsidRPr="00B25281">
        <w:rPr>
          <w:color w:val="000000" w:themeColor="text1"/>
        </w:rPr>
        <w:t> </w:t>
      </w:r>
      <w:proofErr w:type="spellStart"/>
      <w:r w:rsidRPr="00B25281">
        <w:rPr>
          <w:rStyle w:val="HTMLCode"/>
          <w:rFonts w:ascii="Times New Roman" w:hAnsi="Times New Roman" w:cs="Times New Roman"/>
          <w:color w:val="000000" w:themeColor="text1"/>
          <w:sz w:val="24"/>
          <w:szCs w:val="24"/>
          <w:shd w:val="clear" w:color="auto" w:fill="F1F3F4"/>
        </w:rPr>
        <w:t>SignInButton</w:t>
      </w:r>
      <w:proofErr w:type="spellEnd"/>
      <w:r w:rsidRPr="00B25281">
        <w:rPr>
          <w:color w:val="000000" w:themeColor="text1"/>
        </w:rPr>
        <w:t>.</w:t>
      </w:r>
    </w:p>
    <w:p w14:paraId="63C781A8"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r w:rsidRPr="00B25281">
        <w:rPr>
          <w:rFonts w:ascii="Times New Roman" w:hAnsi="Times New Roman" w:cs="Times New Roman"/>
          <w:b/>
          <w:bCs/>
          <w:color w:val="000000" w:themeColor="text1"/>
        </w:rPr>
        <w:t>Mengelola dependensi</w:t>
      </w:r>
    </w:p>
    <w:p w14:paraId="77C5FAB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Dependensi</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proyek</w:t>
      </w:r>
      <w:proofErr w:type="spellEnd"/>
      <w:r w:rsidRPr="00B25281">
        <w:rPr>
          <w:color w:val="000000" w:themeColor="text1"/>
        </w:rPr>
        <w:t xml:space="preserve"> Anda </w:t>
      </w:r>
      <w:proofErr w:type="spellStart"/>
      <w:r w:rsidRPr="00B25281">
        <w:rPr>
          <w:color w:val="000000" w:themeColor="text1"/>
        </w:rPr>
        <w:t>ditetapkan</w:t>
      </w:r>
      <w:proofErr w:type="spellEnd"/>
      <w:r w:rsidRPr="00B25281">
        <w:rPr>
          <w:color w:val="000000" w:themeColor="text1"/>
        </w:rPr>
        <w:t xml:space="preserve"> </w:t>
      </w:r>
      <w:proofErr w:type="spellStart"/>
      <w:r w:rsidRPr="00B25281">
        <w:rPr>
          <w:color w:val="000000" w:themeColor="text1"/>
        </w:rPr>
        <w:t>menurut</w:t>
      </w:r>
      <w:proofErr w:type="spellEnd"/>
      <w:r w:rsidRPr="00B25281">
        <w:rPr>
          <w:color w:val="000000" w:themeColor="text1"/>
        </w:rPr>
        <w:t xml:space="preserve"> </w:t>
      </w:r>
      <w:proofErr w:type="spellStart"/>
      <w:r w:rsidRPr="00B25281">
        <w:rPr>
          <w:color w:val="000000" w:themeColor="text1"/>
        </w:rPr>
        <w:t>nama</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file </w:t>
      </w:r>
      <w:proofErr w:type="spellStart"/>
      <w:proofErr w:type="gramStart"/>
      <w:r w:rsidRPr="00B25281">
        <w:rPr>
          <w:rStyle w:val="HTMLCode"/>
          <w:rFonts w:ascii="Times New Roman" w:eastAsiaTheme="majorEastAsia" w:hAnsi="Times New Roman" w:cs="Times New Roman"/>
          <w:color w:val="000000" w:themeColor="text1"/>
          <w:sz w:val="24"/>
          <w:szCs w:val="24"/>
          <w:shd w:val="clear" w:color="auto" w:fill="F1F3F4"/>
        </w:rPr>
        <w:t>build.gradle</w:t>
      </w:r>
      <w:proofErr w:type="spellEnd"/>
      <w:proofErr w:type="gramEnd"/>
      <w:r w:rsidRPr="00B25281">
        <w:rPr>
          <w:color w:val="000000" w:themeColor="text1"/>
        </w:rPr>
        <w:t xml:space="preserve">. Gradle </w:t>
      </w:r>
      <w:proofErr w:type="spellStart"/>
      <w:r w:rsidRPr="00B25281">
        <w:rPr>
          <w:color w:val="000000" w:themeColor="text1"/>
        </w:rPr>
        <w:t>menangani</w:t>
      </w:r>
      <w:proofErr w:type="spellEnd"/>
      <w:r w:rsidRPr="00B25281">
        <w:rPr>
          <w:color w:val="000000" w:themeColor="text1"/>
        </w:rPr>
        <w:t xml:space="preserve"> </w:t>
      </w:r>
      <w:proofErr w:type="spellStart"/>
      <w:r w:rsidRPr="00B25281">
        <w:rPr>
          <w:color w:val="000000" w:themeColor="text1"/>
        </w:rPr>
        <w:t>penemuan</w:t>
      </w:r>
      <w:proofErr w:type="spellEnd"/>
      <w:r w:rsidRPr="00B25281">
        <w:rPr>
          <w:color w:val="000000" w:themeColor="text1"/>
        </w:rPr>
        <w:t xml:space="preserve"> </w:t>
      </w:r>
      <w:proofErr w:type="spellStart"/>
      <w:r w:rsidRPr="00B25281">
        <w:rPr>
          <w:color w:val="000000" w:themeColor="text1"/>
        </w:rPr>
        <w:t>dependensi</w:t>
      </w:r>
      <w:proofErr w:type="spellEnd"/>
      <w:r w:rsidRPr="00B25281">
        <w:rPr>
          <w:color w:val="000000" w:themeColor="text1"/>
        </w:rPr>
        <w:t xml:space="preserve"> dan </w:t>
      </w:r>
      <w:proofErr w:type="spellStart"/>
      <w:r w:rsidRPr="00B25281">
        <w:rPr>
          <w:color w:val="000000" w:themeColor="text1"/>
        </w:rPr>
        <w:t>menyediakannya</w:t>
      </w:r>
      <w:proofErr w:type="spellEnd"/>
      <w:r w:rsidRPr="00B25281">
        <w:rPr>
          <w:color w:val="000000" w:themeColor="text1"/>
        </w:rPr>
        <w:t xml:space="preserve"> di build Anda.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mendeklarasikan</w:t>
      </w:r>
      <w:proofErr w:type="spellEnd"/>
      <w:r w:rsidRPr="00B25281">
        <w:rPr>
          <w:color w:val="000000" w:themeColor="text1"/>
        </w:rPr>
        <w:t xml:space="preserve"> </w:t>
      </w:r>
      <w:proofErr w:type="spellStart"/>
      <w:r w:rsidRPr="00B25281">
        <w:rPr>
          <w:color w:val="000000" w:themeColor="text1"/>
        </w:rPr>
        <w:t>dependensi</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dependensi</w:t>
      </w:r>
      <w:proofErr w:type="spellEnd"/>
      <w:r w:rsidRPr="00B25281">
        <w:rPr>
          <w:color w:val="000000" w:themeColor="text1"/>
        </w:rPr>
        <w:t xml:space="preserve"> </w:t>
      </w:r>
      <w:proofErr w:type="spellStart"/>
      <w:r w:rsidRPr="00B25281">
        <w:rPr>
          <w:color w:val="000000" w:themeColor="text1"/>
        </w:rPr>
        <w:t>biner</w:t>
      </w:r>
      <w:proofErr w:type="spellEnd"/>
      <w:r w:rsidRPr="00B25281">
        <w:rPr>
          <w:color w:val="000000" w:themeColor="text1"/>
        </w:rPr>
        <w:t xml:space="preserve"> </w:t>
      </w:r>
      <w:proofErr w:type="spellStart"/>
      <w:r w:rsidRPr="00B25281">
        <w:rPr>
          <w:color w:val="000000" w:themeColor="text1"/>
        </w:rPr>
        <w:t>jarak</w:t>
      </w:r>
      <w:proofErr w:type="spellEnd"/>
      <w:r w:rsidRPr="00B25281">
        <w:rPr>
          <w:color w:val="000000" w:themeColor="text1"/>
        </w:rPr>
        <w:t xml:space="preserve"> </w:t>
      </w:r>
      <w:proofErr w:type="spellStart"/>
      <w:r w:rsidRPr="00B25281">
        <w:rPr>
          <w:color w:val="000000" w:themeColor="text1"/>
        </w:rPr>
        <w:t>jauh</w:t>
      </w:r>
      <w:proofErr w:type="spellEnd"/>
      <w:r w:rsidRPr="00B25281">
        <w:rPr>
          <w:color w:val="000000" w:themeColor="text1"/>
        </w:rPr>
        <w:t xml:space="preserve">, dan </w:t>
      </w:r>
      <w:proofErr w:type="spellStart"/>
      <w:r w:rsidRPr="00B25281">
        <w:rPr>
          <w:color w:val="000000" w:themeColor="text1"/>
        </w:rPr>
        <w:t>dependensi</w:t>
      </w:r>
      <w:proofErr w:type="spellEnd"/>
      <w:r w:rsidRPr="00B25281">
        <w:rPr>
          <w:color w:val="000000" w:themeColor="text1"/>
        </w:rPr>
        <w:t xml:space="preserve"> </w:t>
      </w:r>
      <w:proofErr w:type="spellStart"/>
      <w:r w:rsidRPr="00B25281">
        <w:rPr>
          <w:color w:val="000000" w:themeColor="text1"/>
        </w:rPr>
        <w:t>biner</w:t>
      </w:r>
      <w:proofErr w:type="spellEnd"/>
      <w:r w:rsidRPr="00B25281">
        <w:rPr>
          <w:color w:val="000000" w:themeColor="text1"/>
        </w:rPr>
        <w:t xml:space="preserve"> </w:t>
      </w:r>
      <w:proofErr w:type="spellStart"/>
      <w:r w:rsidRPr="00B25281">
        <w:rPr>
          <w:color w:val="000000" w:themeColor="text1"/>
        </w:rPr>
        <w:t>lokal</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file </w:t>
      </w:r>
      <w:proofErr w:type="spellStart"/>
      <w:proofErr w:type="gramStart"/>
      <w:r w:rsidRPr="00B25281">
        <w:rPr>
          <w:rStyle w:val="HTMLCode"/>
          <w:rFonts w:ascii="Times New Roman" w:eastAsiaTheme="majorEastAsia" w:hAnsi="Times New Roman" w:cs="Times New Roman"/>
          <w:color w:val="000000" w:themeColor="text1"/>
          <w:sz w:val="24"/>
          <w:szCs w:val="24"/>
          <w:shd w:val="clear" w:color="auto" w:fill="F1F3F4"/>
        </w:rPr>
        <w:t>build.gradle</w:t>
      </w:r>
      <w:proofErr w:type="spellEnd"/>
      <w:proofErr w:type="gramEnd"/>
      <w:r w:rsidRPr="00B25281">
        <w:rPr>
          <w:color w:val="000000" w:themeColor="text1"/>
        </w:rPr>
        <w:t xml:space="preserve"> Anda. Android Studio </w:t>
      </w:r>
      <w:proofErr w:type="spellStart"/>
      <w:r w:rsidRPr="00B25281">
        <w:rPr>
          <w:color w:val="000000" w:themeColor="text1"/>
        </w:rPr>
        <w:t>mengonfigurasi</w:t>
      </w:r>
      <w:proofErr w:type="spellEnd"/>
      <w:r w:rsidRPr="00B25281">
        <w:rPr>
          <w:color w:val="000000" w:themeColor="text1"/>
        </w:rPr>
        <w:t xml:space="preserve"> project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Maven Central Repository </w:t>
      </w:r>
      <w:proofErr w:type="spellStart"/>
      <w:r w:rsidRPr="00B25281">
        <w:rPr>
          <w:color w:val="000000" w:themeColor="text1"/>
        </w:rPr>
        <w:t>secara</w:t>
      </w:r>
      <w:proofErr w:type="spellEnd"/>
      <w:r w:rsidRPr="00B25281">
        <w:rPr>
          <w:color w:val="000000" w:themeColor="text1"/>
        </w:rPr>
        <w:t xml:space="preserve"> default. (</w:t>
      </w:r>
      <w:proofErr w:type="spellStart"/>
      <w:r w:rsidRPr="00B25281">
        <w:rPr>
          <w:color w:val="000000" w:themeColor="text1"/>
        </w:rPr>
        <w:t>Konfigurasi</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disertakan</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file build </w:t>
      </w:r>
      <w:proofErr w:type="spellStart"/>
      <w:r w:rsidRPr="00B25281">
        <w:rPr>
          <w:color w:val="000000" w:themeColor="text1"/>
        </w:rPr>
        <w:t>tingkat</w:t>
      </w:r>
      <w:proofErr w:type="spellEnd"/>
      <w:r w:rsidRPr="00B25281">
        <w:rPr>
          <w:color w:val="000000" w:themeColor="text1"/>
        </w:rPr>
        <w:t xml:space="preserve"> </w:t>
      </w:r>
      <w:proofErr w:type="spellStart"/>
      <w:r w:rsidRPr="00B25281">
        <w:rPr>
          <w:color w:val="000000" w:themeColor="text1"/>
        </w:rPr>
        <w:t>atas</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project.)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mengonfigurasi</w:t>
      </w:r>
      <w:proofErr w:type="spellEnd"/>
      <w:r w:rsidRPr="00B25281">
        <w:rPr>
          <w:color w:val="000000" w:themeColor="text1"/>
        </w:rPr>
        <w:t xml:space="preserve"> </w:t>
      </w:r>
      <w:proofErr w:type="spellStart"/>
      <w:r w:rsidRPr="00B25281">
        <w:rPr>
          <w:color w:val="000000" w:themeColor="text1"/>
        </w:rPr>
        <w:t>dependensi</w:t>
      </w:r>
      <w:proofErr w:type="spellEnd"/>
      <w:r w:rsidRPr="00B25281">
        <w:rPr>
          <w:color w:val="000000" w:themeColor="text1"/>
        </w:rPr>
        <w:t xml:space="preserve">, </w:t>
      </w:r>
      <w:proofErr w:type="spellStart"/>
      <w:r w:rsidRPr="00B25281">
        <w:rPr>
          <w:color w:val="000000" w:themeColor="text1"/>
        </w:rPr>
        <w:t>baca</w:t>
      </w:r>
      <w:proofErr w:type="spellEnd"/>
      <w:r w:rsidRPr="00B25281">
        <w:rPr>
          <w:color w:val="000000" w:themeColor="text1"/>
        </w:rPr>
        <w:t> </w:t>
      </w:r>
      <w:proofErr w:type="spellStart"/>
      <w:r w:rsidR="00AF7B10">
        <w:fldChar w:fldCharType="begin"/>
      </w:r>
      <w:r w:rsidR="00AF7B10">
        <w:instrText xml:space="preserve"> HYPERLINK "https://developer.android.com/studio/build/dependencies.html?hl=id" </w:instrText>
      </w:r>
      <w:r w:rsidR="00AF7B10">
        <w:fldChar w:fldCharType="separate"/>
      </w:r>
      <w:r w:rsidRPr="00B25281">
        <w:rPr>
          <w:rStyle w:val="Hyperlink"/>
          <w:color w:val="000000" w:themeColor="text1"/>
        </w:rPr>
        <w:t>Menambahkan</w:t>
      </w:r>
      <w:proofErr w:type="spellEnd"/>
      <w:r w:rsidRPr="00B25281">
        <w:rPr>
          <w:rStyle w:val="Hyperlink"/>
          <w:color w:val="000000" w:themeColor="text1"/>
        </w:rPr>
        <w:t xml:space="preserve"> </w:t>
      </w:r>
      <w:proofErr w:type="spellStart"/>
      <w:r w:rsidRPr="00B25281">
        <w:rPr>
          <w:rStyle w:val="Hyperlink"/>
          <w:color w:val="000000" w:themeColor="text1"/>
        </w:rPr>
        <w:t>dependensi</w:t>
      </w:r>
      <w:proofErr w:type="spellEnd"/>
      <w:r w:rsidRPr="00B25281">
        <w:rPr>
          <w:rStyle w:val="Hyperlink"/>
          <w:color w:val="000000" w:themeColor="text1"/>
        </w:rPr>
        <w:t xml:space="preserve"> build</w:t>
      </w:r>
      <w:r w:rsidR="00AF7B10">
        <w:rPr>
          <w:rStyle w:val="Hyperlink"/>
          <w:color w:val="000000" w:themeColor="text1"/>
        </w:rPr>
        <w:fldChar w:fldCharType="end"/>
      </w:r>
      <w:r w:rsidRPr="00B25281">
        <w:rPr>
          <w:color w:val="000000" w:themeColor="text1"/>
        </w:rPr>
        <w:t>.</w:t>
      </w:r>
    </w:p>
    <w:p w14:paraId="01306C3E" w14:textId="77777777" w:rsidR="00012DA2" w:rsidRPr="00B25281" w:rsidRDefault="00012DA2" w:rsidP="006A1EB5">
      <w:pPr>
        <w:pStyle w:val="Heading2"/>
        <w:pBdr>
          <w:bottom w:val="single" w:sz="6" w:space="2" w:color="E8EAED"/>
        </w:pBdr>
        <w:spacing w:before="600" w:after="300" w:line="360" w:lineRule="auto"/>
        <w:jc w:val="both"/>
        <w:rPr>
          <w:rFonts w:ascii="Times New Roman" w:hAnsi="Times New Roman" w:cs="Times New Roman"/>
          <w:color w:val="000000" w:themeColor="text1"/>
          <w:spacing w:val="-2"/>
          <w:sz w:val="24"/>
          <w:szCs w:val="24"/>
        </w:rPr>
      </w:pPr>
      <w:bookmarkStart w:id="17" w:name="debug-perf"/>
      <w:bookmarkEnd w:id="17"/>
      <w:r w:rsidRPr="00B25281">
        <w:rPr>
          <w:rFonts w:ascii="Times New Roman" w:hAnsi="Times New Roman" w:cs="Times New Roman"/>
          <w:b/>
          <w:bCs/>
          <w:color w:val="000000" w:themeColor="text1"/>
          <w:spacing w:val="-2"/>
          <w:sz w:val="24"/>
          <w:szCs w:val="24"/>
        </w:rPr>
        <w:t>Fitur profil dan debug</w:t>
      </w:r>
    </w:p>
    <w:p w14:paraId="39B542B1"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Android Studio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menjalankan</w:t>
      </w:r>
      <w:proofErr w:type="spellEnd"/>
      <w:r w:rsidRPr="00B25281">
        <w:rPr>
          <w:color w:val="000000" w:themeColor="text1"/>
        </w:rPr>
        <w:t xml:space="preserve"> proses debug dan </w:t>
      </w:r>
      <w:proofErr w:type="spellStart"/>
      <w:r w:rsidRPr="00B25281">
        <w:rPr>
          <w:color w:val="000000" w:themeColor="text1"/>
        </w:rPr>
        <w:t>meningkatkan</w:t>
      </w:r>
      <w:proofErr w:type="spellEnd"/>
      <w:r w:rsidRPr="00B25281">
        <w:rPr>
          <w:color w:val="000000" w:themeColor="text1"/>
        </w:rPr>
        <w:t xml:space="preserve"> </w:t>
      </w:r>
      <w:proofErr w:type="spellStart"/>
      <w:r w:rsidRPr="00B25281">
        <w:rPr>
          <w:color w:val="000000" w:themeColor="text1"/>
        </w:rPr>
        <w:t>performa</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termasuk</w:t>
      </w:r>
      <w:proofErr w:type="spellEnd"/>
      <w:r w:rsidRPr="00B25281">
        <w:rPr>
          <w:color w:val="000000" w:themeColor="text1"/>
        </w:rPr>
        <w:t xml:space="preserve"> proses debug inline dan </w:t>
      </w:r>
      <w:proofErr w:type="spellStart"/>
      <w:r w:rsidRPr="00B25281">
        <w:rPr>
          <w:color w:val="000000" w:themeColor="text1"/>
        </w:rPr>
        <w:t>fitur</w:t>
      </w:r>
      <w:proofErr w:type="spellEnd"/>
      <w:r w:rsidRPr="00B25281">
        <w:rPr>
          <w:color w:val="000000" w:themeColor="text1"/>
        </w:rPr>
        <w:t xml:space="preserve"> </w:t>
      </w:r>
      <w:proofErr w:type="spellStart"/>
      <w:r w:rsidRPr="00B25281">
        <w:rPr>
          <w:color w:val="000000" w:themeColor="text1"/>
        </w:rPr>
        <w:t>analisis</w:t>
      </w:r>
      <w:proofErr w:type="spellEnd"/>
      <w:r w:rsidRPr="00B25281">
        <w:rPr>
          <w:color w:val="000000" w:themeColor="text1"/>
        </w:rPr>
        <w:t xml:space="preserve"> </w:t>
      </w:r>
      <w:proofErr w:type="spellStart"/>
      <w:r w:rsidRPr="00B25281">
        <w:rPr>
          <w:color w:val="000000" w:themeColor="text1"/>
        </w:rPr>
        <w:t>performa</w:t>
      </w:r>
      <w:proofErr w:type="spellEnd"/>
      <w:r w:rsidRPr="00B25281">
        <w:rPr>
          <w:color w:val="000000" w:themeColor="text1"/>
        </w:rPr>
        <w:t>.</w:t>
      </w:r>
    </w:p>
    <w:p w14:paraId="79CC54AB" w14:textId="77777777" w:rsidR="00012DA2" w:rsidRPr="00B25281" w:rsidRDefault="00012DA2" w:rsidP="006A1EB5">
      <w:pPr>
        <w:pStyle w:val="Heading3"/>
        <w:spacing w:before="480" w:after="240" w:line="360" w:lineRule="auto"/>
        <w:jc w:val="both"/>
        <w:rPr>
          <w:rFonts w:ascii="Times New Roman" w:hAnsi="Times New Roman" w:cs="Times New Roman"/>
          <w:color w:val="000000" w:themeColor="text1"/>
        </w:rPr>
      </w:pPr>
      <w:bookmarkStart w:id="18" w:name="inline-debug"/>
      <w:bookmarkEnd w:id="18"/>
      <w:r w:rsidRPr="00B25281">
        <w:rPr>
          <w:rFonts w:ascii="Times New Roman" w:hAnsi="Times New Roman" w:cs="Times New Roman"/>
          <w:b/>
          <w:bCs/>
          <w:color w:val="000000" w:themeColor="text1"/>
        </w:rPr>
        <w:t>Proses debug inline</w:t>
      </w:r>
    </w:p>
    <w:p w14:paraId="2ED91DA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Gunakan</w:t>
      </w:r>
      <w:proofErr w:type="spellEnd"/>
      <w:r w:rsidRPr="00B25281">
        <w:rPr>
          <w:color w:val="000000" w:themeColor="text1"/>
        </w:rPr>
        <w:t xml:space="preserve"> proses debug inline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menyempurnakan</w:t>
      </w:r>
      <w:proofErr w:type="spellEnd"/>
      <w:r w:rsidRPr="00B25281">
        <w:rPr>
          <w:color w:val="000000" w:themeColor="text1"/>
        </w:rPr>
        <w:t xml:space="preserve"> </w:t>
      </w:r>
      <w:proofErr w:type="spellStart"/>
      <w:r w:rsidRPr="00B25281">
        <w:rPr>
          <w:color w:val="000000" w:themeColor="text1"/>
        </w:rPr>
        <w:t>panduan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Anda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debugger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verifikasi</w:t>
      </w:r>
      <w:proofErr w:type="spellEnd"/>
      <w:r w:rsidRPr="00B25281">
        <w:rPr>
          <w:color w:val="000000" w:themeColor="text1"/>
        </w:rPr>
        <w:t xml:space="preserve"> inline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lastRenderedPageBreak/>
        <w:t>referensi</w:t>
      </w:r>
      <w:proofErr w:type="spellEnd"/>
      <w:r w:rsidRPr="00B25281">
        <w:rPr>
          <w:color w:val="000000" w:themeColor="text1"/>
        </w:rPr>
        <w:t xml:space="preserve">, </w:t>
      </w:r>
      <w:proofErr w:type="spellStart"/>
      <w:r w:rsidRPr="00B25281">
        <w:rPr>
          <w:color w:val="000000" w:themeColor="text1"/>
        </w:rPr>
        <w:t>ekspresi</w:t>
      </w:r>
      <w:proofErr w:type="spellEnd"/>
      <w:r w:rsidRPr="00B25281">
        <w:rPr>
          <w:color w:val="000000" w:themeColor="text1"/>
        </w:rPr>
        <w:t xml:space="preserve">, dan </w:t>
      </w:r>
      <w:proofErr w:type="spellStart"/>
      <w:r w:rsidRPr="00B25281">
        <w:rPr>
          <w:color w:val="000000" w:themeColor="text1"/>
        </w:rPr>
        <w:t>nilai</w:t>
      </w:r>
      <w:proofErr w:type="spellEnd"/>
      <w:r w:rsidRPr="00B25281">
        <w:rPr>
          <w:color w:val="000000" w:themeColor="text1"/>
        </w:rPr>
        <w:t xml:space="preserve"> </w:t>
      </w:r>
      <w:proofErr w:type="spellStart"/>
      <w:r w:rsidRPr="00B25281">
        <w:rPr>
          <w:color w:val="000000" w:themeColor="text1"/>
        </w:rPr>
        <w:t>variabel</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debug inline </w:t>
      </w:r>
      <w:proofErr w:type="spellStart"/>
      <w:r w:rsidRPr="00B25281">
        <w:rPr>
          <w:color w:val="000000" w:themeColor="text1"/>
        </w:rPr>
        <w:t>meliputi</w:t>
      </w:r>
      <w:proofErr w:type="spellEnd"/>
      <w:r w:rsidRPr="00B25281">
        <w:rPr>
          <w:color w:val="000000" w:themeColor="text1"/>
        </w:rPr>
        <w:t>:</w:t>
      </w:r>
    </w:p>
    <w:p w14:paraId="5A53817C" w14:textId="77777777" w:rsidR="00012DA2" w:rsidRPr="00B25281" w:rsidRDefault="00012DA2" w:rsidP="006A1EB5">
      <w:pPr>
        <w:numPr>
          <w:ilvl w:val="0"/>
          <w:numId w:val="29"/>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Nilai variabel inline</w:t>
      </w:r>
    </w:p>
    <w:p w14:paraId="509B4883" w14:textId="77777777" w:rsidR="00012DA2" w:rsidRPr="00B25281" w:rsidRDefault="00012DA2" w:rsidP="006A1EB5">
      <w:pPr>
        <w:numPr>
          <w:ilvl w:val="0"/>
          <w:numId w:val="29"/>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Objek perujuk yang merujuk ke objek terpilih</w:t>
      </w:r>
    </w:p>
    <w:p w14:paraId="7039BAF4" w14:textId="77777777" w:rsidR="00012DA2" w:rsidRPr="00B25281" w:rsidRDefault="00012DA2" w:rsidP="006A1EB5">
      <w:pPr>
        <w:numPr>
          <w:ilvl w:val="0"/>
          <w:numId w:val="29"/>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Nilai yang dihasilkan metode</w:t>
      </w:r>
    </w:p>
    <w:p w14:paraId="71C61C06" w14:textId="77777777" w:rsidR="00012DA2" w:rsidRPr="00B25281" w:rsidRDefault="00012DA2" w:rsidP="006A1EB5">
      <w:pPr>
        <w:numPr>
          <w:ilvl w:val="0"/>
          <w:numId w:val="29"/>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Ekspresi operator dan lambda</w:t>
      </w:r>
    </w:p>
    <w:p w14:paraId="582DF5E8" w14:textId="77777777" w:rsidR="00012DA2" w:rsidRPr="00B25281" w:rsidRDefault="00012DA2" w:rsidP="006A1EB5">
      <w:pPr>
        <w:numPr>
          <w:ilvl w:val="0"/>
          <w:numId w:val="29"/>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Nilai tooltip</w:t>
      </w:r>
    </w:p>
    <w:p w14:paraId="763FBC7D" w14:textId="43039D4C"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noProof/>
          <w:color w:val="000000" w:themeColor="text1"/>
        </w:rPr>
        <w:drawing>
          <wp:inline distT="0" distB="0" distL="0" distR="0" wp14:anchorId="57502535" wp14:editId="0D036EAF">
            <wp:extent cx="4080294" cy="935503"/>
            <wp:effectExtent l="0" t="0" r="0" b="0"/>
            <wp:docPr id="73" name="Picture 73" descr="https://developer.android.com/studio/images/intro/inline-variable-value-debug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variable" descr="https://developer.android.com/studio/images/intro/inline-variable-value-debug_2-1_2x.png?hl=id"/>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087128" cy="937070"/>
                    </a:xfrm>
                    <a:prstGeom prst="rect">
                      <a:avLst/>
                    </a:prstGeom>
                    <a:noFill/>
                    <a:ln>
                      <a:noFill/>
                    </a:ln>
                  </pic:spPr>
                </pic:pic>
              </a:graphicData>
            </a:graphic>
          </wp:inline>
        </w:drawing>
      </w:r>
    </w:p>
    <w:p w14:paraId="062F073E" w14:textId="77777777" w:rsidR="00012DA2" w:rsidRPr="00B25281" w:rsidRDefault="00012DA2"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color w:val="000000" w:themeColor="text1"/>
        </w:rPr>
        <w:t>Gambar 6.</w:t>
      </w:r>
      <w:r w:rsidRPr="00B25281">
        <w:rPr>
          <w:color w:val="000000" w:themeColor="text1"/>
        </w:rPr>
        <w:t xml:space="preserve"> Nilai </w:t>
      </w:r>
      <w:proofErr w:type="spellStart"/>
      <w:r w:rsidRPr="00B25281">
        <w:rPr>
          <w:color w:val="000000" w:themeColor="text1"/>
        </w:rPr>
        <w:t>variabel</w:t>
      </w:r>
      <w:proofErr w:type="spellEnd"/>
      <w:r w:rsidRPr="00B25281">
        <w:rPr>
          <w:color w:val="000000" w:themeColor="text1"/>
        </w:rPr>
        <w:t xml:space="preserve"> inline.</w:t>
      </w:r>
    </w:p>
    <w:p w14:paraId="55358481" w14:textId="446AB597" w:rsidR="00012DA2" w:rsidRPr="00B25281" w:rsidRDefault="00012DA2" w:rsidP="00012DA2">
      <w:pPr>
        <w:pStyle w:val="NormalWeb"/>
        <w:shd w:val="clear" w:color="auto" w:fill="FFFFFF"/>
        <w:spacing w:before="240" w:beforeAutospacing="0" w:after="240" w:afterAutospacing="0"/>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mengaktifkan</w:t>
      </w:r>
      <w:proofErr w:type="spellEnd"/>
      <w:r w:rsidRPr="00B25281">
        <w:rPr>
          <w:color w:val="000000" w:themeColor="text1"/>
        </w:rPr>
        <w:t xml:space="preserve"> proses debug inline, di </w:t>
      </w:r>
      <w:proofErr w:type="spellStart"/>
      <w:r w:rsidRPr="00B25281">
        <w:rPr>
          <w:color w:val="000000" w:themeColor="text1"/>
        </w:rPr>
        <w:t>jendela</w:t>
      </w:r>
      <w:proofErr w:type="spellEnd"/>
      <w:r w:rsidRPr="00B25281">
        <w:rPr>
          <w:color w:val="000000" w:themeColor="text1"/>
        </w:rPr>
        <w:t> </w:t>
      </w:r>
      <w:r w:rsidRPr="00B25281">
        <w:rPr>
          <w:rStyle w:val="Strong"/>
          <w:color w:val="000000" w:themeColor="text1"/>
        </w:rPr>
        <w:t>Debug</w:t>
      </w:r>
      <w:r w:rsidRPr="00B25281">
        <w:rPr>
          <w:color w:val="000000" w:themeColor="text1"/>
        </w:rPr>
        <w:t xml:space="preserve">, </w:t>
      </w:r>
      <w:proofErr w:type="spellStart"/>
      <w:r w:rsidRPr="00B25281">
        <w:rPr>
          <w:color w:val="000000" w:themeColor="text1"/>
        </w:rPr>
        <w:t>klik</w:t>
      </w:r>
      <w:proofErr w:type="spellEnd"/>
      <w:r w:rsidRPr="00B25281">
        <w:rPr>
          <w:color w:val="000000" w:themeColor="text1"/>
        </w:rPr>
        <w:t xml:space="preserve"> Settings </w:t>
      </w:r>
      <w:r w:rsidRPr="00B25281">
        <w:rPr>
          <w:noProof/>
          <w:color w:val="000000" w:themeColor="text1"/>
        </w:rPr>
        <w:drawing>
          <wp:inline distT="0" distB="0" distL="0" distR="0" wp14:anchorId="38B042FD" wp14:editId="75CC9485">
            <wp:extent cx="250190" cy="241300"/>
            <wp:effectExtent l="0" t="0" r="0" b="6350"/>
            <wp:docPr id="72" name="Picture 72" descr="https://developer.android.com/images/tools/studio-debug-settings-icon.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eveloper.android.com/images/tools/studio-debug-settings-icon.png?hl=i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0190" cy="241300"/>
                    </a:xfrm>
                    <a:prstGeom prst="rect">
                      <a:avLst/>
                    </a:prstGeom>
                    <a:noFill/>
                    <a:ln>
                      <a:noFill/>
                    </a:ln>
                  </pic:spPr>
                </pic:pic>
              </a:graphicData>
            </a:graphic>
          </wp:inline>
        </w:drawing>
      </w:r>
      <w:r w:rsidRPr="00B25281">
        <w:rPr>
          <w:color w:val="000000" w:themeColor="text1"/>
        </w:rPr>
        <w:t xml:space="preserve"> dan </w:t>
      </w:r>
      <w:proofErr w:type="spellStart"/>
      <w:r w:rsidRPr="00B25281">
        <w:rPr>
          <w:color w:val="000000" w:themeColor="text1"/>
        </w:rPr>
        <w:t>centang</w:t>
      </w:r>
      <w:proofErr w:type="spellEnd"/>
      <w:r w:rsidRPr="00B25281">
        <w:rPr>
          <w:color w:val="000000" w:themeColor="text1"/>
        </w:rPr>
        <w:t xml:space="preserve"> </w:t>
      </w:r>
      <w:proofErr w:type="spellStart"/>
      <w:r w:rsidRPr="00B25281">
        <w:rPr>
          <w:color w:val="000000" w:themeColor="text1"/>
        </w:rPr>
        <w:t>kotak</w:t>
      </w:r>
      <w:proofErr w:type="spellEnd"/>
      <w:r w:rsidRPr="00B25281">
        <w:rPr>
          <w:color w:val="000000" w:themeColor="text1"/>
        </w:rPr>
        <w:t xml:space="preserve"> Show Values Inline.</w:t>
      </w:r>
    </w:p>
    <w:p w14:paraId="01291E70" w14:textId="77777777" w:rsidR="00012DA2" w:rsidRPr="00B25281" w:rsidRDefault="00012DA2" w:rsidP="006A1EB5">
      <w:pPr>
        <w:pStyle w:val="Heading3"/>
        <w:spacing w:before="480" w:after="240" w:line="360" w:lineRule="auto"/>
        <w:rPr>
          <w:rFonts w:ascii="Times New Roman" w:hAnsi="Times New Roman" w:cs="Times New Roman"/>
          <w:color w:val="000000" w:themeColor="text1"/>
        </w:rPr>
      </w:pPr>
      <w:bookmarkStart w:id="19" w:name="monitors"/>
      <w:bookmarkEnd w:id="19"/>
      <w:r w:rsidRPr="00B25281">
        <w:rPr>
          <w:rFonts w:ascii="Times New Roman" w:hAnsi="Times New Roman" w:cs="Times New Roman"/>
          <w:b/>
          <w:bCs/>
          <w:color w:val="000000" w:themeColor="text1"/>
        </w:rPr>
        <w:t>Profiler performa</w:t>
      </w:r>
    </w:p>
    <w:p w14:paraId="21814C70"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r w:rsidRPr="00B25281">
        <w:rPr>
          <w:color w:val="000000" w:themeColor="text1"/>
        </w:rPr>
        <w:t xml:space="preserve">Android Studio </w:t>
      </w:r>
      <w:proofErr w:type="spellStart"/>
      <w:r w:rsidRPr="00B25281">
        <w:rPr>
          <w:color w:val="000000" w:themeColor="text1"/>
        </w:rPr>
        <w:t>menyediakan</w:t>
      </w:r>
      <w:proofErr w:type="spellEnd"/>
      <w:r w:rsidRPr="00B25281">
        <w:rPr>
          <w:color w:val="000000" w:themeColor="text1"/>
        </w:rPr>
        <w:t xml:space="preserve"> profiler </w:t>
      </w:r>
      <w:proofErr w:type="spellStart"/>
      <w:r w:rsidRPr="00B25281">
        <w:rPr>
          <w:color w:val="000000" w:themeColor="text1"/>
        </w:rPr>
        <w:t>performa</w:t>
      </w:r>
      <w:proofErr w:type="spellEnd"/>
      <w:r w:rsidRPr="00B25281">
        <w:rPr>
          <w:color w:val="000000" w:themeColor="text1"/>
        </w:rPr>
        <w:t xml:space="preserve"> agar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melacak</w:t>
      </w:r>
      <w:proofErr w:type="spellEnd"/>
      <w:r w:rsidRPr="00B25281">
        <w:rPr>
          <w:color w:val="000000" w:themeColor="text1"/>
        </w:rPr>
        <w:t xml:space="preserve">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dan CPU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objek</w:t>
      </w:r>
      <w:proofErr w:type="spellEnd"/>
      <w:r w:rsidRPr="00B25281">
        <w:rPr>
          <w:color w:val="000000" w:themeColor="text1"/>
        </w:rPr>
        <w:t xml:space="preserve"> yang </w:t>
      </w:r>
      <w:proofErr w:type="spellStart"/>
      <w:r w:rsidRPr="00B25281">
        <w:rPr>
          <w:color w:val="000000" w:themeColor="text1"/>
        </w:rPr>
        <w:t>batal</w:t>
      </w:r>
      <w:proofErr w:type="spellEnd"/>
      <w:r w:rsidRPr="00B25281">
        <w:rPr>
          <w:color w:val="000000" w:themeColor="text1"/>
        </w:rPr>
        <w:t xml:space="preserve"> </w:t>
      </w:r>
      <w:proofErr w:type="spellStart"/>
      <w:r w:rsidRPr="00B25281">
        <w:rPr>
          <w:color w:val="000000" w:themeColor="text1"/>
        </w:rPr>
        <w:t>dialokasikan</w:t>
      </w:r>
      <w:proofErr w:type="spellEnd"/>
      <w:r w:rsidRPr="00B25281">
        <w:rPr>
          <w:color w:val="000000" w:themeColor="text1"/>
        </w:rPr>
        <w:t xml:space="preserve">,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kebocoran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w:t>
      </w:r>
      <w:proofErr w:type="spellStart"/>
      <w:r w:rsidRPr="00B25281">
        <w:rPr>
          <w:color w:val="000000" w:themeColor="text1"/>
        </w:rPr>
        <w:t>mengoptimalkan</w:t>
      </w:r>
      <w:proofErr w:type="spellEnd"/>
      <w:r w:rsidRPr="00B25281">
        <w:rPr>
          <w:color w:val="000000" w:themeColor="text1"/>
        </w:rPr>
        <w:t xml:space="preserve"> </w:t>
      </w:r>
      <w:proofErr w:type="spellStart"/>
      <w:r w:rsidRPr="00B25281">
        <w:rPr>
          <w:color w:val="000000" w:themeColor="text1"/>
        </w:rPr>
        <w:t>performa</w:t>
      </w:r>
      <w:proofErr w:type="spellEnd"/>
      <w:r w:rsidRPr="00B25281">
        <w:rPr>
          <w:color w:val="000000" w:themeColor="text1"/>
        </w:rPr>
        <w:t xml:space="preserve"> </w:t>
      </w:r>
      <w:proofErr w:type="spellStart"/>
      <w:r w:rsidRPr="00B25281">
        <w:rPr>
          <w:color w:val="000000" w:themeColor="text1"/>
        </w:rPr>
        <w:t>grafis</w:t>
      </w:r>
      <w:proofErr w:type="spellEnd"/>
      <w:r w:rsidRPr="00B25281">
        <w:rPr>
          <w:color w:val="000000" w:themeColor="text1"/>
        </w:rPr>
        <w:t xml:space="preserve">, dan </w:t>
      </w:r>
      <w:proofErr w:type="spellStart"/>
      <w:r w:rsidRPr="00B25281">
        <w:rPr>
          <w:color w:val="000000" w:themeColor="text1"/>
        </w:rPr>
        <w:t>menganalisis</w:t>
      </w:r>
      <w:proofErr w:type="spellEnd"/>
      <w:r w:rsidRPr="00B25281">
        <w:rPr>
          <w:color w:val="000000" w:themeColor="text1"/>
        </w:rPr>
        <w:t xml:space="preserve"> </w:t>
      </w:r>
      <w:proofErr w:type="spellStart"/>
      <w:r w:rsidRPr="00B25281">
        <w:rPr>
          <w:color w:val="000000" w:themeColor="text1"/>
        </w:rPr>
        <w:t>permintaan</w:t>
      </w:r>
      <w:proofErr w:type="spellEnd"/>
      <w:r w:rsidRPr="00B25281">
        <w:rPr>
          <w:color w:val="000000" w:themeColor="text1"/>
        </w:rPr>
        <w:t xml:space="preserve"> </w:t>
      </w:r>
      <w:proofErr w:type="spellStart"/>
      <w:r w:rsidRPr="00B25281">
        <w:rPr>
          <w:color w:val="000000" w:themeColor="text1"/>
        </w:rPr>
        <w:t>jaringan</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mudah</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Anda </w:t>
      </w:r>
      <w:proofErr w:type="spellStart"/>
      <w:r w:rsidRPr="00B25281">
        <w:rPr>
          <w:color w:val="000000" w:themeColor="text1"/>
        </w:rPr>
        <w:t>berjalan</w:t>
      </w:r>
      <w:proofErr w:type="spellEnd"/>
      <w:r w:rsidRPr="00B25281">
        <w:rPr>
          <w:color w:val="000000" w:themeColor="text1"/>
        </w:rPr>
        <w:t xml:space="preserve"> di </w:t>
      </w:r>
      <w:proofErr w:type="spellStart"/>
      <w:r w:rsidRPr="00B25281">
        <w:rPr>
          <w:color w:val="000000" w:themeColor="text1"/>
        </w:rPr>
        <w:t>perangkat</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emulator, </w:t>
      </w:r>
      <w:proofErr w:type="spellStart"/>
      <w:r w:rsidRPr="00B25281">
        <w:rPr>
          <w:color w:val="000000" w:themeColor="text1"/>
        </w:rPr>
        <w:t>buka</w:t>
      </w:r>
      <w:proofErr w:type="spellEnd"/>
      <w:r w:rsidRPr="00B25281">
        <w:rPr>
          <w:color w:val="000000" w:themeColor="text1"/>
        </w:rPr>
        <w:t xml:space="preserve"> tab </w:t>
      </w:r>
      <w:r w:rsidRPr="00B25281">
        <w:rPr>
          <w:rStyle w:val="Strong"/>
          <w:color w:val="000000" w:themeColor="text1"/>
        </w:rPr>
        <w:t>Android Profiler</w:t>
      </w:r>
      <w:r w:rsidRPr="00B25281">
        <w:rPr>
          <w:color w:val="000000" w:themeColor="text1"/>
        </w:rPr>
        <w:t>.</w:t>
      </w:r>
    </w:p>
    <w:p w14:paraId="785E1C6F"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lastRenderedPageBreak/>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lebih</w:t>
      </w:r>
      <w:proofErr w:type="spellEnd"/>
      <w:r w:rsidRPr="00B25281">
        <w:rPr>
          <w:color w:val="000000" w:themeColor="text1"/>
        </w:rPr>
        <w:t xml:space="preserve"> </w:t>
      </w:r>
      <w:proofErr w:type="spellStart"/>
      <w:r w:rsidRPr="00B25281">
        <w:rPr>
          <w:color w:val="000000" w:themeColor="text1"/>
        </w:rPr>
        <w:t>lanjut</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profiler </w:t>
      </w:r>
      <w:proofErr w:type="spellStart"/>
      <w:r w:rsidRPr="00B25281">
        <w:rPr>
          <w:color w:val="000000" w:themeColor="text1"/>
        </w:rPr>
        <w:t>performa</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"https://developer.android.com/studio/profile/index.html?hl=id" </w:instrText>
      </w:r>
      <w:r w:rsidR="00AF7B10">
        <w:fldChar w:fldCharType="separate"/>
      </w:r>
      <w:r w:rsidRPr="00B25281">
        <w:rPr>
          <w:rStyle w:val="Hyperlink"/>
          <w:color w:val="000000" w:themeColor="text1"/>
        </w:rPr>
        <w:t>Alat</w:t>
      </w:r>
      <w:proofErr w:type="spellEnd"/>
      <w:r w:rsidRPr="00B25281">
        <w:rPr>
          <w:rStyle w:val="Hyperlink"/>
          <w:color w:val="000000" w:themeColor="text1"/>
        </w:rPr>
        <w:t xml:space="preserve"> profiling </w:t>
      </w:r>
      <w:proofErr w:type="spellStart"/>
      <w:r w:rsidRPr="00B25281">
        <w:rPr>
          <w:rStyle w:val="Hyperlink"/>
          <w:color w:val="000000" w:themeColor="text1"/>
        </w:rPr>
        <w:t>performa</w:t>
      </w:r>
      <w:proofErr w:type="spellEnd"/>
      <w:r w:rsidR="00AF7B10">
        <w:rPr>
          <w:rStyle w:val="Hyperlink"/>
          <w:color w:val="000000" w:themeColor="text1"/>
        </w:rPr>
        <w:fldChar w:fldCharType="end"/>
      </w:r>
      <w:r w:rsidRPr="00B25281">
        <w:rPr>
          <w:color w:val="000000" w:themeColor="text1"/>
        </w:rPr>
        <w:t>.</w:t>
      </w:r>
    </w:p>
    <w:p w14:paraId="4D75B90F" w14:textId="77777777" w:rsidR="00012DA2" w:rsidRPr="00B25281" w:rsidRDefault="00012DA2" w:rsidP="006A1EB5">
      <w:pPr>
        <w:pStyle w:val="Heading3"/>
        <w:spacing w:before="480" w:after="240" w:line="360" w:lineRule="auto"/>
        <w:rPr>
          <w:rFonts w:ascii="Times New Roman" w:hAnsi="Times New Roman" w:cs="Times New Roman"/>
          <w:color w:val="000000" w:themeColor="text1"/>
        </w:rPr>
      </w:pPr>
      <w:bookmarkStart w:id="20" w:name="heap-dump"/>
      <w:bookmarkEnd w:id="20"/>
      <w:r w:rsidRPr="00B25281">
        <w:rPr>
          <w:rFonts w:ascii="Times New Roman" w:hAnsi="Times New Roman" w:cs="Times New Roman"/>
          <w:b/>
          <w:bCs/>
          <w:color w:val="000000" w:themeColor="text1"/>
        </w:rPr>
        <w:t>Heap dump</w:t>
      </w:r>
    </w:p>
    <w:p w14:paraId="384957E1"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Saat</w:t>
      </w:r>
      <w:proofErr w:type="spellEnd"/>
      <w:r w:rsidRPr="00B25281">
        <w:rPr>
          <w:color w:val="000000" w:themeColor="text1"/>
        </w:rPr>
        <w:t xml:space="preserve"> </w:t>
      </w:r>
      <w:proofErr w:type="spellStart"/>
      <w:r w:rsidRPr="00B25281">
        <w:rPr>
          <w:color w:val="000000" w:themeColor="text1"/>
        </w:rPr>
        <w:t>memprofilkan</w:t>
      </w:r>
      <w:proofErr w:type="spellEnd"/>
      <w:r w:rsidRPr="00B25281">
        <w:rPr>
          <w:color w:val="000000" w:themeColor="text1"/>
        </w:rPr>
        <w:t xml:space="preserve">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di Android Studio,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sekaligus</w:t>
      </w:r>
      <w:proofErr w:type="spellEnd"/>
      <w:r w:rsidRPr="00B25281">
        <w:rPr>
          <w:color w:val="000000" w:themeColor="text1"/>
        </w:rPr>
        <w:t xml:space="preserve"> </w:t>
      </w:r>
      <w:proofErr w:type="spellStart"/>
      <w:r w:rsidRPr="00B25281">
        <w:rPr>
          <w:color w:val="000000" w:themeColor="text1"/>
        </w:rPr>
        <w:t>memulai</w:t>
      </w:r>
      <w:proofErr w:type="spellEnd"/>
      <w:r w:rsidRPr="00B25281">
        <w:rPr>
          <w:color w:val="000000" w:themeColor="text1"/>
        </w:rPr>
        <w:t xml:space="preserve"> </w:t>
      </w:r>
      <w:proofErr w:type="spellStart"/>
      <w:r w:rsidRPr="00B25281">
        <w:rPr>
          <w:color w:val="000000" w:themeColor="text1"/>
        </w:rPr>
        <w:t>pembersihan</w:t>
      </w:r>
      <w:proofErr w:type="spellEnd"/>
      <w:r w:rsidRPr="00B25281">
        <w:rPr>
          <w:color w:val="000000" w:themeColor="text1"/>
        </w:rPr>
        <w:t xml:space="preserve"> </w:t>
      </w:r>
      <w:proofErr w:type="spellStart"/>
      <w:r w:rsidRPr="00B25281">
        <w:rPr>
          <w:color w:val="000000" w:themeColor="text1"/>
        </w:rPr>
        <w:t>sampah</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dan </w:t>
      </w:r>
      <w:proofErr w:type="spellStart"/>
      <w:r w:rsidRPr="00B25281">
        <w:rPr>
          <w:color w:val="000000" w:themeColor="text1"/>
        </w:rPr>
        <w:t>membuang</w:t>
      </w:r>
      <w:proofErr w:type="spellEnd"/>
      <w:r w:rsidRPr="00B25281">
        <w:rPr>
          <w:color w:val="000000" w:themeColor="text1"/>
        </w:rPr>
        <w:t xml:space="preserve"> heap Java </w:t>
      </w:r>
      <w:proofErr w:type="spellStart"/>
      <w:r w:rsidRPr="00B25281">
        <w:rPr>
          <w:color w:val="000000" w:themeColor="text1"/>
        </w:rPr>
        <w:t>ke</w:t>
      </w:r>
      <w:proofErr w:type="spellEnd"/>
      <w:r w:rsidRPr="00B25281">
        <w:rPr>
          <w:color w:val="000000" w:themeColor="text1"/>
        </w:rPr>
        <w:t xml:space="preserve"> </w:t>
      </w:r>
      <w:proofErr w:type="spellStart"/>
      <w:r w:rsidRPr="00B25281">
        <w:rPr>
          <w:color w:val="000000" w:themeColor="text1"/>
        </w:rPr>
        <w:t>cuplikan</w:t>
      </w:r>
      <w:proofErr w:type="spellEnd"/>
      <w:r w:rsidRPr="00B25281">
        <w:rPr>
          <w:color w:val="000000" w:themeColor="text1"/>
        </w:rPr>
        <w:t xml:space="preserve"> heap </w:t>
      </w:r>
      <w:proofErr w:type="spellStart"/>
      <w:r w:rsidRPr="00B25281">
        <w:rPr>
          <w:color w:val="000000" w:themeColor="text1"/>
        </w:rPr>
        <w:t>dalam</w:t>
      </w:r>
      <w:proofErr w:type="spellEnd"/>
      <w:r w:rsidRPr="00B25281">
        <w:rPr>
          <w:color w:val="000000" w:themeColor="text1"/>
        </w:rPr>
        <w:t xml:space="preserve"> file format </w:t>
      </w:r>
      <w:proofErr w:type="spellStart"/>
      <w:r w:rsidRPr="00B25281">
        <w:rPr>
          <w:color w:val="000000" w:themeColor="text1"/>
        </w:rPr>
        <w:t>biner</w:t>
      </w:r>
      <w:proofErr w:type="spellEnd"/>
      <w:r w:rsidRPr="00B25281">
        <w:rPr>
          <w:color w:val="000000" w:themeColor="text1"/>
        </w:rPr>
        <w:t xml:space="preserve"> HPROF </w:t>
      </w:r>
      <w:proofErr w:type="spellStart"/>
      <w:r w:rsidRPr="00B25281">
        <w:rPr>
          <w:color w:val="000000" w:themeColor="text1"/>
        </w:rPr>
        <w:t>khusus</w:t>
      </w:r>
      <w:proofErr w:type="spellEnd"/>
      <w:r w:rsidRPr="00B25281">
        <w:rPr>
          <w:color w:val="000000" w:themeColor="text1"/>
        </w:rPr>
        <w:t xml:space="preserve"> Android. </w:t>
      </w:r>
      <w:proofErr w:type="spellStart"/>
      <w:r w:rsidRPr="00B25281">
        <w:rPr>
          <w:color w:val="000000" w:themeColor="text1"/>
        </w:rPr>
        <w:t>Penampil</w:t>
      </w:r>
      <w:proofErr w:type="spellEnd"/>
      <w:r w:rsidRPr="00B25281">
        <w:rPr>
          <w:color w:val="000000" w:themeColor="text1"/>
        </w:rPr>
        <w:t xml:space="preserve"> HPROF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menampilkan</w:t>
      </w:r>
      <w:proofErr w:type="spellEnd"/>
      <w:r w:rsidRPr="00B25281">
        <w:rPr>
          <w:color w:val="000000" w:themeColor="text1"/>
        </w:rPr>
        <w:t xml:space="preserve"> class, instance </w:t>
      </w:r>
      <w:proofErr w:type="spellStart"/>
      <w:r w:rsidRPr="00B25281">
        <w:rPr>
          <w:color w:val="000000" w:themeColor="text1"/>
        </w:rPr>
        <w:t>setiap</w:t>
      </w:r>
      <w:proofErr w:type="spellEnd"/>
      <w:r w:rsidRPr="00B25281">
        <w:rPr>
          <w:color w:val="000000" w:themeColor="text1"/>
        </w:rPr>
        <w:t xml:space="preserve"> class, dan </w:t>
      </w:r>
      <w:proofErr w:type="spellStart"/>
      <w:r w:rsidRPr="00B25281">
        <w:rPr>
          <w:color w:val="000000" w:themeColor="text1"/>
        </w:rPr>
        <w:t>struktur</w:t>
      </w:r>
      <w:proofErr w:type="spellEnd"/>
      <w:r w:rsidRPr="00B25281">
        <w:rPr>
          <w:color w:val="000000" w:themeColor="text1"/>
        </w:rPr>
        <w:t xml:space="preserve"> </w:t>
      </w:r>
      <w:proofErr w:type="spellStart"/>
      <w:r w:rsidRPr="00B25281">
        <w:rPr>
          <w:color w:val="000000" w:themeColor="text1"/>
        </w:rPr>
        <w:t>referensi</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melacak</w:t>
      </w:r>
      <w:proofErr w:type="spellEnd"/>
      <w:r w:rsidRPr="00B25281">
        <w:rPr>
          <w:color w:val="000000" w:themeColor="text1"/>
        </w:rPr>
        <w:t xml:space="preserve">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w:t>
      </w:r>
      <w:proofErr w:type="spellStart"/>
      <w:r w:rsidRPr="00B25281">
        <w:rPr>
          <w:color w:val="000000" w:themeColor="text1"/>
        </w:rPr>
        <w:t>serta</w:t>
      </w:r>
      <w:proofErr w:type="spellEnd"/>
      <w:r w:rsidRPr="00B25281">
        <w:rPr>
          <w:color w:val="000000" w:themeColor="text1"/>
        </w:rPr>
        <w:t xml:space="preserve">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kebocoran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w:t>
      </w:r>
    </w:p>
    <w:p w14:paraId="70BD2E00"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menangani</w:t>
      </w:r>
      <w:proofErr w:type="spellEnd"/>
      <w:r w:rsidRPr="00B25281">
        <w:rPr>
          <w:color w:val="000000" w:themeColor="text1"/>
        </w:rPr>
        <w:t xml:space="preserve"> heap dump,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"https://developer.android.com/studio/profile/memory-profiler.html?hl=id" </w:instrText>
      </w:r>
      <w:r w:rsidR="00AF7B10">
        <w:fldChar w:fldCharType="separate"/>
      </w:r>
      <w:r w:rsidRPr="00B25281">
        <w:rPr>
          <w:rStyle w:val="Hyperlink"/>
          <w:color w:val="000000" w:themeColor="text1"/>
        </w:rPr>
        <w:t>Memeriksa</w:t>
      </w:r>
      <w:proofErr w:type="spellEnd"/>
      <w:r w:rsidRPr="00B25281">
        <w:rPr>
          <w:rStyle w:val="Hyperlink"/>
          <w:color w:val="000000" w:themeColor="text1"/>
        </w:rPr>
        <w:t xml:space="preserve"> heap dan </w:t>
      </w:r>
      <w:proofErr w:type="spellStart"/>
      <w:r w:rsidRPr="00B25281">
        <w:rPr>
          <w:rStyle w:val="Hyperlink"/>
          <w:color w:val="000000" w:themeColor="text1"/>
        </w:rPr>
        <w:t>alokasi</w:t>
      </w:r>
      <w:proofErr w:type="spellEnd"/>
      <w:r w:rsidR="00AF7B10">
        <w:rPr>
          <w:rStyle w:val="Hyperlink"/>
          <w:color w:val="000000" w:themeColor="text1"/>
        </w:rPr>
        <w:fldChar w:fldCharType="end"/>
      </w:r>
      <w:r w:rsidRPr="00B25281">
        <w:rPr>
          <w:color w:val="000000" w:themeColor="text1"/>
        </w:rPr>
        <w:t>.</w:t>
      </w:r>
    </w:p>
    <w:p w14:paraId="249A98FB" w14:textId="77777777" w:rsidR="00012DA2" w:rsidRPr="00B25281" w:rsidRDefault="00012DA2" w:rsidP="006A1EB5">
      <w:pPr>
        <w:pStyle w:val="Heading3"/>
        <w:spacing w:before="480" w:after="240" w:line="360" w:lineRule="auto"/>
        <w:rPr>
          <w:rFonts w:ascii="Times New Roman" w:hAnsi="Times New Roman" w:cs="Times New Roman"/>
          <w:color w:val="000000" w:themeColor="text1"/>
        </w:rPr>
      </w:pPr>
      <w:bookmarkStart w:id="21" w:name="allocation"/>
      <w:bookmarkEnd w:id="21"/>
      <w:r w:rsidRPr="00B25281">
        <w:rPr>
          <w:rFonts w:ascii="Times New Roman" w:hAnsi="Times New Roman" w:cs="Times New Roman"/>
          <w:b/>
          <w:bCs/>
          <w:color w:val="000000" w:themeColor="text1"/>
        </w:rPr>
        <w:t>Memory Profiler</w:t>
      </w:r>
    </w:p>
    <w:p w14:paraId="59EBAD13"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r w:rsidRPr="00B25281">
        <w:rPr>
          <w:color w:val="000000" w:themeColor="text1"/>
        </w:rPr>
        <w:t xml:space="preserve">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menggunakan</w:t>
      </w:r>
      <w:proofErr w:type="spellEnd"/>
      <w:r w:rsidRPr="00B25281">
        <w:rPr>
          <w:color w:val="000000" w:themeColor="text1"/>
        </w:rPr>
        <w:t xml:space="preserve"> Memory Profiler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melacak</w:t>
      </w:r>
      <w:proofErr w:type="spellEnd"/>
      <w:r w:rsidRPr="00B25281">
        <w:rPr>
          <w:color w:val="000000" w:themeColor="text1"/>
        </w:rPr>
        <w:t xml:space="preserve"> </w:t>
      </w:r>
      <w:proofErr w:type="spellStart"/>
      <w:r w:rsidRPr="00B25281">
        <w:rPr>
          <w:color w:val="000000" w:themeColor="text1"/>
        </w:rPr>
        <w:t>alokasi</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dan </w:t>
      </w:r>
      <w:proofErr w:type="spellStart"/>
      <w:r w:rsidRPr="00B25281">
        <w:rPr>
          <w:color w:val="000000" w:themeColor="text1"/>
        </w:rPr>
        <w:t>melihat</w:t>
      </w:r>
      <w:proofErr w:type="spellEnd"/>
      <w:r w:rsidRPr="00B25281">
        <w:rPr>
          <w:color w:val="000000" w:themeColor="text1"/>
        </w:rPr>
        <w:t xml:space="preserve"> di mana </w:t>
      </w:r>
      <w:proofErr w:type="spellStart"/>
      <w:r w:rsidRPr="00B25281">
        <w:rPr>
          <w:color w:val="000000" w:themeColor="text1"/>
        </w:rPr>
        <w:t>objek</w:t>
      </w:r>
      <w:proofErr w:type="spellEnd"/>
      <w:r w:rsidRPr="00B25281">
        <w:rPr>
          <w:color w:val="000000" w:themeColor="text1"/>
        </w:rPr>
        <w:t xml:space="preserve"> </w:t>
      </w:r>
      <w:proofErr w:type="spellStart"/>
      <w:r w:rsidRPr="00B25281">
        <w:rPr>
          <w:color w:val="000000" w:themeColor="text1"/>
        </w:rPr>
        <w:t>dialokasikan</w:t>
      </w:r>
      <w:proofErr w:type="spellEnd"/>
      <w:r w:rsidRPr="00B25281">
        <w:rPr>
          <w:color w:val="000000" w:themeColor="text1"/>
        </w:rPr>
        <w:t xml:space="preserve"> </w:t>
      </w:r>
      <w:proofErr w:type="spellStart"/>
      <w:r w:rsidRPr="00B25281">
        <w:rPr>
          <w:color w:val="000000" w:themeColor="text1"/>
        </w:rPr>
        <w:t>saat</w:t>
      </w:r>
      <w:proofErr w:type="spellEnd"/>
      <w:r w:rsidRPr="00B25281">
        <w:rPr>
          <w:color w:val="000000" w:themeColor="text1"/>
        </w:rPr>
        <w:t xml:space="preserve"> Anda </w:t>
      </w:r>
      <w:proofErr w:type="spellStart"/>
      <w:r w:rsidRPr="00B25281">
        <w:rPr>
          <w:color w:val="000000" w:themeColor="text1"/>
        </w:rPr>
        <w:t>melakukan</w:t>
      </w:r>
      <w:proofErr w:type="spellEnd"/>
      <w:r w:rsidRPr="00B25281">
        <w:rPr>
          <w:color w:val="000000" w:themeColor="text1"/>
        </w:rPr>
        <w:t xml:space="preserve"> </w:t>
      </w:r>
      <w:proofErr w:type="spellStart"/>
      <w:r w:rsidRPr="00B25281">
        <w:rPr>
          <w:color w:val="000000" w:themeColor="text1"/>
        </w:rPr>
        <w:t>tindakan</w:t>
      </w:r>
      <w:proofErr w:type="spellEnd"/>
      <w:r w:rsidRPr="00B25281">
        <w:rPr>
          <w:color w:val="000000" w:themeColor="text1"/>
        </w:rPr>
        <w:t xml:space="preserve"> </w:t>
      </w:r>
      <w:proofErr w:type="spellStart"/>
      <w:r w:rsidRPr="00B25281">
        <w:rPr>
          <w:color w:val="000000" w:themeColor="text1"/>
        </w:rPr>
        <w:t>tertentu</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mengetahui</w:t>
      </w:r>
      <w:proofErr w:type="spellEnd"/>
      <w:r w:rsidRPr="00B25281">
        <w:rPr>
          <w:color w:val="000000" w:themeColor="text1"/>
        </w:rPr>
        <w:t xml:space="preserve"> </w:t>
      </w:r>
      <w:proofErr w:type="spellStart"/>
      <w:r w:rsidRPr="00B25281">
        <w:rPr>
          <w:color w:val="000000" w:themeColor="text1"/>
        </w:rPr>
        <w:t>alokasi</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Anda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mengoptimalkan</w:t>
      </w:r>
      <w:proofErr w:type="spellEnd"/>
      <w:r w:rsidRPr="00B25281">
        <w:rPr>
          <w:color w:val="000000" w:themeColor="text1"/>
        </w:rPr>
        <w:t xml:space="preserve"> </w:t>
      </w:r>
      <w:proofErr w:type="spellStart"/>
      <w:r w:rsidRPr="00B25281">
        <w:rPr>
          <w:color w:val="000000" w:themeColor="text1"/>
        </w:rPr>
        <w:t>performa</w:t>
      </w:r>
      <w:proofErr w:type="spellEnd"/>
      <w:r w:rsidRPr="00B25281">
        <w:rPr>
          <w:color w:val="000000" w:themeColor="text1"/>
        </w:rPr>
        <w:t xml:space="preserve"> dan </w:t>
      </w:r>
      <w:proofErr w:type="spellStart"/>
      <w:r w:rsidRPr="00B25281">
        <w:rPr>
          <w:color w:val="000000" w:themeColor="text1"/>
        </w:rPr>
        <w:t>penggunaan</w:t>
      </w:r>
      <w:proofErr w:type="spellEnd"/>
      <w:r w:rsidRPr="00B25281">
        <w:rPr>
          <w:color w:val="000000" w:themeColor="text1"/>
        </w:rPr>
        <w:t xml:space="preserve"> </w:t>
      </w:r>
      <w:proofErr w:type="spellStart"/>
      <w:r w:rsidRPr="00B25281">
        <w:rPr>
          <w:color w:val="000000" w:themeColor="text1"/>
        </w:rPr>
        <w:t>memori</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menyesuaikan</w:t>
      </w:r>
      <w:proofErr w:type="spellEnd"/>
      <w:r w:rsidRPr="00B25281">
        <w:rPr>
          <w:color w:val="000000" w:themeColor="text1"/>
        </w:rPr>
        <w:t xml:space="preserve"> </w:t>
      </w:r>
      <w:proofErr w:type="spellStart"/>
      <w:r w:rsidRPr="00B25281">
        <w:rPr>
          <w:color w:val="000000" w:themeColor="text1"/>
        </w:rPr>
        <w:t>panggilan</w:t>
      </w:r>
      <w:proofErr w:type="spellEnd"/>
      <w:r w:rsidRPr="00B25281">
        <w:rPr>
          <w:color w:val="000000" w:themeColor="text1"/>
        </w:rPr>
        <w:t xml:space="preserve"> </w:t>
      </w:r>
      <w:proofErr w:type="spellStart"/>
      <w:r w:rsidRPr="00B25281">
        <w:rPr>
          <w:color w:val="000000" w:themeColor="text1"/>
        </w:rPr>
        <w:t>metode</w:t>
      </w:r>
      <w:proofErr w:type="spellEnd"/>
      <w:r w:rsidRPr="00B25281">
        <w:rPr>
          <w:color w:val="000000" w:themeColor="text1"/>
        </w:rPr>
        <w:t xml:space="preserve"> yang </w:t>
      </w:r>
      <w:proofErr w:type="spellStart"/>
      <w:r w:rsidRPr="00B25281">
        <w:rPr>
          <w:color w:val="000000" w:themeColor="text1"/>
        </w:rPr>
        <w:t>terkait</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tindakan</w:t>
      </w:r>
      <w:proofErr w:type="spellEnd"/>
      <w:r w:rsidRPr="00B25281">
        <w:rPr>
          <w:color w:val="000000" w:themeColor="text1"/>
        </w:rPr>
        <w:t xml:space="preserve"> </w:t>
      </w:r>
      <w:proofErr w:type="spellStart"/>
      <w:r w:rsidRPr="00B25281">
        <w:rPr>
          <w:color w:val="000000" w:themeColor="text1"/>
        </w:rPr>
        <w:t>tersebut</w:t>
      </w:r>
      <w:proofErr w:type="spellEnd"/>
      <w:r w:rsidRPr="00B25281">
        <w:rPr>
          <w:color w:val="000000" w:themeColor="text1"/>
        </w:rPr>
        <w:t>.</w:t>
      </w:r>
    </w:p>
    <w:p w14:paraId="415B8E37"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pelacakan</w:t>
      </w:r>
      <w:proofErr w:type="spellEnd"/>
      <w:r w:rsidRPr="00B25281">
        <w:rPr>
          <w:color w:val="000000" w:themeColor="text1"/>
        </w:rPr>
        <w:t xml:space="preserve"> dan </w:t>
      </w:r>
      <w:proofErr w:type="spellStart"/>
      <w:r w:rsidRPr="00B25281">
        <w:rPr>
          <w:color w:val="000000" w:themeColor="text1"/>
        </w:rPr>
        <w:t>analisis</w:t>
      </w:r>
      <w:proofErr w:type="spellEnd"/>
      <w:r w:rsidRPr="00B25281">
        <w:rPr>
          <w:color w:val="000000" w:themeColor="text1"/>
        </w:rPr>
        <w:t xml:space="preserve"> </w:t>
      </w:r>
      <w:proofErr w:type="spellStart"/>
      <w:r w:rsidRPr="00B25281">
        <w:rPr>
          <w:color w:val="000000" w:themeColor="text1"/>
        </w:rPr>
        <w:t>alokasi</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"https://developer.android.com/studio/profile/memory-profiler.html?hl=id" </w:instrText>
      </w:r>
      <w:r w:rsidR="00AF7B10">
        <w:fldChar w:fldCharType="separate"/>
      </w:r>
      <w:r w:rsidRPr="00B25281">
        <w:rPr>
          <w:rStyle w:val="Hyperlink"/>
          <w:color w:val="000000" w:themeColor="text1"/>
        </w:rPr>
        <w:t>Memeriksa</w:t>
      </w:r>
      <w:proofErr w:type="spellEnd"/>
      <w:r w:rsidRPr="00B25281">
        <w:rPr>
          <w:rStyle w:val="Hyperlink"/>
          <w:color w:val="000000" w:themeColor="text1"/>
        </w:rPr>
        <w:t xml:space="preserve"> heap dan </w:t>
      </w:r>
      <w:proofErr w:type="spellStart"/>
      <w:r w:rsidRPr="00B25281">
        <w:rPr>
          <w:rStyle w:val="Hyperlink"/>
          <w:color w:val="000000" w:themeColor="text1"/>
        </w:rPr>
        <w:t>alokasi</w:t>
      </w:r>
      <w:proofErr w:type="spellEnd"/>
      <w:r w:rsidR="00AF7B10">
        <w:rPr>
          <w:rStyle w:val="Hyperlink"/>
          <w:color w:val="000000" w:themeColor="text1"/>
        </w:rPr>
        <w:fldChar w:fldCharType="end"/>
      </w:r>
      <w:r w:rsidRPr="00B25281">
        <w:rPr>
          <w:color w:val="000000" w:themeColor="text1"/>
        </w:rPr>
        <w:t>.</w:t>
      </w:r>
    </w:p>
    <w:p w14:paraId="706BA56D" w14:textId="77777777" w:rsidR="00012DA2" w:rsidRPr="00B25281" w:rsidRDefault="00012DA2" w:rsidP="006A1EB5">
      <w:pPr>
        <w:pStyle w:val="Heading3"/>
        <w:spacing w:before="480" w:after="240" w:line="360" w:lineRule="auto"/>
        <w:rPr>
          <w:rFonts w:ascii="Times New Roman" w:hAnsi="Times New Roman" w:cs="Times New Roman"/>
          <w:color w:val="000000" w:themeColor="text1"/>
        </w:rPr>
      </w:pPr>
      <w:bookmarkStart w:id="22" w:name="data-file"/>
      <w:bookmarkEnd w:id="22"/>
      <w:r w:rsidRPr="00B25281">
        <w:rPr>
          <w:rFonts w:ascii="Times New Roman" w:hAnsi="Times New Roman" w:cs="Times New Roman"/>
          <w:b/>
          <w:bCs/>
          <w:color w:val="000000" w:themeColor="text1"/>
        </w:rPr>
        <w:lastRenderedPageBreak/>
        <w:t>Akses file data</w:t>
      </w:r>
    </w:p>
    <w:p w14:paraId="6CB63171"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r w:rsidRPr="00B25281">
        <w:rPr>
          <w:color w:val="000000" w:themeColor="text1"/>
        </w:rPr>
        <w:t xml:space="preserve">Android SDK Tools, </w:t>
      </w:r>
      <w:proofErr w:type="spellStart"/>
      <w:r w:rsidRPr="00B25281">
        <w:rPr>
          <w:color w:val="000000" w:themeColor="text1"/>
        </w:rPr>
        <w:t>seperti</w:t>
      </w:r>
      <w:proofErr w:type="spellEnd"/>
      <w:r w:rsidRPr="00B25281">
        <w:rPr>
          <w:color w:val="000000" w:themeColor="text1"/>
        </w:rPr>
        <w:t> </w:t>
      </w:r>
      <w:proofErr w:type="spellStart"/>
      <w:r w:rsidR="00AF7B10">
        <w:fldChar w:fldCharType="begin"/>
      </w:r>
      <w:r w:rsidR="00AF7B10">
        <w:instrText xml:space="preserve"> HYPERLINK "https://developer.android.com/topic/performance/tracing/command-line?hl=id" </w:instrText>
      </w:r>
      <w:r w:rsidR="00AF7B10">
        <w:fldChar w:fldCharType="separate"/>
      </w:r>
      <w:r w:rsidRPr="00B25281">
        <w:rPr>
          <w:rStyle w:val="Hyperlink"/>
          <w:color w:val="000000" w:themeColor="text1"/>
        </w:rPr>
        <w:t>Systrace</w:t>
      </w:r>
      <w:proofErr w:type="spellEnd"/>
      <w:r w:rsidR="00AF7B10">
        <w:rPr>
          <w:rStyle w:val="Hyperlink"/>
          <w:color w:val="000000" w:themeColor="text1"/>
        </w:rPr>
        <w:fldChar w:fldCharType="end"/>
      </w:r>
      <w:r w:rsidRPr="00B25281">
        <w:rPr>
          <w:color w:val="000000" w:themeColor="text1"/>
        </w:rPr>
        <w:t> dan </w:t>
      </w:r>
      <w:hyperlink r:id="rId164" w:history="1">
        <w:r w:rsidRPr="00B25281">
          <w:rPr>
            <w:rStyle w:val="Hyperlink"/>
            <w:color w:val="000000" w:themeColor="text1"/>
          </w:rPr>
          <w:t>logcat</w:t>
        </w:r>
      </w:hyperlink>
      <w:r w:rsidRPr="00B25281">
        <w:rPr>
          <w:color w:val="000000" w:themeColor="text1"/>
        </w:rPr>
        <w:t xml:space="preserve">, </w:t>
      </w:r>
      <w:proofErr w:type="spellStart"/>
      <w:r w:rsidRPr="00B25281">
        <w:rPr>
          <w:color w:val="000000" w:themeColor="text1"/>
        </w:rPr>
        <w:t>menghasilkan</w:t>
      </w:r>
      <w:proofErr w:type="spellEnd"/>
      <w:r w:rsidRPr="00B25281">
        <w:rPr>
          <w:color w:val="000000" w:themeColor="text1"/>
        </w:rPr>
        <w:t xml:space="preserve"> data </w:t>
      </w:r>
      <w:proofErr w:type="spellStart"/>
      <w:r w:rsidRPr="00B25281">
        <w:rPr>
          <w:color w:val="000000" w:themeColor="text1"/>
        </w:rPr>
        <w:t>performa</w:t>
      </w:r>
      <w:proofErr w:type="spellEnd"/>
      <w:r w:rsidRPr="00B25281">
        <w:rPr>
          <w:color w:val="000000" w:themeColor="text1"/>
        </w:rPr>
        <w:t xml:space="preserve"> dan proses debug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analisis</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secara</w:t>
      </w:r>
      <w:proofErr w:type="spellEnd"/>
      <w:r w:rsidRPr="00B25281">
        <w:rPr>
          <w:color w:val="000000" w:themeColor="text1"/>
        </w:rPr>
        <w:t xml:space="preserve"> </w:t>
      </w:r>
      <w:proofErr w:type="spellStart"/>
      <w:r w:rsidRPr="00B25281">
        <w:rPr>
          <w:color w:val="000000" w:themeColor="text1"/>
        </w:rPr>
        <w:t>mendetail</w:t>
      </w:r>
      <w:proofErr w:type="spellEnd"/>
      <w:r w:rsidRPr="00B25281">
        <w:rPr>
          <w:color w:val="000000" w:themeColor="text1"/>
        </w:rPr>
        <w:t>.</w:t>
      </w:r>
    </w:p>
    <w:p w14:paraId="2493BD27"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menampilkan</w:t>
      </w:r>
      <w:proofErr w:type="spellEnd"/>
      <w:r w:rsidRPr="00B25281">
        <w:rPr>
          <w:color w:val="000000" w:themeColor="text1"/>
        </w:rPr>
        <w:t xml:space="preserve"> file data yang </w:t>
      </w:r>
      <w:proofErr w:type="spellStart"/>
      <w:r w:rsidRPr="00B25281">
        <w:rPr>
          <w:color w:val="000000" w:themeColor="text1"/>
        </w:rPr>
        <w:t>dihasilkan</w:t>
      </w:r>
      <w:proofErr w:type="spellEnd"/>
      <w:r w:rsidRPr="00B25281">
        <w:rPr>
          <w:color w:val="000000" w:themeColor="text1"/>
        </w:rPr>
        <w:t xml:space="preserve">, </w:t>
      </w:r>
      <w:proofErr w:type="spellStart"/>
      <w:r w:rsidRPr="00B25281">
        <w:rPr>
          <w:color w:val="000000" w:themeColor="text1"/>
        </w:rPr>
        <w:t>buka</w:t>
      </w:r>
      <w:proofErr w:type="spellEnd"/>
      <w:r w:rsidRPr="00B25281">
        <w:rPr>
          <w:color w:val="000000" w:themeColor="text1"/>
        </w:rPr>
        <w:t xml:space="preserve"> </w:t>
      </w:r>
      <w:proofErr w:type="spellStart"/>
      <w:r w:rsidRPr="00B25281">
        <w:rPr>
          <w:color w:val="000000" w:themeColor="text1"/>
        </w:rPr>
        <w:t>jendela</w:t>
      </w:r>
      <w:proofErr w:type="spellEnd"/>
      <w:r w:rsidRPr="00B25281">
        <w:rPr>
          <w:color w:val="000000" w:themeColor="text1"/>
        </w:rPr>
        <w:t xml:space="preserve"> </w:t>
      </w:r>
      <w:proofErr w:type="spellStart"/>
      <w:r w:rsidRPr="00B25281">
        <w:rPr>
          <w:color w:val="000000" w:themeColor="text1"/>
        </w:rPr>
        <w:t>alat</w:t>
      </w:r>
      <w:proofErr w:type="spellEnd"/>
      <w:r w:rsidRPr="00B25281">
        <w:rPr>
          <w:color w:val="000000" w:themeColor="text1"/>
        </w:rPr>
        <w:t xml:space="preserve"> Captures. Pada daftar file yang </w:t>
      </w:r>
      <w:proofErr w:type="spellStart"/>
      <w:r w:rsidRPr="00B25281">
        <w:rPr>
          <w:color w:val="000000" w:themeColor="text1"/>
        </w:rPr>
        <w:t>dihasilkan</w:t>
      </w:r>
      <w:proofErr w:type="spellEnd"/>
      <w:r w:rsidRPr="00B25281">
        <w:rPr>
          <w:color w:val="000000" w:themeColor="text1"/>
        </w:rPr>
        <w:t xml:space="preserve">, </w:t>
      </w:r>
      <w:proofErr w:type="spellStart"/>
      <w:r w:rsidRPr="00B25281">
        <w:rPr>
          <w:color w:val="000000" w:themeColor="text1"/>
        </w:rPr>
        <w:t>klik</w:t>
      </w:r>
      <w:proofErr w:type="spellEnd"/>
      <w:r w:rsidRPr="00B25281">
        <w:rPr>
          <w:color w:val="000000" w:themeColor="text1"/>
        </w:rPr>
        <w:t xml:space="preserve"> </w:t>
      </w:r>
      <w:proofErr w:type="spellStart"/>
      <w:r w:rsidRPr="00B25281">
        <w:rPr>
          <w:color w:val="000000" w:themeColor="text1"/>
        </w:rPr>
        <w:t>dua</w:t>
      </w:r>
      <w:proofErr w:type="spellEnd"/>
      <w:r w:rsidRPr="00B25281">
        <w:rPr>
          <w:color w:val="000000" w:themeColor="text1"/>
        </w:rPr>
        <w:t xml:space="preserve"> kali file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melihat</w:t>
      </w:r>
      <w:proofErr w:type="spellEnd"/>
      <w:r w:rsidRPr="00B25281">
        <w:rPr>
          <w:color w:val="000000" w:themeColor="text1"/>
        </w:rPr>
        <w:t xml:space="preserve"> data. </w:t>
      </w:r>
      <w:proofErr w:type="spellStart"/>
      <w:r w:rsidRPr="00B25281">
        <w:rPr>
          <w:color w:val="000000" w:themeColor="text1"/>
        </w:rPr>
        <w:t>Klik</w:t>
      </w:r>
      <w:proofErr w:type="spellEnd"/>
      <w:r w:rsidRPr="00B25281">
        <w:rPr>
          <w:color w:val="000000" w:themeColor="text1"/>
        </w:rPr>
        <w:t xml:space="preserve"> </w:t>
      </w:r>
      <w:proofErr w:type="spellStart"/>
      <w:r w:rsidRPr="00B25281">
        <w:rPr>
          <w:color w:val="000000" w:themeColor="text1"/>
        </w:rPr>
        <w:t>kanan</w:t>
      </w:r>
      <w:proofErr w:type="spellEnd"/>
      <w:r w:rsidRPr="00B25281">
        <w:rPr>
          <w:color w:val="000000" w:themeColor="text1"/>
        </w:rPr>
        <w:t xml:space="preserve"> </w:t>
      </w:r>
      <w:proofErr w:type="spellStart"/>
      <w:r w:rsidRPr="00B25281">
        <w:rPr>
          <w:color w:val="000000" w:themeColor="text1"/>
        </w:rPr>
        <w:t>sembarang</w:t>
      </w:r>
      <w:proofErr w:type="spellEnd"/>
      <w:r w:rsidRPr="00B25281">
        <w:rPr>
          <w:color w:val="000000" w:themeColor="text1"/>
        </w:rPr>
        <w:t xml:space="preserve"> file </w:t>
      </w:r>
      <w:r w:rsidRPr="00B25281">
        <w:rPr>
          <w:rStyle w:val="HTMLCode"/>
          <w:rFonts w:ascii="Times New Roman" w:eastAsiaTheme="majorEastAsia" w:hAnsi="Times New Roman" w:cs="Times New Roman"/>
          <w:color w:val="000000" w:themeColor="text1"/>
          <w:sz w:val="24"/>
          <w:szCs w:val="24"/>
          <w:shd w:val="clear" w:color="auto" w:fill="F1F3F4"/>
        </w:rPr>
        <w:t>.</w:t>
      </w:r>
      <w:proofErr w:type="spellStart"/>
      <w:r w:rsidRPr="00B25281">
        <w:rPr>
          <w:rStyle w:val="HTMLCode"/>
          <w:rFonts w:ascii="Times New Roman" w:eastAsiaTheme="majorEastAsia" w:hAnsi="Times New Roman" w:cs="Times New Roman"/>
          <w:color w:val="000000" w:themeColor="text1"/>
          <w:sz w:val="24"/>
          <w:szCs w:val="24"/>
          <w:shd w:val="clear" w:color="auto" w:fill="F1F3F4"/>
        </w:rPr>
        <w:t>hprof</w:t>
      </w:r>
      <w:proofErr w:type="spellEnd"/>
      <w:r w:rsidRPr="00B25281">
        <w:rPr>
          <w:color w:val="000000" w:themeColor="text1"/>
        </w:rPr>
        <w: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mengonversinya</w:t>
      </w:r>
      <w:proofErr w:type="spellEnd"/>
      <w:r w:rsidRPr="00B25281">
        <w:rPr>
          <w:color w:val="000000" w:themeColor="text1"/>
        </w:rPr>
        <w:t xml:space="preserve"> </w:t>
      </w:r>
      <w:proofErr w:type="spellStart"/>
      <w:r w:rsidRPr="00B25281">
        <w:rPr>
          <w:color w:val="000000" w:themeColor="text1"/>
        </w:rPr>
        <w:t>ke</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format file </w:t>
      </w:r>
      <w:proofErr w:type="spellStart"/>
      <w:r w:rsidRPr="00B25281">
        <w:rPr>
          <w:color w:val="000000" w:themeColor="text1"/>
        </w:rPr>
        <w:t>standar</w:t>
      </w:r>
      <w:proofErr w:type="spellEnd"/>
      <w:r w:rsidRPr="00B25281">
        <w:rPr>
          <w:color w:val="000000" w:themeColor="text1"/>
        </w:rPr>
        <w:t> </w:t>
      </w:r>
      <w:proofErr w:type="spellStart"/>
      <w:r w:rsidR="00AF7B10">
        <w:fldChar w:fldCharType="begin"/>
      </w:r>
      <w:r w:rsidR="00AF7B10">
        <w:instrText xml:space="preserve"> HYPERLINK "https://developer.android.com/studio/profile/investigate-ram.html?hl=id" </w:instrText>
      </w:r>
      <w:r w:rsidR="00AF7B10">
        <w:fldChar w:fldCharType="separate"/>
      </w:r>
      <w:r w:rsidRPr="00B25281">
        <w:rPr>
          <w:rStyle w:val="Hyperlink"/>
          <w:color w:val="000000" w:themeColor="text1"/>
        </w:rPr>
        <w:t>Menyelidiki</w:t>
      </w:r>
      <w:proofErr w:type="spellEnd"/>
      <w:r w:rsidRPr="00B25281">
        <w:rPr>
          <w:rStyle w:val="Hyperlink"/>
          <w:color w:val="000000" w:themeColor="text1"/>
        </w:rPr>
        <w:t xml:space="preserve"> </w:t>
      </w:r>
      <w:proofErr w:type="spellStart"/>
      <w:r w:rsidRPr="00B25281">
        <w:rPr>
          <w:rStyle w:val="Hyperlink"/>
          <w:color w:val="000000" w:themeColor="text1"/>
        </w:rPr>
        <w:t>penggunaan</w:t>
      </w:r>
      <w:proofErr w:type="spellEnd"/>
      <w:r w:rsidRPr="00B25281">
        <w:rPr>
          <w:rStyle w:val="Hyperlink"/>
          <w:color w:val="000000" w:themeColor="text1"/>
        </w:rPr>
        <w:t xml:space="preserve"> RAM</w:t>
      </w:r>
      <w:r w:rsidR="00AF7B10">
        <w:rPr>
          <w:rStyle w:val="Hyperlink"/>
          <w:color w:val="000000" w:themeColor="text1"/>
        </w:rPr>
        <w:fldChar w:fldCharType="end"/>
      </w:r>
      <w:r w:rsidRPr="00B25281">
        <w:rPr>
          <w:color w:val="000000" w:themeColor="text1"/>
        </w:rPr>
        <w:t>.</w:t>
      </w:r>
    </w:p>
    <w:p w14:paraId="52CC59CF" w14:textId="77777777" w:rsidR="00012DA2" w:rsidRPr="00B25281" w:rsidRDefault="00012DA2" w:rsidP="006A1EB5">
      <w:pPr>
        <w:pStyle w:val="Heading3"/>
        <w:spacing w:before="480" w:after="240" w:line="360" w:lineRule="auto"/>
        <w:rPr>
          <w:rFonts w:ascii="Times New Roman" w:hAnsi="Times New Roman" w:cs="Times New Roman"/>
          <w:color w:val="000000" w:themeColor="text1"/>
        </w:rPr>
      </w:pPr>
      <w:bookmarkStart w:id="23" w:name="code-inspection"/>
      <w:bookmarkEnd w:id="23"/>
      <w:r w:rsidRPr="00B25281">
        <w:rPr>
          <w:rFonts w:ascii="Times New Roman" w:hAnsi="Times New Roman" w:cs="Times New Roman"/>
          <w:b/>
          <w:bCs/>
          <w:color w:val="000000" w:themeColor="text1"/>
        </w:rPr>
        <w:t>Pemeriksaan kode</w:t>
      </w:r>
    </w:p>
    <w:p w14:paraId="049E2F79"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Setiap</w:t>
      </w:r>
      <w:proofErr w:type="spellEnd"/>
      <w:r w:rsidRPr="00B25281">
        <w:rPr>
          <w:color w:val="000000" w:themeColor="text1"/>
        </w:rPr>
        <w:t xml:space="preserve"> kali Anda </w:t>
      </w:r>
      <w:proofErr w:type="spellStart"/>
      <w:r w:rsidRPr="00B25281">
        <w:rPr>
          <w:color w:val="000000" w:themeColor="text1"/>
        </w:rPr>
        <w:t>mengompilasi</w:t>
      </w:r>
      <w:proofErr w:type="spellEnd"/>
      <w:r w:rsidRPr="00B25281">
        <w:rPr>
          <w:color w:val="000000" w:themeColor="text1"/>
        </w:rPr>
        <w:t xml:space="preserve"> program, Android Studio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otomatis</w:t>
      </w:r>
      <w:proofErr w:type="spellEnd"/>
      <w:r w:rsidRPr="00B25281">
        <w:rPr>
          <w:color w:val="000000" w:themeColor="text1"/>
        </w:rPr>
        <w:t xml:space="preserve"> </w:t>
      </w:r>
      <w:proofErr w:type="spellStart"/>
      <w:r w:rsidRPr="00B25281">
        <w:rPr>
          <w:color w:val="000000" w:themeColor="text1"/>
        </w:rPr>
        <w:t>menjalankan</w:t>
      </w:r>
      <w:proofErr w:type="spellEnd"/>
      <w:r w:rsidRPr="00B25281">
        <w:rPr>
          <w:color w:val="000000" w:themeColor="text1"/>
        </w:rPr>
        <w:t> </w:t>
      </w:r>
      <w:hyperlink r:id="rId165" w:history="1">
        <w:r w:rsidRPr="00B25281">
          <w:rPr>
            <w:rStyle w:val="Hyperlink"/>
            <w:color w:val="000000" w:themeColor="text1"/>
          </w:rPr>
          <w:t>Lint</w:t>
        </w:r>
      </w:hyperlink>
      <w:r w:rsidRPr="00B25281">
        <w:rPr>
          <w:color w:val="000000" w:themeColor="text1"/>
        </w:rPr>
        <w:t xml:space="preserve"> yang </w:t>
      </w:r>
      <w:proofErr w:type="spellStart"/>
      <w:r w:rsidRPr="00B25281">
        <w:rPr>
          <w:color w:val="000000" w:themeColor="text1"/>
        </w:rPr>
        <w:t>telah</w:t>
      </w:r>
      <w:proofErr w:type="spellEnd"/>
      <w:r w:rsidRPr="00B25281">
        <w:rPr>
          <w:color w:val="000000" w:themeColor="text1"/>
        </w:rPr>
        <w:t xml:space="preserve"> </w:t>
      </w:r>
      <w:proofErr w:type="spellStart"/>
      <w:r w:rsidRPr="00B25281">
        <w:rPr>
          <w:color w:val="000000" w:themeColor="text1"/>
        </w:rPr>
        <w:t>dikonfigurasi</w:t>
      </w:r>
      <w:proofErr w:type="spellEnd"/>
      <w:r w:rsidRPr="00B25281">
        <w:rPr>
          <w:color w:val="000000" w:themeColor="text1"/>
        </w:rPr>
        <w:t xml:space="preserve"> dan </w:t>
      </w:r>
      <w:proofErr w:type="spellStart"/>
      <w:r w:rsidR="00AF7B10">
        <w:fldChar w:fldCharType="begin"/>
      </w:r>
      <w:r w:rsidR="00AF7B10">
        <w:instrText xml:space="preserve"> HYPERLINK "https://www.jetbrains.com/help/idea/2019.1/code-inspection.html" </w:instrText>
      </w:r>
      <w:r w:rsidR="00AF7B10">
        <w:fldChar w:fldCharType="separate"/>
      </w:r>
      <w:r w:rsidRPr="00B25281">
        <w:rPr>
          <w:rStyle w:val="Hyperlink"/>
          <w:color w:val="000000" w:themeColor="text1"/>
        </w:rPr>
        <w:t>pemeriksaan</w:t>
      </w:r>
      <w:proofErr w:type="spellEnd"/>
      <w:r w:rsidRPr="00B25281">
        <w:rPr>
          <w:rStyle w:val="Hyperlink"/>
          <w:color w:val="000000" w:themeColor="text1"/>
        </w:rPr>
        <w:t xml:space="preserve"> IDE</w:t>
      </w:r>
      <w:r w:rsidR="00AF7B10">
        <w:rPr>
          <w:rStyle w:val="Hyperlink"/>
          <w:color w:val="000000" w:themeColor="text1"/>
        </w:rPr>
        <w:fldChar w:fldCharType="end"/>
      </w:r>
      <w:r w:rsidRPr="00B25281">
        <w:rPr>
          <w:color w:val="000000" w:themeColor="text1"/>
        </w:rPr>
        <w:t> </w:t>
      </w:r>
      <w:proofErr w:type="spellStart"/>
      <w:r w:rsidRPr="00B25281">
        <w:rPr>
          <w:color w:val="000000" w:themeColor="text1"/>
        </w:rPr>
        <w:t>lainnya</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memudahkan</w:t>
      </w:r>
      <w:proofErr w:type="spellEnd"/>
      <w:r w:rsidRPr="00B25281">
        <w:rPr>
          <w:color w:val="000000" w:themeColor="text1"/>
        </w:rPr>
        <w:t xml:space="preserve"> Anda </w:t>
      </w:r>
      <w:proofErr w:type="spellStart"/>
      <w:r w:rsidRPr="00B25281">
        <w:rPr>
          <w:color w:val="000000" w:themeColor="text1"/>
        </w:rPr>
        <w:t>mengidentifikasi</w:t>
      </w:r>
      <w:proofErr w:type="spellEnd"/>
      <w:r w:rsidRPr="00B25281">
        <w:rPr>
          <w:color w:val="000000" w:themeColor="text1"/>
        </w:rPr>
        <w:t xml:space="preserve"> </w:t>
      </w:r>
      <w:proofErr w:type="spellStart"/>
      <w:r w:rsidRPr="00B25281">
        <w:rPr>
          <w:color w:val="000000" w:themeColor="text1"/>
        </w:rPr>
        <w:t>serta</w:t>
      </w:r>
      <w:proofErr w:type="spellEnd"/>
      <w:r w:rsidRPr="00B25281">
        <w:rPr>
          <w:color w:val="000000" w:themeColor="text1"/>
        </w:rPr>
        <w:t xml:space="preserve"> </w:t>
      </w:r>
      <w:proofErr w:type="spellStart"/>
      <w:r w:rsidRPr="00B25281">
        <w:rPr>
          <w:color w:val="000000" w:themeColor="text1"/>
        </w:rPr>
        <w:t>memperbaiki</w:t>
      </w:r>
      <w:proofErr w:type="spellEnd"/>
      <w:r w:rsidRPr="00B25281">
        <w:rPr>
          <w:color w:val="000000" w:themeColor="text1"/>
        </w:rPr>
        <w:t xml:space="preserve"> </w:t>
      </w:r>
      <w:proofErr w:type="spellStart"/>
      <w:r w:rsidRPr="00B25281">
        <w:rPr>
          <w:color w:val="000000" w:themeColor="text1"/>
        </w:rPr>
        <w:t>masalah</w:t>
      </w:r>
      <w:proofErr w:type="spellEnd"/>
      <w:r w:rsidRPr="00B25281">
        <w:rPr>
          <w:color w:val="000000" w:themeColor="text1"/>
        </w:rPr>
        <w:t xml:space="preserve"> </w:t>
      </w:r>
      <w:proofErr w:type="spellStart"/>
      <w:r w:rsidRPr="00B25281">
        <w:rPr>
          <w:color w:val="000000" w:themeColor="text1"/>
        </w:rPr>
        <w:t>kualitas</w:t>
      </w:r>
      <w:proofErr w:type="spellEnd"/>
      <w:r w:rsidRPr="00B25281">
        <w:rPr>
          <w:color w:val="000000" w:themeColor="text1"/>
        </w:rPr>
        <w:t xml:space="preserve"> </w:t>
      </w:r>
      <w:proofErr w:type="spellStart"/>
      <w:r w:rsidRPr="00B25281">
        <w:rPr>
          <w:color w:val="000000" w:themeColor="text1"/>
        </w:rPr>
        <w:t>struktur</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Anda.</w:t>
      </w:r>
    </w:p>
    <w:p w14:paraId="438FDD32" w14:textId="77777777" w:rsidR="00012DA2" w:rsidRPr="00B25281" w:rsidRDefault="00012DA2" w:rsidP="006A1EB5">
      <w:pPr>
        <w:pStyle w:val="NormalWeb"/>
        <w:shd w:val="clear" w:color="auto" w:fill="FFFFFF"/>
        <w:spacing w:before="240" w:beforeAutospacing="0" w:after="240" w:afterAutospacing="0" w:line="360" w:lineRule="auto"/>
        <w:rPr>
          <w:color w:val="000000" w:themeColor="text1"/>
        </w:rPr>
      </w:pPr>
      <w:proofErr w:type="spellStart"/>
      <w:r w:rsidRPr="00B25281">
        <w:rPr>
          <w:color w:val="000000" w:themeColor="text1"/>
        </w:rPr>
        <w:t>Fitur</w:t>
      </w:r>
      <w:proofErr w:type="spellEnd"/>
      <w:r w:rsidRPr="00B25281">
        <w:rPr>
          <w:color w:val="000000" w:themeColor="text1"/>
        </w:rPr>
        <w:t xml:space="preserve"> Lint </w:t>
      </w:r>
      <w:proofErr w:type="spellStart"/>
      <w:r w:rsidRPr="00B25281">
        <w:rPr>
          <w:color w:val="000000" w:themeColor="text1"/>
        </w:rPr>
        <w:t>memeriksa</w:t>
      </w:r>
      <w:proofErr w:type="spellEnd"/>
      <w:r w:rsidRPr="00B25281">
        <w:rPr>
          <w:color w:val="000000" w:themeColor="text1"/>
        </w:rPr>
        <w:t xml:space="preserve"> file </w:t>
      </w:r>
      <w:proofErr w:type="spellStart"/>
      <w:r w:rsidRPr="00B25281">
        <w:rPr>
          <w:color w:val="000000" w:themeColor="text1"/>
        </w:rPr>
        <w:t>sumber</w:t>
      </w:r>
      <w:proofErr w:type="spellEnd"/>
      <w:r w:rsidRPr="00B25281">
        <w:rPr>
          <w:color w:val="000000" w:themeColor="text1"/>
        </w:rPr>
        <w:t xml:space="preserve"> project Android Anda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menemukan</w:t>
      </w:r>
      <w:proofErr w:type="spellEnd"/>
      <w:r w:rsidRPr="00B25281">
        <w:rPr>
          <w:color w:val="000000" w:themeColor="text1"/>
        </w:rPr>
        <w:t xml:space="preserve"> </w:t>
      </w:r>
      <w:proofErr w:type="spellStart"/>
      <w:r w:rsidRPr="00B25281">
        <w:rPr>
          <w:color w:val="000000" w:themeColor="text1"/>
        </w:rPr>
        <w:t>potensi</w:t>
      </w:r>
      <w:proofErr w:type="spellEnd"/>
      <w:r w:rsidRPr="00B25281">
        <w:rPr>
          <w:color w:val="000000" w:themeColor="text1"/>
        </w:rPr>
        <w:t xml:space="preserve"> bug dan </w:t>
      </w:r>
      <w:proofErr w:type="spellStart"/>
      <w:r w:rsidRPr="00B25281">
        <w:rPr>
          <w:color w:val="000000" w:themeColor="text1"/>
        </w:rPr>
        <w:t>peluang</w:t>
      </w:r>
      <w:proofErr w:type="spellEnd"/>
      <w:r w:rsidRPr="00B25281">
        <w:rPr>
          <w:color w:val="000000" w:themeColor="text1"/>
        </w:rPr>
        <w:t xml:space="preserve"> </w:t>
      </w:r>
      <w:proofErr w:type="spellStart"/>
      <w:r w:rsidRPr="00B25281">
        <w:rPr>
          <w:color w:val="000000" w:themeColor="text1"/>
        </w:rPr>
        <w:t>pengoptimalan</w:t>
      </w:r>
      <w:proofErr w:type="spellEnd"/>
      <w:r w:rsidRPr="00B25281">
        <w:rPr>
          <w:color w:val="000000" w:themeColor="text1"/>
        </w:rPr>
        <w:t xml:space="preserve"> </w:t>
      </w:r>
      <w:proofErr w:type="spellStart"/>
      <w:r w:rsidRPr="00B25281">
        <w:rPr>
          <w:color w:val="000000" w:themeColor="text1"/>
        </w:rPr>
        <w:t>guna</w:t>
      </w:r>
      <w:proofErr w:type="spellEnd"/>
      <w:r w:rsidRPr="00B25281">
        <w:rPr>
          <w:color w:val="000000" w:themeColor="text1"/>
        </w:rPr>
        <w:t xml:space="preserve"> </w:t>
      </w:r>
      <w:proofErr w:type="spellStart"/>
      <w:r w:rsidRPr="00B25281">
        <w:rPr>
          <w:color w:val="000000" w:themeColor="text1"/>
        </w:rPr>
        <w:t>mencapai</w:t>
      </w:r>
      <w:proofErr w:type="spellEnd"/>
      <w:r w:rsidRPr="00B25281">
        <w:rPr>
          <w:color w:val="000000" w:themeColor="text1"/>
        </w:rPr>
        <w:t xml:space="preserve"> </w:t>
      </w:r>
      <w:proofErr w:type="spellStart"/>
      <w:r w:rsidRPr="00B25281">
        <w:rPr>
          <w:color w:val="000000" w:themeColor="text1"/>
        </w:rPr>
        <w:t>ketepatan</w:t>
      </w:r>
      <w:proofErr w:type="spellEnd"/>
      <w:r w:rsidRPr="00B25281">
        <w:rPr>
          <w:color w:val="000000" w:themeColor="text1"/>
        </w:rPr>
        <w:t xml:space="preserve">, </w:t>
      </w:r>
      <w:proofErr w:type="spellStart"/>
      <w:r w:rsidRPr="00B25281">
        <w:rPr>
          <w:color w:val="000000" w:themeColor="text1"/>
        </w:rPr>
        <w:t>keamanan</w:t>
      </w:r>
      <w:proofErr w:type="spellEnd"/>
      <w:r w:rsidRPr="00B25281">
        <w:rPr>
          <w:color w:val="000000" w:themeColor="text1"/>
        </w:rPr>
        <w:t xml:space="preserve">, </w:t>
      </w:r>
      <w:proofErr w:type="spellStart"/>
      <w:r w:rsidRPr="00B25281">
        <w:rPr>
          <w:color w:val="000000" w:themeColor="text1"/>
        </w:rPr>
        <w:t>performa</w:t>
      </w:r>
      <w:proofErr w:type="spellEnd"/>
      <w:r w:rsidRPr="00B25281">
        <w:rPr>
          <w:color w:val="000000" w:themeColor="text1"/>
        </w:rPr>
        <w:t xml:space="preserve">, </w:t>
      </w:r>
      <w:proofErr w:type="spellStart"/>
      <w:r w:rsidRPr="00B25281">
        <w:rPr>
          <w:color w:val="000000" w:themeColor="text1"/>
        </w:rPr>
        <w:t>kegunaan</w:t>
      </w:r>
      <w:proofErr w:type="spellEnd"/>
      <w:r w:rsidRPr="00B25281">
        <w:rPr>
          <w:color w:val="000000" w:themeColor="text1"/>
        </w:rPr>
        <w:t xml:space="preserve">, </w:t>
      </w:r>
      <w:proofErr w:type="spellStart"/>
      <w:r w:rsidRPr="00B25281">
        <w:rPr>
          <w:color w:val="000000" w:themeColor="text1"/>
        </w:rPr>
        <w:t>aksesibilitas</w:t>
      </w:r>
      <w:proofErr w:type="spellEnd"/>
      <w:r w:rsidRPr="00B25281">
        <w:rPr>
          <w:color w:val="000000" w:themeColor="text1"/>
        </w:rPr>
        <w:t xml:space="preserve">, </w:t>
      </w:r>
      <w:proofErr w:type="spellStart"/>
      <w:r w:rsidRPr="00B25281">
        <w:rPr>
          <w:color w:val="000000" w:themeColor="text1"/>
        </w:rPr>
        <w:t>serta</w:t>
      </w:r>
      <w:proofErr w:type="spellEnd"/>
      <w:r w:rsidRPr="00B25281">
        <w:rPr>
          <w:color w:val="000000" w:themeColor="text1"/>
        </w:rPr>
        <w:t xml:space="preserve"> </w:t>
      </w:r>
      <w:proofErr w:type="spellStart"/>
      <w:r w:rsidRPr="00B25281">
        <w:rPr>
          <w:color w:val="000000" w:themeColor="text1"/>
        </w:rPr>
        <w:t>internasionalisasi</w:t>
      </w:r>
      <w:proofErr w:type="spellEnd"/>
      <w:r w:rsidRPr="00B25281">
        <w:rPr>
          <w:color w:val="000000" w:themeColor="text1"/>
        </w:rPr>
        <w:t>.</w:t>
      </w:r>
    </w:p>
    <w:p w14:paraId="01258F66" w14:textId="58089739" w:rsidR="00012DA2" w:rsidRPr="00B25281" w:rsidRDefault="00012DA2" w:rsidP="006A1EB5">
      <w:pPr>
        <w:pStyle w:val="NormalWeb"/>
        <w:shd w:val="clear" w:color="auto" w:fill="FFFFFF"/>
        <w:spacing w:before="240" w:beforeAutospacing="0" w:after="240" w:afterAutospacing="0" w:line="360" w:lineRule="auto"/>
        <w:rPr>
          <w:color w:val="000000" w:themeColor="text1"/>
        </w:rPr>
      </w:pPr>
      <w:r w:rsidRPr="00B25281">
        <w:rPr>
          <w:noProof/>
          <w:color w:val="000000" w:themeColor="text1"/>
        </w:rPr>
        <w:lastRenderedPageBreak/>
        <w:drawing>
          <wp:inline distT="0" distB="0" distL="0" distR="0" wp14:anchorId="5D06AA7E" wp14:editId="6B5DF6B4">
            <wp:extent cx="4494362" cy="1517520"/>
            <wp:effectExtent l="0" t="0" r="1905" b="6985"/>
            <wp:docPr id="71" name="Picture 71" descr="https://developer.android.com/studio/images/intro/lint-inspection-results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t-inspection" descr="https://developer.android.com/studio/images/intro/lint-inspection-results_2-1_2x.png?hl=id"/>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494200" cy="1517465"/>
                    </a:xfrm>
                    <a:prstGeom prst="rect">
                      <a:avLst/>
                    </a:prstGeom>
                    <a:noFill/>
                    <a:ln>
                      <a:noFill/>
                    </a:ln>
                  </pic:spPr>
                </pic:pic>
              </a:graphicData>
            </a:graphic>
          </wp:inline>
        </w:drawing>
      </w:r>
    </w:p>
    <w:p w14:paraId="18FAF36E" w14:textId="77777777" w:rsidR="00012DA2" w:rsidRPr="00B25281" w:rsidRDefault="00012DA2"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color w:val="000000" w:themeColor="text1"/>
        </w:rPr>
        <w:t>Gambar 7.</w:t>
      </w:r>
      <w:r w:rsidRPr="00B25281">
        <w:rPr>
          <w:color w:val="000000" w:themeColor="text1"/>
        </w:rPr>
        <w:t xml:space="preserve"> Hasil </w:t>
      </w:r>
      <w:proofErr w:type="spellStart"/>
      <w:r w:rsidRPr="00B25281">
        <w:rPr>
          <w:color w:val="000000" w:themeColor="text1"/>
        </w:rPr>
        <w:t>pemeriksaan</w:t>
      </w:r>
      <w:proofErr w:type="spellEnd"/>
      <w:r w:rsidRPr="00B25281">
        <w:rPr>
          <w:color w:val="000000" w:themeColor="text1"/>
        </w:rPr>
        <w:t xml:space="preserve"> Lint di Android Studio.</w:t>
      </w:r>
    </w:p>
    <w:p w14:paraId="6E597F5A"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Selain</w:t>
      </w:r>
      <w:proofErr w:type="spellEnd"/>
      <w:r w:rsidRPr="00B25281">
        <w:rPr>
          <w:color w:val="000000" w:themeColor="text1"/>
        </w:rPr>
        <w:t xml:space="preserve"> </w:t>
      </w:r>
      <w:proofErr w:type="spellStart"/>
      <w:r w:rsidRPr="00B25281">
        <w:rPr>
          <w:color w:val="000000" w:themeColor="text1"/>
        </w:rPr>
        <w:t>pemeriksaan</w:t>
      </w:r>
      <w:proofErr w:type="spellEnd"/>
      <w:r w:rsidRPr="00B25281">
        <w:rPr>
          <w:color w:val="000000" w:themeColor="text1"/>
        </w:rPr>
        <w:t xml:space="preserve"> Lint, Android Studio juga </w:t>
      </w:r>
      <w:proofErr w:type="spellStart"/>
      <w:r w:rsidRPr="00B25281">
        <w:rPr>
          <w:color w:val="000000" w:themeColor="text1"/>
        </w:rPr>
        <w:t>menjalankan</w:t>
      </w:r>
      <w:proofErr w:type="spellEnd"/>
      <w:r w:rsidRPr="00B25281">
        <w:rPr>
          <w:color w:val="000000" w:themeColor="text1"/>
        </w:rPr>
        <w:t xml:space="preserve"> </w:t>
      </w:r>
      <w:proofErr w:type="spellStart"/>
      <w:r w:rsidRPr="00B25281">
        <w:rPr>
          <w:color w:val="000000" w:themeColor="text1"/>
        </w:rPr>
        <w:t>pemeriksaan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 xml:space="preserve"> IntelliJ dan </w:t>
      </w:r>
      <w:proofErr w:type="spellStart"/>
      <w:r w:rsidRPr="00B25281">
        <w:rPr>
          <w:color w:val="000000" w:themeColor="text1"/>
        </w:rPr>
        <w:t>memvalidasi</w:t>
      </w:r>
      <w:proofErr w:type="spellEnd"/>
      <w:r w:rsidRPr="00B25281">
        <w:rPr>
          <w:color w:val="000000" w:themeColor="text1"/>
        </w:rPr>
        <w:t xml:space="preserve"> </w:t>
      </w:r>
      <w:proofErr w:type="spellStart"/>
      <w:r w:rsidRPr="00B25281">
        <w:rPr>
          <w:color w:val="000000" w:themeColor="text1"/>
        </w:rPr>
        <w:t>anotasi</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menyederhanakan</w:t>
      </w:r>
      <w:proofErr w:type="spellEnd"/>
      <w:r w:rsidRPr="00B25281">
        <w:rPr>
          <w:color w:val="000000" w:themeColor="text1"/>
        </w:rPr>
        <w:t xml:space="preserve"> </w:t>
      </w:r>
      <w:proofErr w:type="spellStart"/>
      <w:r w:rsidRPr="00B25281">
        <w:rPr>
          <w:color w:val="000000" w:themeColor="text1"/>
        </w:rPr>
        <w:t>alur</w:t>
      </w:r>
      <w:proofErr w:type="spellEnd"/>
      <w:r w:rsidRPr="00B25281">
        <w:rPr>
          <w:color w:val="000000" w:themeColor="text1"/>
        </w:rPr>
        <w:t xml:space="preserve"> </w:t>
      </w:r>
      <w:proofErr w:type="spellStart"/>
      <w:r w:rsidRPr="00B25281">
        <w:rPr>
          <w:color w:val="000000" w:themeColor="text1"/>
        </w:rPr>
        <w:t>kerja</w:t>
      </w:r>
      <w:proofErr w:type="spellEnd"/>
      <w:r w:rsidRPr="00B25281">
        <w:rPr>
          <w:color w:val="000000" w:themeColor="text1"/>
        </w:rPr>
        <w:t xml:space="preserve"> coding Anda.</w:t>
      </w:r>
    </w:p>
    <w:p w14:paraId="7A779478"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informasi</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"https://developer.android.com/studio/write/lint.html?hl=id" </w:instrText>
      </w:r>
      <w:r w:rsidR="00AF7B10">
        <w:fldChar w:fldCharType="separate"/>
      </w:r>
      <w:r w:rsidRPr="00B25281">
        <w:rPr>
          <w:rStyle w:val="Hyperlink"/>
          <w:color w:val="000000" w:themeColor="text1"/>
        </w:rPr>
        <w:t>Menyempurnakan</w:t>
      </w:r>
      <w:proofErr w:type="spellEnd"/>
      <w:r w:rsidRPr="00B25281">
        <w:rPr>
          <w:rStyle w:val="Hyperlink"/>
          <w:color w:val="000000" w:themeColor="text1"/>
        </w:rPr>
        <w:t xml:space="preserve"> </w:t>
      </w:r>
      <w:proofErr w:type="spellStart"/>
      <w:r w:rsidRPr="00B25281">
        <w:rPr>
          <w:rStyle w:val="Hyperlink"/>
          <w:color w:val="000000" w:themeColor="text1"/>
        </w:rPr>
        <w:t>kode</w:t>
      </w:r>
      <w:proofErr w:type="spellEnd"/>
      <w:r w:rsidRPr="00B25281">
        <w:rPr>
          <w:rStyle w:val="Hyperlink"/>
          <w:color w:val="000000" w:themeColor="text1"/>
        </w:rPr>
        <w:t xml:space="preserve"> </w:t>
      </w:r>
      <w:proofErr w:type="spellStart"/>
      <w:r w:rsidRPr="00B25281">
        <w:rPr>
          <w:rStyle w:val="Hyperlink"/>
          <w:color w:val="000000" w:themeColor="text1"/>
        </w:rPr>
        <w:t>dengan</w:t>
      </w:r>
      <w:proofErr w:type="spellEnd"/>
      <w:r w:rsidRPr="00B25281">
        <w:rPr>
          <w:rStyle w:val="Hyperlink"/>
          <w:color w:val="000000" w:themeColor="text1"/>
        </w:rPr>
        <w:t xml:space="preserve"> </w:t>
      </w:r>
      <w:proofErr w:type="spellStart"/>
      <w:r w:rsidRPr="00B25281">
        <w:rPr>
          <w:rStyle w:val="Hyperlink"/>
          <w:color w:val="000000" w:themeColor="text1"/>
        </w:rPr>
        <w:t>pemeriksaan</w:t>
      </w:r>
      <w:proofErr w:type="spellEnd"/>
      <w:r w:rsidRPr="00B25281">
        <w:rPr>
          <w:rStyle w:val="Hyperlink"/>
          <w:color w:val="000000" w:themeColor="text1"/>
        </w:rPr>
        <w:t xml:space="preserve"> lint</w:t>
      </w:r>
      <w:r w:rsidR="00AF7B10">
        <w:rPr>
          <w:rStyle w:val="Hyperlink"/>
          <w:color w:val="000000" w:themeColor="text1"/>
        </w:rPr>
        <w:fldChar w:fldCharType="end"/>
      </w:r>
      <w:r w:rsidRPr="00B25281">
        <w:rPr>
          <w:color w:val="000000" w:themeColor="text1"/>
        </w:rPr>
        <w:t>.</w:t>
      </w:r>
    </w:p>
    <w:p w14:paraId="5887B00F" w14:textId="77777777" w:rsidR="00012DA2" w:rsidRPr="00B25281" w:rsidRDefault="00012DA2" w:rsidP="00012DA2">
      <w:pPr>
        <w:pStyle w:val="Heading3"/>
        <w:spacing w:before="480" w:after="240" w:line="480" w:lineRule="atLeast"/>
        <w:rPr>
          <w:rFonts w:ascii="Times New Roman" w:hAnsi="Times New Roman" w:cs="Times New Roman"/>
          <w:color w:val="000000" w:themeColor="text1"/>
        </w:rPr>
      </w:pPr>
      <w:bookmarkStart w:id="24" w:name="annotations"/>
      <w:bookmarkEnd w:id="24"/>
      <w:r w:rsidRPr="00B25281">
        <w:rPr>
          <w:rFonts w:ascii="Times New Roman" w:hAnsi="Times New Roman" w:cs="Times New Roman"/>
          <w:b/>
          <w:bCs/>
          <w:color w:val="000000" w:themeColor="text1"/>
        </w:rPr>
        <w:t>Anotasi di Android Studio</w:t>
      </w:r>
    </w:p>
    <w:p w14:paraId="687A2203"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Android Studio </w:t>
      </w:r>
      <w:proofErr w:type="spellStart"/>
      <w:r w:rsidRPr="00B25281">
        <w:rPr>
          <w:color w:val="000000" w:themeColor="text1"/>
        </w:rPr>
        <w:t>mendukung</w:t>
      </w:r>
      <w:proofErr w:type="spellEnd"/>
      <w:r w:rsidRPr="00B25281">
        <w:rPr>
          <w:color w:val="000000" w:themeColor="text1"/>
        </w:rPr>
        <w:t xml:space="preserve"> </w:t>
      </w:r>
      <w:proofErr w:type="spellStart"/>
      <w:r w:rsidRPr="00B25281">
        <w:rPr>
          <w:color w:val="000000" w:themeColor="text1"/>
        </w:rPr>
        <w:t>anotasi</w:t>
      </w:r>
      <w:proofErr w:type="spellEnd"/>
      <w:r w:rsidRPr="00B25281">
        <w:rPr>
          <w:color w:val="000000" w:themeColor="text1"/>
        </w:rPr>
        <w:t xml:space="preserve"> </w:t>
      </w:r>
      <w:proofErr w:type="spellStart"/>
      <w:r w:rsidRPr="00B25281">
        <w:rPr>
          <w:color w:val="000000" w:themeColor="text1"/>
        </w:rPr>
        <w:t>variabel</w:t>
      </w:r>
      <w:proofErr w:type="spellEnd"/>
      <w:r w:rsidRPr="00B25281">
        <w:rPr>
          <w:color w:val="000000" w:themeColor="text1"/>
        </w:rPr>
        <w:t xml:space="preserve">, parameter, dan </w:t>
      </w:r>
      <w:proofErr w:type="spellStart"/>
      <w:r w:rsidRPr="00B25281">
        <w:rPr>
          <w:color w:val="000000" w:themeColor="text1"/>
        </w:rPr>
        <w:t>nilai</w:t>
      </w:r>
      <w:proofErr w:type="spellEnd"/>
      <w:r w:rsidRPr="00B25281">
        <w:rPr>
          <w:color w:val="000000" w:themeColor="text1"/>
        </w:rPr>
        <w:t xml:space="preserve"> </w:t>
      </w:r>
      <w:proofErr w:type="spellStart"/>
      <w:r w:rsidRPr="00B25281">
        <w:rPr>
          <w:color w:val="000000" w:themeColor="text1"/>
        </w:rPr>
        <w:t>kembalian</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membantu</w:t>
      </w:r>
      <w:proofErr w:type="spellEnd"/>
      <w:r w:rsidRPr="00B25281">
        <w:rPr>
          <w:color w:val="000000" w:themeColor="text1"/>
        </w:rPr>
        <w:t xml:space="preserve"> Anda </w:t>
      </w:r>
      <w:proofErr w:type="spellStart"/>
      <w:r w:rsidRPr="00B25281">
        <w:rPr>
          <w:color w:val="000000" w:themeColor="text1"/>
        </w:rPr>
        <w:t>merekam</w:t>
      </w:r>
      <w:proofErr w:type="spellEnd"/>
      <w:r w:rsidRPr="00B25281">
        <w:rPr>
          <w:color w:val="000000" w:themeColor="text1"/>
        </w:rPr>
        <w:t xml:space="preserve"> bug, </w:t>
      </w:r>
      <w:proofErr w:type="spellStart"/>
      <w:r w:rsidRPr="00B25281">
        <w:rPr>
          <w:color w:val="000000" w:themeColor="text1"/>
        </w:rPr>
        <w:t>seperti</w:t>
      </w:r>
      <w:proofErr w:type="spellEnd"/>
      <w:r w:rsidRPr="00B25281">
        <w:rPr>
          <w:color w:val="000000" w:themeColor="text1"/>
        </w:rPr>
        <w:t xml:space="preserve"> </w:t>
      </w:r>
      <w:proofErr w:type="spellStart"/>
      <w:r w:rsidRPr="00B25281">
        <w:rPr>
          <w:color w:val="000000" w:themeColor="text1"/>
        </w:rPr>
        <w:t>pengecualian</w:t>
      </w:r>
      <w:proofErr w:type="spellEnd"/>
      <w:r w:rsidRPr="00B25281">
        <w:rPr>
          <w:color w:val="000000" w:themeColor="text1"/>
        </w:rPr>
        <w:t xml:space="preserve"> pointer null dan </w:t>
      </w:r>
      <w:proofErr w:type="spellStart"/>
      <w:r w:rsidRPr="00B25281">
        <w:rPr>
          <w:color w:val="000000" w:themeColor="text1"/>
        </w:rPr>
        <w:t>konflik</w:t>
      </w:r>
      <w:proofErr w:type="spellEnd"/>
      <w:r w:rsidRPr="00B25281">
        <w:rPr>
          <w:color w:val="000000" w:themeColor="text1"/>
        </w:rPr>
        <w:t xml:space="preserve"> </w:t>
      </w:r>
      <w:proofErr w:type="spellStart"/>
      <w:r w:rsidRPr="00B25281">
        <w:rPr>
          <w:color w:val="000000" w:themeColor="text1"/>
        </w:rPr>
        <w:t>jenis</w:t>
      </w:r>
      <w:proofErr w:type="spellEnd"/>
      <w:r w:rsidRPr="00B25281">
        <w:rPr>
          <w:color w:val="000000" w:themeColor="text1"/>
        </w:rPr>
        <w:t xml:space="preserve"> resource. Android SDK Manager </w:t>
      </w:r>
      <w:proofErr w:type="spellStart"/>
      <w:r w:rsidRPr="00B25281">
        <w:rPr>
          <w:color w:val="000000" w:themeColor="text1"/>
        </w:rPr>
        <w:t>mengemas</w:t>
      </w:r>
      <w:proofErr w:type="spellEnd"/>
      <w:r w:rsidRPr="00B25281">
        <w:rPr>
          <w:color w:val="000000" w:themeColor="text1"/>
        </w:rPr>
        <w:t xml:space="preserve"> library Support-Annotations di Android Support Repository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digunakan</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Android Studio. Android Studio </w:t>
      </w:r>
      <w:proofErr w:type="spellStart"/>
      <w:r w:rsidRPr="00B25281">
        <w:rPr>
          <w:color w:val="000000" w:themeColor="text1"/>
        </w:rPr>
        <w:t>memvalidasi</w:t>
      </w:r>
      <w:proofErr w:type="spellEnd"/>
      <w:r w:rsidRPr="00B25281">
        <w:rPr>
          <w:color w:val="000000" w:themeColor="text1"/>
        </w:rPr>
        <w:t xml:space="preserve"> </w:t>
      </w:r>
      <w:proofErr w:type="spellStart"/>
      <w:r w:rsidRPr="00B25281">
        <w:rPr>
          <w:color w:val="000000" w:themeColor="text1"/>
        </w:rPr>
        <w:t>anotasi</w:t>
      </w:r>
      <w:proofErr w:type="spellEnd"/>
      <w:r w:rsidRPr="00B25281">
        <w:rPr>
          <w:color w:val="000000" w:themeColor="text1"/>
        </w:rPr>
        <w:t xml:space="preserve"> yang </w:t>
      </w:r>
      <w:proofErr w:type="spellStart"/>
      <w:r w:rsidRPr="00B25281">
        <w:rPr>
          <w:color w:val="000000" w:themeColor="text1"/>
        </w:rPr>
        <w:t>sudah</w:t>
      </w:r>
      <w:proofErr w:type="spellEnd"/>
      <w:r w:rsidRPr="00B25281">
        <w:rPr>
          <w:color w:val="000000" w:themeColor="text1"/>
        </w:rPr>
        <w:t xml:space="preserve"> </w:t>
      </w:r>
      <w:proofErr w:type="spellStart"/>
      <w:r w:rsidRPr="00B25281">
        <w:rPr>
          <w:color w:val="000000" w:themeColor="text1"/>
        </w:rPr>
        <w:t>dikonfigurasi</w:t>
      </w:r>
      <w:proofErr w:type="spellEnd"/>
      <w:r w:rsidRPr="00B25281">
        <w:rPr>
          <w:color w:val="000000" w:themeColor="text1"/>
        </w:rPr>
        <w:t xml:space="preserve"> </w:t>
      </w:r>
      <w:proofErr w:type="spellStart"/>
      <w:r w:rsidRPr="00B25281">
        <w:rPr>
          <w:color w:val="000000" w:themeColor="text1"/>
        </w:rPr>
        <w:t>selama</w:t>
      </w:r>
      <w:proofErr w:type="spellEnd"/>
      <w:r w:rsidRPr="00B25281">
        <w:rPr>
          <w:color w:val="000000" w:themeColor="text1"/>
        </w:rPr>
        <w:t xml:space="preserve"> </w:t>
      </w:r>
      <w:proofErr w:type="spellStart"/>
      <w:r w:rsidRPr="00B25281">
        <w:rPr>
          <w:color w:val="000000" w:themeColor="text1"/>
        </w:rPr>
        <w:t>pemeriksaan</w:t>
      </w:r>
      <w:proofErr w:type="spellEnd"/>
      <w:r w:rsidRPr="00B25281">
        <w:rPr>
          <w:color w:val="000000" w:themeColor="text1"/>
        </w:rPr>
        <w:t xml:space="preserve"> </w:t>
      </w:r>
      <w:proofErr w:type="spellStart"/>
      <w:r w:rsidRPr="00B25281">
        <w:rPr>
          <w:color w:val="000000" w:themeColor="text1"/>
        </w:rPr>
        <w:t>kode</w:t>
      </w:r>
      <w:proofErr w:type="spellEnd"/>
      <w:r w:rsidRPr="00B25281">
        <w:rPr>
          <w:color w:val="000000" w:themeColor="text1"/>
        </w:rPr>
        <w:t>.</w:t>
      </w:r>
    </w:p>
    <w:p w14:paraId="3077C2E1"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penjelasan</w:t>
      </w:r>
      <w:proofErr w:type="spellEnd"/>
      <w:r w:rsidRPr="00B25281">
        <w:rPr>
          <w:color w:val="000000" w:themeColor="text1"/>
        </w:rPr>
        <w:t xml:space="preserve"> </w:t>
      </w:r>
      <w:proofErr w:type="spellStart"/>
      <w:r w:rsidRPr="00B25281">
        <w:rPr>
          <w:color w:val="000000" w:themeColor="text1"/>
        </w:rPr>
        <w:t>selengkapnya</w:t>
      </w:r>
      <w:proofErr w:type="spellEnd"/>
      <w:r w:rsidRPr="00B25281">
        <w:rPr>
          <w:color w:val="000000" w:themeColor="text1"/>
        </w:rPr>
        <w:t xml:space="preserve"> </w:t>
      </w:r>
      <w:proofErr w:type="spellStart"/>
      <w:r w:rsidRPr="00B25281">
        <w:rPr>
          <w:color w:val="000000" w:themeColor="text1"/>
        </w:rPr>
        <w:t>tentang</w:t>
      </w:r>
      <w:proofErr w:type="spellEnd"/>
      <w:r w:rsidRPr="00B25281">
        <w:rPr>
          <w:color w:val="000000" w:themeColor="text1"/>
        </w:rPr>
        <w:t xml:space="preserve"> </w:t>
      </w:r>
      <w:proofErr w:type="spellStart"/>
      <w:r w:rsidRPr="00B25281">
        <w:rPr>
          <w:color w:val="000000" w:themeColor="text1"/>
        </w:rPr>
        <w:t>anotasi</w:t>
      </w:r>
      <w:proofErr w:type="spellEnd"/>
      <w:r w:rsidRPr="00B25281">
        <w:rPr>
          <w:color w:val="000000" w:themeColor="text1"/>
        </w:rPr>
        <w:t xml:space="preserve"> Android, </w:t>
      </w:r>
      <w:proofErr w:type="spellStart"/>
      <w:r w:rsidRPr="00B25281">
        <w:rPr>
          <w:color w:val="000000" w:themeColor="text1"/>
        </w:rPr>
        <w:t>lihat</w:t>
      </w:r>
      <w:proofErr w:type="spellEnd"/>
      <w:r w:rsidRPr="00B25281">
        <w:rPr>
          <w:color w:val="000000" w:themeColor="text1"/>
        </w:rPr>
        <w:t> </w:t>
      </w:r>
      <w:proofErr w:type="spellStart"/>
      <w:r w:rsidR="00AF7B10">
        <w:fldChar w:fldCharType="begin"/>
      </w:r>
      <w:r w:rsidR="00AF7B10">
        <w:instrText xml:space="preserve"> HYPERLINK "https://developer.android.com/studio/write/annotations.html?hl=id" </w:instrText>
      </w:r>
      <w:r w:rsidR="00AF7B10">
        <w:fldChar w:fldCharType="separate"/>
      </w:r>
      <w:r w:rsidRPr="00B25281">
        <w:rPr>
          <w:rStyle w:val="Hyperlink"/>
          <w:color w:val="000000" w:themeColor="text1"/>
        </w:rPr>
        <w:t>Menyempurnakan</w:t>
      </w:r>
      <w:proofErr w:type="spellEnd"/>
      <w:r w:rsidRPr="00B25281">
        <w:rPr>
          <w:rStyle w:val="Hyperlink"/>
          <w:color w:val="000000" w:themeColor="text1"/>
        </w:rPr>
        <w:t xml:space="preserve"> </w:t>
      </w:r>
      <w:proofErr w:type="spellStart"/>
      <w:r w:rsidRPr="00B25281">
        <w:rPr>
          <w:rStyle w:val="Hyperlink"/>
          <w:color w:val="000000" w:themeColor="text1"/>
        </w:rPr>
        <w:t>pemeriksaan</w:t>
      </w:r>
      <w:proofErr w:type="spellEnd"/>
      <w:r w:rsidRPr="00B25281">
        <w:rPr>
          <w:rStyle w:val="Hyperlink"/>
          <w:color w:val="000000" w:themeColor="text1"/>
        </w:rPr>
        <w:t xml:space="preserve"> </w:t>
      </w:r>
      <w:proofErr w:type="spellStart"/>
      <w:r w:rsidRPr="00B25281">
        <w:rPr>
          <w:rStyle w:val="Hyperlink"/>
          <w:color w:val="000000" w:themeColor="text1"/>
        </w:rPr>
        <w:t>kode</w:t>
      </w:r>
      <w:proofErr w:type="spellEnd"/>
      <w:r w:rsidRPr="00B25281">
        <w:rPr>
          <w:rStyle w:val="Hyperlink"/>
          <w:color w:val="000000" w:themeColor="text1"/>
        </w:rPr>
        <w:t xml:space="preserve"> </w:t>
      </w:r>
      <w:proofErr w:type="spellStart"/>
      <w:r w:rsidRPr="00B25281">
        <w:rPr>
          <w:rStyle w:val="Hyperlink"/>
          <w:color w:val="000000" w:themeColor="text1"/>
        </w:rPr>
        <w:t>dengan</w:t>
      </w:r>
      <w:proofErr w:type="spellEnd"/>
      <w:r w:rsidRPr="00B25281">
        <w:rPr>
          <w:rStyle w:val="Hyperlink"/>
          <w:color w:val="000000" w:themeColor="text1"/>
        </w:rPr>
        <w:t xml:space="preserve"> </w:t>
      </w:r>
      <w:proofErr w:type="spellStart"/>
      <w:r w:rsidRPr="00B25281">
        <w:rPr>
          <w:rStyle w:val="Hyperlink"/>
          <w:color w:val="000000" w:themeColor="text1"/>
        </w:rPr>
        <w:t>anotasi</w:t>
      </w:r>
      <w:proofErr w:type="spellEnd"/>
      <w:r w:rsidR="00AF7B10">
        <w:rPr>
          <w:rStyle w:val="Hyperlink"/>
          <w:color w:val="000000" w:themeColor="text1"/>
        </w:rPr>
        <w:fldChar w:fldCharType="end"/>
      </w:r>
      <w:r w:rsidRPr="00B25281">
        <w:rPr>
          <w:color w:val="000000" w:themeColor="text1"/>
        </w:rPr>
        <w:t>.</w:t>
      </w:r>
    </w:p>
    <w:p w14:paraId="5BE6546B" w14:textId="77777777" w:rsidR="00012DA2" w:rsidRPr="00B25281" w:rsidRDefault="00012DA2" w:rsidP="006A1EB5">
      <w:pPr>
        <w:pStyle w:val="NormalWeb"/>
        <w:shd w:val="clear" w:color="auto" w:fill="FFFFFF"/>
        <w:spacing w:before="240" w:beforeAutospacing="0" w:after="240" w:afterAutospacing="0" w:line="360" w:lineRule="auto"/>
        <w:jc w:val="both"/>
        <w:rPr>
          <w:color w:val="000000" w:themeColor="text1"/>
        </w:rPr>
      </w:pPr>
    </w:p>
    <w:p w14:paraId="0BB3304F"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rStyle w:val="Strong"/>
          <w:color w:val="000000" w:themeColor="text1"/>
          <w:spacing w:val="-1"/>
        </w:rPr>
        <w:t>Pesan</w:t>
      </w:r>
      <w:proofErr w:type="spellEnd"/>
      <w:r w:rsidRPr="00B25281">
        <w:rPr>
          <w:rStyle w:val="Strong"/>
          <w:color w:val="000000" w:themeColor="text1"/>
          <w:spacing w:val="-1"/>
        </w:rPr>
        <w:t xml:space="preserve"> log</w:t>
      </w:r>
    </w:p>
    <w:p w14:paraId="74510064"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color w:val="000000" w:themeColor="text1"/>
          <w:spacing w:val="-1"/>
        </w:rPr>
        <w:t xml:space="preserve">Pada </w:t>
      </w:r>
      <w:proofErr w:type="spellStart"/>
      <w:r w:rsidRPr="00B25281">
        <w:rPr>
          <w:color w:val="000000" w:themeColor="text1"/>
          <w:spacing w:val="-1"/>
        </w:rPr>
        <w:t>saat</w:t>
      </w:r>
      <w:proofErr w:type="spellEnd"/>
      <w:r w:rsidRPr="00B25281">
        <w:rPr>
          <w:color w:val="000000" w:themeColor="text1"/>
          <w:spacing w:val="-1"/>
        </w:rPr>
        <w:t xml:space="preserve"> </w:t>
      </w:r>
      <w:proofErr w:type="spellStart"/>
      <w:r w:rsidRPr="00B25281">
        <w:rPr>
          <w:color w:val="000000" w:themeColor="text1"/>
          <w:spacing w:val="-1"/>
        </w:rPr>
        <w:t>membangun</w:t>
      </w:r>
      <w:proofErr w:type="spellEnd"/>
      <w:r w:rsidRPr="00B25281">
        <w:rPr>
          <w:color w:val="000000" w:themeColor="text1"/>
          <w:spacing w:val="-1"/>
        </w:rPr>
        <w:t xml:space="preserve">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menjalankan</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Android Studio, </w:t>
      </w: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dapat</w:t>
      </w:r>
      <w:proofErr w:type="spellEnd"/>
      <w:r w:rsidRPr="00B25281">
        <w:rPr>
          <w:color w:val="000000" w:themeColor="text1"/>
          <w:spacing w:val="-1"/>
        </w:rPr>
        <w:t xml:space="preserve"> </w:t>
      </w:r>
      <w:proofErr w:type="spellStart"/>
      <w:r w:rsidRPr="00B25281">
        <w:rPr>
          <w:color w:val="000000" w:themeColor="text1"/>
          <w:spacing w:val="-1"/>
        </w:rPr>
        <w:t>mеӏіһаt</w:t>
      </w:r>
      <w:proofErr w:type="spellEnd"/>
      <w:r w:rsidRPr="00B25281">
        <w:rPr>
          <w:color w:val="000000" w:themeColor="text1"/>
          <w:spacing w:val="-1"/>
        </w:rPr>
        <w:t xml:space="preserve"> </w:t>
      </w:r>
      <w:proofErr w:type="spellStart"/>
      <w:r w:rsidRPr="00B25281">
        <w:rPr>
          <w:color w:val="000000" w:themeColor="text1"/>
          <w:spacing w:val="-1"/>
        </w:rPr>
        <w:t>entri</w:t>
      </w:r>
      <w:proofErr w:type="spellEnd"/>
      <w:r w:rsidRPr="00B25281">
        <w:rPr>
          <w:color w:val="000000" w:themeColor="text1"/>
          <w:spacing w:val="-1"/>
        </w:rPr>
        <w:t xml:space="preserve"> log ԁ</w:t>
      </w:r>
      <w:proofErr w:type="spellStart"/>
      <w:r w:rsidRPr="00B25281">
        <w:rPr>
          <w:color w:val="000000" w:themeColor="text1"/>
          <w:spacing w:val="-1"/>
        </w:rPr>
        <w:t>аn</w:t>
      </w:r>
      <w:proofErr w:type="spellEnd"/>
      <w:r w:rsidRPr="00B25281">
        <w:rPr>
          <w:color w:val="000000" w:themeColor="text1"/>
          <w:spacing w:val="-1"/>
        </w:rPr>
        <w:t xml:space="preserve"> log </w:t>
      </w:r>
      <w:proofErr w:type="spellStart"/>
      <w:r w:rsidRPr="00B25281">
        <w:rPr>
          <w:color w:val="000000" w:themeColor="text1"/>
          <w:spacing w:val="-1"/>
        </w:rPr>
        <w:t>perangkat</w:t>
      </w:r>
      <w:proofErr w:type="spellEnd"/>
      <w:r w:rsidRPr="00B25281">
        <w:rPr>
          <w:color w:val="000000" w:themeColor="text1"/>
          <w:spacing w:val="-1"/>
        </w:rPr>
        <w:t xml:space="preserve"> </w:t>
      </w:r>
      <w:proofErr w:type="spellStart"/>
      <w:r w:rsidRPr="00B25281">
        <w:rPr>
          <w:color w:val="000000" w:themeColor="text1"/>
          <w:spacing w:val="-1"/>
        </w:rPr>
        <w:t>iklan</w:t>
      </w:r>
      <w:proofErr w:type="spellEnd"/>
      <w:r w:rsidRPr="00B25281">
        <w:rPr>
          <w:color w:val="000000" w:themeColor="text1"/>
          <w:spacing w:val="-1"/>
        </w:rPr>
        <w:t xml:space="preserve"> (logcat) ԁ</w:t>
      </w:r>
      <w:proofErr w:type="spellStart"/>
      <w:r w:rsidRPr="00B25281">
        <w:rPr>
          <w:color w:val="000000" w:themeColor="text1"/>
          <w:spacing w:val="-1"/>
        </w:rPr>
        <w:t>еngаn</w:t>
      </w:r>
      <w:proofErr w:type="spellEnd"/>
      <w:r w:rsidRPr="00B25281">
        <w:rPr>
          <w:color w:val="000000" w:themeColor="text1"/>
          <w:spacing w:val="-1"/>
        </w:rPr>
        <w:t xml:space="preserve"> </w:t>
      </w:r>
      <w:proofErr w:type="spellStart"/>
      <w:r w:rsidRPr="00B25281">
        <w:rPr>
          <w:color w:val="000000" w:themeColor="text1"/>
          <w:spacing w:val="-1"/>
        </w:rPr>
        <w:t>mengeklik</w:t>
      </w:r>
      <w:proofErr w:type="spellEnd"/>
      <w:r w:rsidRPr="00B25281">
        <w:rPr>
          <w:color w:val="000000" w:themeColor="text1"/>
          <w:spacing w:val="-1"/>
        </w:rPr>
        <w:t xml:space="preserve"> Android Monitor ԁі </w:t>
      </w:r>
      <w:proofErr w:type="spellStart"/>
      <w:r w:rsidRPr="00B25281">
        <w:rPr>
          <w:color w:val="000000" w:themeColor="text1"/>
          <w:spacing w:val="-1"/>
        </w:rPr>
        <w:t>bagian</w:t>
      </w:r>
      <w:proofErr w:type="spellEnd"/>
      <w:r w:rsidRPr="00B25281">
        <w:rPr>
          <w:color w:val="000000" w:themeColor="text1"/>
          <w:spacing w:val="-1"/>
        </w:rPr>
        <w:t xml:space="preserve"> </w:t>
      </w:r>
      <w:proofErr w:type="spellStart"/>
      <w:r w:rsidRPr="00B25281">
        <w:rPr>
          <w:color w:val="000000" w:themeColor="text1"/>
          <w:spacing w:val="-1"/>
        </w:rPr>
        <w:t>bawah</w:t>
      </w:r>
      <w:proofErr w:type="spellEnd"/>
      <w:r w:rsidRPr="00B25281">
        <w:rPr>
          <w:color w:val="000000" w:themeColor="text1"/>
          <w:spacing w:val="-1"/>
        </w:rPr>
        <w:t xml:space="preserve"> </w:t>
      </w:r>
      <w:proofErr w:type="spellStart"/>
      <w:r w:rsidRPr="00B25281">
        <w:rPr>
          <w:color w:val="000000" w:themeColor="text1"/>
          <w:spacing w:val="-1"/>
        </w:rPr>
        <w:t>jendela</w:t>
      </w:r>
      <w:proofErr w:type="spellEnd"/>
      <w:r w:rsidRPr="00B25281">
        <w:rPr>
          <w:color w:val="000000" w:themeColor="text1"/>
          <w:spacing w:val="-1"/>
        </w:rPr>
        <w:t>.</w:t>
      </w:r>
    </w:p>
    <w:p w14:paraId="6288F749"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proofErr w:type="spellStart"/>
      <w:r w:rsidRPr="00B25281">
        <w:rPr>
          <w:color w:val="000000" w:themeColor="text1"/>
          <w:spacing w:val="-1"/>
        </w:rPr>
        <w:t>Apabila</w:t>
      </w:r>
      <w:proofErr w:type="spellEnd"/>
      <w:r w:rsidRPr="00B25281">
        <w:rPr>
          <w:color w:val="000000" w:themeColor="text1"/>
          <w:spacing w:val="-1"/>
        </w:rPr>
        <w:t xml:space="preserve"> </w:t>
      </w: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іngіn</w:t>
      </w:r>
      <w:proofErr w:type="spellEnd"/>
      <w:r w:rsidRPr="00B25281">
        <w:rPr>
          <w:color w:val="000000" w:themeColor="text1"/>
          <w:spacing w:val="-1"/>
        </w:rPr>
        <w:t xml:space="preserve"> men-debug </w:t>
      </w:r>
      <w:proofErr w:type="spellStart"/>
      <w:r w:rsidRPr="00B25281">
        <w:rPr>
          <w:color w:val="000000" w:themeColor="text1"/>
          <w:spacing w:val="-1"/>
        </w:rPr>
        <w:t>aplikasi</w:t>
      </w:r>
      <w:proofErr w:type="spellEnd"/>
      <w:r w:rsidRPr="00B25281">
        <w:rPr>
          <w:color w:val="000000" w:themeColor="text1"/>
          <w:spacing w:val="-1"/>
        </w:rPr>
        <w:t xml:space="preserve"> </w:t>
      </w:r>
      <w:proofErr w:type="spellStart"/>
      <w:r w:rsidRPr="00B25281">
        <w:rPr>
          <w:color w:val="000000" w:themeColor="text1"/>
          <w:spacing w:val="-1"/>
        </w:rPr>
        <w:t>Anԁа</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Android Device Monitor, </w:t>
      </w: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dapat</w:t>
      </w:r>
      <w:proofErr w:type="spellEnd"/>
      <w:r w:rsidRPr="00B25281">
        <w:rPr>
          <w:color w:val="000000" w:themeColor="text1"/>
          <w:spacing w:val="-1"/>
        </w:rPr>
        <w:t xml:space="preserve"> </w:t>
      </w:r>
      <w:proofErr w:type="spellStart"/>
      <w:r w:rsidRPr="00B25281">
        <w:rPr>
          <w:color w:val="000000" w:themeColor="text1"/>
          <w:spacing w:val="-1"/>
        </w:rPr>
        <w:t>meluncurkan</w:t>
      </w:r>
      <w:proofErr w:type="spellEnd"/>
      <w:r w:rsidRPr="00B25281">
        <w:rPr>
          <w:color w:val="000000" w:themeColor="text1"/>
          <w:spacing w:val="-1"/>
        </w:rPr>
        <w:t xml:space="preserve"> Monitor </w:t>
      </w:r>
      <w:proofErr w:type="spellStart"/>
      <w:r w:rsidRPr="00B25281">
        <w:rPr>
          <w:color w:val="000000" w:themeColor="text1"/>
          <w:spacing w:val="-1"/>
        </w:rPr>
        <w:t>Perangkat</w:t>
      </w:r>
      <w:proofErr w:type="spellEnd"/>
      <w:r w:rsidRPr="00B25281">
        <w:rPr>
          <w:color w:val="000000" w:themeColor="text1"/>
          <w:spacing w:val="-1"/>
        </w:rPr>
        <w:t xml:space="preserve"> ԁ</w:t>
      </w:r>
      <w:proofErr w:type="spellStart"/>
      <w:r w:rsidRPr="00B25281">
        <w:rPr>
          <w:color w:val="000000" w:themeColor="text1"/>
          <w:spacing w:val="-1"/>
        </w:rPr>
        <w:t>еngаn</w:t>
      </w:r>
      <w:proofErr w:type="spellEnd"/>
      <w:r w:rsidRPr="00B25281">
        <w:rPr>
          <w:color w:val="000000" w:themeColor="text1"/>
          <w:spacing w:val="-1"/>
        </w:rPr>
        <w:t xml:space="preserve"> </w:t>
      </w:r>
      <w:proofErr w:type="spellStart"/>
      <w:r w:rsidRPr="00B25281">
        <w:rPr>
          <w:color w:val="000000" w:themeColor="text1"/>
          <w:spacing w:val="-1"/>
        </w:rPr>
        <w:t>mengklik</w:t>
      </w:r>
      <w:proofErr w:type="spellEnd"/>
      <w:r w:rsidRPr="00B25281">
        <w:rPr>
          <w:color w:val="000000" w:themeColor="text1"/>
          <w:spacing w:val="-1"/>
        </w:rPr>
        <w:t> </w:t>
      </w:r>
      <w:r w:rsidRPr="00B25281">
        <w:rPr>
          <w:rStyle w:val="Strong"/>
          <w:color w:val="000000" w:themeColor="text1"/>
          <w:spacing w:val="-1"/>
        </w:rPr>
        <w:t>Tools&gt; Android &gt; Android Device Monitor</w:t>
      </w:r>
      <w:r w:rsidRPr="00B25281">
        <w:rPr>
          <w:color w:val="000000" w:themeColor="text1"/>
          <w:spacing w:val="-1"/>
        </w:rPr>
        <w:t>.</w:t>
      </w:r>
    </w:p>
    <w:p w14:paraId="3B838835" w14:textId="77777777" w:rsidR="00DC5874" w:rsidRPr="00B25281" w:rsidRDefault="00DC5874" w:rsidP="006A1EB5">
      <w:pPr>
        <w:pStyle w:val="gl"/>
        <w:shd w:val="clear" w:color="auto" w:fill="FFFFFF"/>
        <w:spacing w:before="480" w:beforeAutospacing="0" w:after="0" w:afterAutospacing="0" w:line="360" w:lineRule="auto"/>
        <w:jc w:val="both"/>
        <w:rPr>
          <w:color w:val="000000" w:themeColor="text1"/>
          <w:spacing w:val="-1"/>
        </w:rPr>
      </w:pPr>
      <w:r w:rsidRPr="00B25281">
        <w:rPr>
          <w:rStyle w:val="Strong"/>
          <w:color w:val="000000" w:themeColor="text1"/>
          <w:spacing w:val="-1"/>
        </w:rPr>
        <w:t xml:space="preserve">Monitor </w:t>
      </w:r>
      <w:proofErr w:type="spellStart"/>
      <w:r w:rsidRPr="00B25281">
        <w:rPr>
          <w:rStyle w:val="Strong"/>
          <w:color w:val="000000" w:themeColor="text1"/>
          <w:spacing w:val="-1"/>
        </w:rPr>
        <w:t>Perangkat</w:t>
      </w:r>
      <w:proofErr w:type="spellEnd"/>
      <w:r w:rsidRPr="00B25281">
        <w:rPr>
          <w:color w:val="000000" w:themeColor="text1"/>
          <w:spacing w:val="-1"/>
        </w:rPr>
        <w:t> </w:t>
      </w:r>
      <w:proofErr w:type="spellStart"/>
      <w:r w:rsidRPr="00B25281">
        <w:rPr>
          <w:color w:val="000000" w:themeColor="text1"/>
          <w:spacing w:val="-1"/>
        </w:rPr>
        <w:t>аԁаӏаһ</w:t>
      </w:r>
      <w:proofErr w:type="spellEnd"/>
      <w:r w:rsidRPr="00B25281">
        <w:rPr>
          <w:color w:val="000000" w:themeColor="text1"/>
          <w:spacing w:val="-1"/>
        </w:rPr>
        <w:t xml:space="preserve"> </w:t>
      </w:r>
      <w:proofErr w:type="spellStart"/>
      <w:r w:rsidRPr="00B25281">
        <w:rPr>
          <w:color w:val="000000" w:themeColor="text1"/>
          <w:spacing w:val="-1"/>
        </w:rPr>
        <w:t>tempat</w:t>
      </w:r>
      <w:proofErr w:type="spellEnd"/>
      <w:r w:rsidRPr="00B25281">
        <w:rPr>
          <w:color w:val="000000" w:themeColor="text1"/>
          <w:spacing w:val="-1"/>
        </w:rPr>
        <w:t xml:space="preserve"> </w:t>
      </w:r>
      <w:proofErr w:type="spellStart"/>
      <w:r w:rsidRPr="00B25281">
        <w:rPr>
          <w:color w:val="000000" w:themeColor="text1"/>
          <w:spacing w:val="-1"/>
        </w:rPr>
        <w:t>Anԁа</w:t>
      </w:r>
      <w:proofErr w:type="spellEnd"/>
      <w:r w:rsidRPr="00B25281">
        <w:rPr>
          <w:color w:val="000000" w:themeColor="text1"/>
          <w:spacing w:val="-1"/>
        </w:rPr>
        <w:t xml:space="preserve"> </w:t>
      </w:r>
      <w:proofErr w:type="spellStart"/>
      <w:r w:rsidRPr="00B25281">
        <w:rPr>
          <w:color w:val="000000" w:themeColor="text1"/>
          <w:spacing w:val="-1"/>
        </w:rPr>
        <w:t>dapat</w:t>
      </w:r>
      <w:proofErr w:type="spellEnd"/>
      <w:r w:rsidRPr="00B25281">
        <w:rPr>
          <w:color w:val="000000" w:themeColor="text1"/>
          <w:spacing w:val="-1"/>
        </w:rPr>
        <w:t xml:space="preserve"> </w:t>
      </w:r>
      <w:proofErr w:type="spellStart"/>
      <w:r w:rsidRPr="00B25281">
        <w:rPr>
          <w:color w:val="000000" w:themeColor="text1"/>
          <w:spacing w:val="-1"/>
        </w:rPr>
        <w:t>menemukan</w:t>
      </w:r>
      <w:proofErr w:type="spellEnd"/>
      <w:r w:rsidRPr="00B25281">
        <w:rPr>
          <w:color w:val="000000" w:themeColor="text1"/>
          <w:spacing w:val="-1"/>
        </w:rPr>
        <w:t xml:space="preserve"> </w:t>
      </w:r>
      <w:proofErr w:type="spellStart"/>
      <w:r w:rsidRPr="00B25281">
        <w:rPr>
          <w:color w:val="000000" w:themeColor="text1"/>
          <w:spacing w:val="-1"/>
        </w:rPr>
        <w:t>perangkat</w:t>
      </w:r>
      <w:proofErr w:type="spellEnd"/>
      <w:r w:rsidRPr="00B25281">
        <w:rPr>
          <w:color w:val="000000" w:themeColor="text1"/>
          <w:spacing w:val="-1"/>
        </w:rPr>
        <w:t xml:space="preserve"> DDMS </w:t>
      </w:r>
      <w:proofErr w:type="spellStart"/>
      <w:r w:rsidRPr="00B25281">
        <w:rPr>
          <w:color w:val="000000" w:themeColor="text1"/>
          <w:spacing w:val="-1"/>
        </w:rPr>
        <w:t>lengkap</w:t>
      </w:r>
      <w:proofErr w:type="spellEnd"/>
      <w:r w:rsidRPr="00B25281">
        <w:rPr>
          <w:color w:val="000000" w:themeColor="text1"/>
          <w:spacing w:val="-1"/>
        </w:rPr>
        <w:t xml:space="preserve">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mеmЬυаt</w:t>
      </w:r>
      <w:proofErr w:type="spellEnd"/>
      <w:r w:rsidRPr="00B25281">
        <w:rPr>
          <w:color w:val="000000" w:themeColor="text1"/>
          <w:spacing w:val="-1"/>
        </w:rPr>
        <w:t xml:space="preserve"> </w:t>
      </w:r>
      <w:proofErr w:type="spellStart"/>
      <w:r w:rsidRPr="00B25281">
        <w:rPr>
          <w:color w:val="000000" w:themeColor="text1"/>
          <w:spacing w:val="-1"/>
        </w:rPr>
        <w:t>profil</w:t>
      </w:r>
      <w:proofErr w:type="spellEnd"/>
      <w:r w:rsidRPr="00B25281">
        <w:rPr>
          <w:color w:val="000000" w:themeColor="text1"/>
          <w:spacing w:val="-1"/>
        </w:rPr>
        <w:t xml:space="preserve"> </w:t>
      </w:r>
      <w:proofErr w:type="spellStart"/>
      <w:r w:rsidRPr="00B25281">
        <w:rPr>
          <w:color w:val="000000" w:themeColor="text1"/>
          <w:spacing w:val="-1"/>
        </w:rPr>
        <w:t>aplikasi</w:t>
      </w:r>
      <w:proofErr w:type="spellEnd"/>
      <w:r w:rsidRPr="00B25281">
        <w:rPr>
          <w:color w:val="000000" w:themeColor="text1"/>
          <w:spacing w:val="-1"/>
        </w:rPr>
        <w:t xml:space="preserve"> Anda, </w:t>
      </w:r>
      <w:proofErr w:type="spellStart"/>
      <w:r w:rsidRPr="00B25281">
        <w:rPr>
          <w:color w:val="000000" w:themeColor="text1"/>
          <w:spacing w:val="-1"/>
        </w:rPr>
        <w:t>mengendalikan</w:t>
      </w:r>
      <w:proofErr w:type="spellEnd"/>
      <w:r w:rsidRPr="00B25281">
        <w:rPr>
          <w:color w:val="000000" w:themeColor="text1"/>
          <w:spacing w:val="-1"/>
        </w:rPr>
        <w:t xml:space="preserve"> </w:t>
      </w:r>
      <w:proofErr w:type="spellStart"/>
      <w:r w:rsidRPr="00B25281">
        <w:rPr>
          <w:color w:val="000000" w:themeColor="text1"/>
          <w:spacing w:val="-1"/>
        </w:rPr>
        <w:t>perilaku</w:t>
      </w:r>
      <w:proofErr w:type="spellEnd"/>
      <w:r w:rsidRPr="00B25281">
        <w:rPr>
          <w:color w:val="000000" w:themeColor="text1"/>
          <w:spacing w:val="-1"/>
        </w:rPr>
        <w:t xml:space="preserve"> </w:t>
      </w:r>
      <w:proofErr w:type="spellStart"/>
      <w:r w:rsidRPr="00B25281">
        <w:rPr>
          <w:color w:val="000000" w:themeColor="text1"/>
          <w:spacing w:val="-1"/>
        </w:rPr>
        <w:t>perangkat</w:t>
      </w:r>
      <w:proofErr w:type="spellEnd"/>
      <w:r w:rsidRPr="00B25281">
        <w:rPr>
          <w:color w:val="000000" w:themeColor="text1"/>
          <w:spacing w:val="-1"/>
        </w:rPr>
        <w:t>, ԁ</w:t>
      </w:r>
      <w:proofErr w:type="spellStart"/>
      <w:r w:rsidRPr="00B25281">
        <w:rPr>
          <w:color w:val="000000" w:themeColor="text1"/>
          <w:spacing w:val="-1"/>
        </w:rPr>
        <w:t>аn</w:t>
      </w:r>
      <w:proofErr w:type="spellEnd"/>
      <w:r w:rsidRPr="00B25281">
        <w:rPr>
          <w:color w:val="000000" w:themeColor="text1"/>
          <w:spacing w:val="-1"/>
        </w:rPr>
        <w:t xml:space="preserve"> </w:t>
      </w:r>
      <w:proofErr w:type="spellStart"/>
      <w:r w:rsidRPr="00B25281">
        <w:rPr>
          <w:color w:val="000000" w:themeColor="text1"/>
          <w:spacing w:val="-1"/>
        </w:rPr>
        <w:t>Ьаnуаk</w:t>
      </w:r>
      <w:proofErr w:type="spellEnd"/>
      <w:r w:rsidRPr="00B25281">
        <w:rPr>
          <w:color w:val="000000" w:themeColor="text1"/>
          <w:spacing w:val="-1"/>
        </w:rPr>
        <w:t xml:space="preserve"> </w:t>
      </w:r>
      <w:proofErr w:type="spellStart"/>
      <w:r w:rsidRPr="00B25281">
        <w:rPr>
          <w:color w:val="000000" w:themeColor="text1"/>
          <w:spacing w:val="-1"/>
        </w:rPr>
        <w:t>lagi</w:t>
      </w:r>
      <w:proofErr w:type="spellEnd"/>
      <w:r w:rsidRPr="00B25281">
        <w:rPr>
          <w:color w:val="000000" w:themeColor="text1"/>
          <w:spacing w:val="-1"/>
        </w:rPr>
        <w:t xml:space="preserve">. </w:t>
      </w:r>
      <w:proofErr w:type="spellStart"/>
      <w:r w:rsidRPr="00B25281">
        <w:rPr>
          <w:color w:val="000000" w:themeColor="text1"/>
          <w:spacing w:val="-1"/>
        </w:rPr>
        <w:t>Inі</w:t>
      </w:r>
      <w:proofErr w:type="spellEnd"/>
      <w:r w:rsidRPr="00B25281">
        <w:rPr>
          <w:color w:val="000000" w:themeColor="text1"/>
          <w:spacing w:val="-1"/>
        </w:rPr>
        <w:t xml:space="preserve"> </w:t>
      </w:r>
      <w:proofErr w:type="spellStart"/>
      <w:r w:rsidRPr="00B25281">
        <w:rPr>
          <w:color w:val="000000" w:themeColor="text1"/>
          <w:spacing w:val="-1"/>
        </w:rPr>
        <w:t>јυgа</w:t>
      </w:r>
      <w:proofErr w:type="spellEnd"/>
      <w:r w:rsidRPr="00B25281">
        <w:rPr>
          <w:color w:val="000000" w:themeColor="text1"/>
          <w:spacing w:val="-1"/>
        </w:rPr>
        <w:t xml:space="preserve"> </w:t>
      </w:r>
      <w:proofErr w:type="spellStart"/>
      <w:r w:rsidRPr="00B25281">
        <w:rPr>
          <w:color w:val="000000" w:themeColor="text1"/>
          <w:spacing w:val="-1"/>
        </w:rPr>
        <w:t>mencakup</w:t>
      </w:r>
      <w:proofErr w:type="spellEnd"/>
      <w:r w:rsidRPr="00B25281">
        <w:rPr>
          <w:color w:val="000000" w:themeColor="text1"/>
          <w:spacing w:val="-1"/>
        </w:rPr>
        <w:t xml:space="preserve"> </w:t>
      </w:r>
      <w:proofErr w:type="spellStart"/>
      <w:r w:rsidRPr="00B25281">
        <w:rPr>
          <w:color w:val="000000" w:themeColor="text1"/>
          <w:spacing w:val="-1"/>
        </w:rPr>
        <w:t>alat</w:t>
      </w:r>
      <w:proofErr w:type="spellEnd"/>
      <w:r w:rsidRPr="00B25281">
        <w:rPr>
          <w:color w:val="000000" w:themeColor="text1"/>
          <w:spacing w:val="-1"/>
        </w:rPr>
        <w:t xml:space="preserve"> Hierarchy Viewer </w:t>
      </w:r>
      <w:proofErr w:type="spellStart"/>
      <w:r w:rsidRPr="00B25281">
        <w:rPr>
          <w:color w:val="000000" w:themeColor="text1"/>
          <w:spacing w:val="-1"/>
        </w:rPr>
        <w:t>υntυk</w:t>
      </w:r>
      <w:proofErr w:type="spellEnd"/>
      <w:r w:rsidRPr="00B25281">
        <w:rPr>
          <w:color w:val="000000" w:themeColor="text1"/>
          <w:spacing w:val="-1"/>
        </w:rPr>
        <w:t xml:space="preserve"> </w:t>
      </w:r>
      <w:proofErr w:type="spellStart"/>
      <w:r w:rsidRPr="00B25281">
        <w:rPr>
          <w:color w:val="000000" w:themeColor="text1"/>
          <w:spacing w:val="-1"/>
        </w:rPr>
        <w:t>mеmЬаntυ</w:t>
      </w:r>
      <w:proofErr w:type="spellEnd"/>
      <w:r w:rsidRPr="00B25281">
        <w:rPr>
          <w:color w:val="000000" w:themeColor="text1"/>
          <w:spacing w:val="-1"/>
        </w:rPr>
        <w:t xml:space="preserve"> </w:t>
      </w:r>
      <w:proofErr w:type="spellStart"/>
      <w:r w:rsidRPr="00B25281">
        <w:rPr>
          <w:color w:val="000000" w:themeColor="text1"/>
          <w:spacing w:val="-1"/>
        </w:rPr>
        <w:t>mengoptimalkan</w:t>
      </w:r>
      <w:proofErr w:type="spellEnd"/>
      <w:r w:rsidRPr="00B25281">
        <w:rPr>
          <w:color w:val="000000" w:themeColor="text1"/>
          <w:spacing w:val="-1"/>
        </w:rPr>
        <w:t xml:space="preserve"> tata </w:t>
      </w:r>
      <w:proofErr w:type="spellStart"/>
      <w:r w:rsidRPr="00B25281">
        <w:rPr>
          <w:color w:val="000000" w:themeColor="text1"/>
          <w:spacing w:val="-1"/>
        </w:rPr>
        <w:t>letak</w:t>
      </w:r>
      <w:proofErr w:type="spellEnd"/>
      <w:r w:rsidRPr="00B25281">
        <w:rPr>
          <w:color w:val="000000" w:themeColor="text1"/>
          <w:spacing w:val="-1"/>
        </w:rPr>
        <w:t xml:space="preserve"> Anda.</w:t>
      </w:r>
    </w:p>
    <w:p w14:paraId="7F70202F" w14:textId="77777777" w:rsidR="00DC5874" w:rsidRPr="00B25281" w:rsidRDefault="00DC5874" w:rsidP="006A1EB5">
      <w:pPr>
        <w:spacing w:line="360" w:lineRule="auto"/>
        <w:ind w:left="720"/>
        <w:jc w:val="both"/>
        <w:rPr>
          <w:rFonts w:ascii="Times New Roman" w:hAnsi="Times New Roman" w:cs="Times New Roman"/>
          <w:color w:val="000000" w:themeColor="text1"/>
          <w:sz w:val="24"/>
          <w:szCs w:val="24"/>
          <w:lang w:val="en-US"/>
        </w:rPr>
      </w:pPr>
    </w:p>
    <w:p w14:paraId="3ED15CF8" w14:textId="77777777" w:rsidR="00DC5874" w:rsidRPr="00B25281" w:rsidRDefault="00DC5874" w:rsidP="00DC5874">
      <w:pPr>
        <w:pStyle w:val="Heading2"/>
        <w:pBdr>
          <w:bottom w:val="single" w:sz="6" w:space="2" w:color="E8EAED"/>
        </w:pBdr>
        <w:spacing w:before="600" w:after="300" w:line="480" w:lineRule="atLeast"/>
        <w:rPr>
          <w:rFonts w:ascii="Times New Roman" w:hAnsi="Times New Roman" w:cs="Times New Roman"/>
          <w:color w:val="000000" w:themeColor="text1"/>
          <w:spacing w:val="-2"/>
          <w:sz w:val="24"/>
          <w:szCs w:val="24"/>
        </w:rPr>
      </w:pPr>
      <w:r w:rsidRPr="00B25281">
        <w:rPr>
          <w:rFonts w:ascii="Times New Roman" w:hAnsi="Times New Roman" w:cs="Times New Roman"/>
          <w:b/>
          <w:bCs/>
          <w:color w:val="000000" w:themeColor="text1"/>
          <w:spacing w:val="-2"/>
          <w:sz w:val="24"/>
          <w:szCs w:val="24"/>
        </w:rPr>
        <w:lastRenderedPageBreak/>
        <w:t>Struktur project</w:t>
      </w:r>
    </w:p>
    <w:p w14:paraId="00E85D6E" w14:textId="28274A38" w:rsidR="00DC5874" w:rsidRPr="00B25281" w:rsidRDefault="00DC5874" w:rsidP="006A1EB5">
      <w:pPr>
        <w:shd w:val="clear" w:color="auto" w:fill="FFFFFF"/>
        <w:jc w:val="center"/>
        <w:rPr>
          <w:rFonts w:ascii="Times New Roman" w:hAnsi="Times New Roman" w:cs="Times New Roman"/>
          <w:color w:val="000000" w:themeColor="text1"/>
          <w:sz w:val="24"/>
          <w:szCs w:val="24"/>
        </w:rPr>
      </w:pPr>
      <w:r w:rsidRPr="00B25281">
        <w:rPr>
          <w:rFonts w:ascii="Times New Roman" w:hAnsi="Times New Roman" w:cs="Times New Roman"/>
          <w:noProof/>
          <w:color w:val="000000" w:themeColor="text1"/>
          <w:sz w:val="24"/>
          <w:szCs w:val="24"/>
          <w:lang w:val="en-US"/>
        </w:rPr>
        <w:drawing>
          <wp:inline distT="0" distB="0" distL="0" distR="0" wp14:anchorId="35FDA4DA" wp14:editId="4819FDB8">
            <wp:extent cx="2837815" cy="5245100"/>
            <wp:effectExtent l="0" t="0" r="635" b="0"/>
            <wp:docPr id="66" name="Picture 66" descr="https://developer.android.com/studio/images/intro/project-android-view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veloper.android.com/studio/images/intro/project-android-view_2-1_2x.png?hl=i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837815" cy="5245100"/>
                    </a:xfrm>
                    <a:prstGeom prst="rect">
                      <a:avLst/>
                    </a:prstGeom>
                    <a:noFill/>
                    <a:ln>
                      <a:noFill/>
                    </a:ln>
                  </pic:spPr>
                </pic:pic>
              </a:graphicData>
            </a:graphic>
          </wp:inline>
        </w:drawing>
      </w:r>
    </w:p>
    <w:p w14:paraId="6D54F570" w14:textId="77777777" w:rsidR="00DC5874" w:rsidRPr="00B25281" w:rsidRDefault="00DC5874"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rFonts w:eastAsiaTheme="majorEastAsia"/>
          <w:color w:val="000000" w:themeColor="text1"/>
        </w:rPr>
        <w:t>Gambar 1.</w:t>
      </w:r>
      <w:r w:rsidRPr="00B25281">
        <w:rPr>
          <w:color w:val="000000" w:themeColor="text1"/>
        </w:rPr>
        <w:t xml:space="preserve"> File project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Android.</w:t>
      </w:r>
    </w:p>
    <w:p w14:paraId="6F58B788" w14:textId="77777777"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Setiap</w:t>
      </w:r>
      <w:proofErr w:type="spellEnd"/>
      <w:r w:rsidRPr="00B25281">
        <w:rPr>
          <w:color w:val="000000" w:themeColor="text1"/>
        </w:rPr>
        <w:t xml:space="preserve"> project di Android Studio </w:t>
      </w:r>
      <w:proofErr w:type="spellStart"/>
      <w:r w:rsidRPr="00B25281">
        <w:rPr>
          <w:color w:val="000000" w:themeColor="text1"/>
        </w:rPr>
        <w:t>berisi</w:t>
      </w:r>
      <w:proofErr w:type="spellEnd"/>
      <w:r w:rsidRPr="00B25281">
        <w:rPr>
          <w:color w:val="000000" w:themeColor="text1"/>
        </w:rPr>
        <w:t xml:space="preserve"> </w:t>
      </w:r>
      <w:proofErr w:type="spellStart"/>
      <w:r w:rsidRPr="00B25281">
        <w:rPr>
          <w:color w:val="000000" w:themeColor="text1"/>
        </w:rPr>
        <w:t>satu</w:t>
      </w:r>
      <w:proofErr w:type="spellEnd"/>
      <w:r w:rsidRPr="00B25281">
        <w:rPr>
          <w:color w:val="000000" w:themeColor="text1"/>
        </w:rPr>
        <w:t xml:space="preserve"> </w:t>
      </w:r>
      <w:proofErr w:type="spellStart"/>
      <w:r w:rsidRPr="00B25281">
        <w:rPr>
          <w:color w:val="000000" w:themeColor="text1"/>
        </w:rPr>
        <w:t>atau</w:t>
      </w:r>
      <w:proofErr w:type="spellEnd"/>
      <w:r w:rsidRPr="00B25281">
        <w:rPr>
          <w:color w:val="000000" w:themeColor="text1"/>
        </w:rPr>
        <w:t xml:space="preserve"> </w:t>
      </w:r>
      <w:proofErr w:type="spellStart"/>
      <w:r w:rsidRPr="00B25281">
        <w:rPr>
          <w:color w:val="000000" w:themeColor="text1"/>
        </w:rPr>
        <w:t>beberapa</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file </w:t>
      </w:r>
      <w:proofErr w:type="spellStart"/>
      <w:r w:rsidRPr="00B25281">
        <w:rPr>
          <w:color w:val="000000" w:themeColor="text1"/>
        </w:rPr>
        <w:t>kode</w:t>
      </w:r>
      <w:proofErr w:type="spellEnd"/>
      <w:r w:rsidRPr="00B25281">
        <w:rPr>
          <w:color w:val="000000" w:themeColor="text1"/>
        </w:rPr>
        <w:t xml:space="preserve"> </w:t>
      </w:r>
      <w:proofErr w:type="spellStart"/>
      <w:r w:rsidRPr="00B25281">
        <w:rPr>
          <w:color w:val="000000" w:themeColor="text1"/>
        </w:rPr>
        <w:t>sumber</w:t>
      </w:r>
      <w:proofErr w:type="spellEnd"/>
      <w:r w:rsidRPr="00B25281">
        <w:rPr>
          <w:color w:val="000000" w:themeColor="text1"/>
        </w:rPr>
        <w:t xml:space="preserve"> dan file resource. </w:t>
      </w:r>
      <w:proofErr w:type="spellStart"/>
      <w:r w:rsidRPr="00B25281">
        <w:rPr>
          <w:color w:val="000000" w:themeColor="text1"/>
        </w:rPr>
        <w:t>Jenis</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meliputi</w:t>
      </w:r>
      <w:proofErr w:type="spellEnd"/>
      <w:r w:rsidRPr="00B25281">
        <w:rPr>
          <w:color w:val="000000" w:themeColor="text1"/>
        </w:rPr>
        <w:t>:</w:t>
      </w:r>
    </w:p>
    <w:p w14:paraId="3985CCB9" w14:textId="77777777" w:rsidR="00DC5874" w:rsidRPr="00B25281" w:rsidRDefault="00DC5874" w:rsidP="006A1EB5">
      <w:pPr>
        <w:numPr>
          <w:ilvl w:val="0"/>
          <w:numId w:val="22"/>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Modul aplikasi Android</w:t>
      </w:r>
    </w:p>
    <w:p w14:paraId="5D0BB9D6" w14:textId="77777777" w:rsidR="00DC5874" w:rsidRPr="00B25281" w:rsidRDefault="00DC5874" w:rsidP="006A1EB5">
      <w:pPr>
        <w:numPr>
          <w:ilvl w:val="0"/>
          <w:numId w:val="22"/>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Modul library</w:t>
      </w:r>
    </w:p>
    <w:p w14:paraId="25E51E69" w14:textId="77777777" w:rsidR="00DC5874" w:rsidRPr="00B25281" w:rsidRDefault="00DC5874" w:rsidP="006A1EB5">
      <w:pPr>
        <w:numPr>
          <w:ilvl w:val="0"/>
          <w:numId w:val="22"/>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Modul Google App Engine</w:t>
      </w:r>
    </w:p>
    <w:p w14:paraId="61CC698D" w14:textId="77777777"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Secara</w:t>
      </w:r>
      <w:proofErr w:type="spellEnd"/>
      <w:r w:rsidRPr="00B25281">
        <w:rPr>
          <w:color w:val="000000" w:themeColor="text1"/>
        </w:rPr>
        <w:t xml:space="preserve"> default, Android Studio </w:t>
      </w:r>
      <w:proofErr w:type="spellStart"/>
      <w:r w:rsidRPr="00B25281">
        <w:rPr>
          <w:color w:val="000000" w:themeColor="text1"/>
        </w:rPr>
        <w:t>menampilkan</w:t>
      </w:r>
      <w:proofErr w:type="spellEnd"/>
      <w:r w:rsidRPr="00B25281">
        <w:rPr>
          <w:color w:val="000000" w:themeColor="text1"/>
        </w:rPr>
        <w:t xml:space="preserve"> file project Anda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project Android, </w:t>
      </w:r>
      <w:proofErr w:type="spellStart"/>
      <w:r w:rsidRPr="00B25281">
        <w:rPr>
          <w:color w:val="000000" w:themeColor="text1"/>
        </w:rPr>
        <w:t>seperti</w:t>
      </w:r>
      <w:proofErr w:type="spellEnd"/>
      <w:r w:rsidRPr="00B25281">
        <w:rPr>
          <w:color w:val="000000" w:themeColor="text1"/>
        </w:rPr>
        <w:t xml:space="preserve"> yang </w:t>
      </w:r>
      <w:proofErr w:type="spellStart"/>
      <w:r w:rsidRPr="00B25281">
        <w:rPr>
          <w:color w:val="000000" w:themeColor="text1"/>
        </w:rPr>
        <w:t>ditunjukkan</w:t>
      </w:r>
      <w:proofErr w:type="spellEnd"/>
      <w:r w:rsidRPr="00B25281">
        <w:rPr>
          <w:color w:val="000000" w:themeColor="text1"/>
        </w:rPr>
        <w:t xml:space="preserve"> pada </w:t>
      </w:r>
      <w:proofErr w:type="spellStart"/>
      <w:r w:rsidRPr="00B25281">
        <w:rPr>
          <w:color w:val="000000" w:themeColor="text1"/>
        </w:rPr>
        <w:t>gambar</w:t>
      </w:r>
      <w:proofErr w:type="spellEnd"/>
      <w:r w:rsidRPr="00B25281">
        <w:rPr>
          <w:color w:val="000000" w:themeColor="text1"/>
        </w:rPr>
        <w:t xml:space="preserve"> 1. </w:t>
      </w:r>
      <w:proofErr w:type="spellStart"/>
      <w:r w:rsidRPr="00B25281">
        <w:rPr>
          <w:color w:val="000000" w:themeColor="text1"/>
        </w:rPr>
        <w:t>Tampilan</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disusun</w:t>
      </w:r>
      <w:proofErr w:type="spellEnd"/>
      <w:r w:rsidRPr="00B25281">
        <w:rPr>
          <w:color w:val="000000" w:themeColor="text1"/>
        </w:rPr>
        <w:t xml:space="preserve"> </w:t>
      </w:r>
      <w:proofErr w:type="spellStart"/>
      <w:r w:rsidRPr="00B25281">
        <w:rPr>
          <w:color w:val="000000" w:themeColor="text1"/>
        </w:rPr>
        <w:t>menurut</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memberikan</w:t>
      </w:r>
      <w:proofErr w:type="spellEnd"/>
      <w:r w:rsidRPr="00B25281">
        <w:rPr>
          <w:color w:val="000000" w:themeColor="text1"/>
        </w:rPr>
        <w:t xml:space="preserve"> </w:t>
      </w:r>
      <w:proofErr w:type="spellStart"/>
      <w:r w:rsidRPr="00B25281">
        <w:rPr>
          <w:color w:val="000000" w:themeColor="text1"/>
        </w:rPr>
        <w:t>akses</w:t>
      </w:r>
      <w:proofErr w:type="spellEnd"/>
      <w:r w:rsidRPr="00B25281">
        <w:rPr>
          <w:color w:val="000000" w:themeColor="text1"/>
        </w:rPr>
        <w:t xml:space="preserve"> </w:t>
      </w:r>
      <w:proofErr w:type="spellStart"/>
      <w:r w:rsidRPr="00B25281">
        <w:rPr>
          <w:color w:val="000000" w:themeColor="text1"/>
        </w:rPr>
        <w:t>cepat</w:t>
      </w:r>
      <w:proofErr w:type="spellEnd"/>
      <w:r w:rsidRPr="00B25281">
        <w:rPr>
          <w:color w:val="000000" w:themeColor="text1"/>
        </w:rPr>
        <w:t xml:space="preserve"> </w:t>
      </w:r>
      <w:proofErr w:type="spellStart"/>
      <w:r w:rsidRPr="00B25281">
        <w:rPr>
          <w:color w:val="000000" w:themeColor="text1"/>
        </w:rPr>
        <w:t>ke</w:t>
      </w:r>
      <w:proofErr w:type="spellEnd"/>
      <w:r w:rsidRPr="00B25281">
        <w:rPr>
          <w:color w:val="000000" w:themeColor="text1"/>
        </w:rPr>
        <w:t xml:space="preserve"> file </w:t>
      </w:r>
      <w:proofErr w:type="spellStart"/>
      <w:r w:rsidRPr="00B25281">
        <w:rPr>
          <w:color w:val="000000" w:themeColor="text1"/>
        </w:rPr>
        <w:t>sumber</w:t>
      </w:r>
      <w:proofErr w:type="spellEnd"/>
      <w:r w:rsidRPr="00B25281">
        <w:rPr>
          <w:color w:val="000000" w:themeColor="text1"/>
        </w:rPr>
        <w:t xml:space="preserve"> </w:t>
      </w:r>
      <w:proofErr w:type="spellStart"/>
      <w:r w:rsidRPr="00B25281">
        <w:rPr>
          <w:color w:val="000000" w:themeColor="text1"/>
        </w:rPr>
        <w:t>utama</w:t>
      </w:r>
      <w:proofErr w:type="spellEnd"/>
      <w:r w:rsidRPr="00B25281">
        <w:rPr>
          <w:color w:val="000000" w:themeColor="text1"/>
        </w:rPr>
        <w:t xml:space="preserve"> project Anda.</w:t>
      </w:r>
    </w:p>
    <w:p w14:paraId="79FA2408" w14:textId="77777777"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Semua</w:t>
      </w:r>
      <w:proofErr w:type="spellEnd"/>
      <w:r w:rsidRPr="00B25281">
        <w:rPr>
          <w:color w:val="000000" w:themeColor="text1"/>
        </w:rPr>
        <w:t xml:space="preserve"> file build </w:t>
      </w:r>
      <w:proofErr w:type="spellStart"/>
      <w:r w:rsidRPr="00B25281">
        <w:rPr>
          <w:color w:val="000000" w:themeColor="text1"/>
        </w:rPr>
        <w:t>terlihat</w:t>
      </w:r>
      <w:proofErr w:type="spellEnd"/>
      <w:r w:rsidRPr="00B25281">
        <w:rPr>
          <w:color w:val="000000" w:themeColor="text1"/>
        </w:rPr>
        <w:t xml:space="preserve"> di </w:t>
      </w:r>
      <w:proofErr w:type="spellStart"/>
      <w:r w:rsidRPr="00B25281">
        <w:rPr>
          <w:color w:val="000000" w:themeColor="text1"/>
        </w:rPr>
        <w:t>tingkat</w:t>
      </w:r>
      <w:proofErr w:type="spellEnd"/>
      <w:r w:rsidRPr="00B25281">
        <w:rPr>
          <w:color w:val="000000" w:themeColor="text1"/>
        </w:rPr>
        <w:t xml:space="preserve"> </w:t>
      </w:r>
      <w:proofErr w:type="spellStart"/>
      <w:r w:rsidRPr="00B25281">
        <w:rPr>
          <w:color w:val="000000" w:themeColor="text1"/>
        </w:rPr>
        <w:t>teratas</w:t>
      </w:r>
      <w:proofErr w:type="spellEnd"/>
      <w:r w:rsidRPr="00B25281">
        <w:rPr>
          <w:color w:val="000000" w:themeColor="text1"/>
        </w:rPr>
        <w:t xml:space="preserve"> di </w:t>
      </w:r>
      <w:proofErr w:type="spellStart"/>
      <w:r w:rsidRPr="00B25281">
        <w:rPr>
          <w:color w:val="000000" w:themeColor="text1"/>
        </w:rPr>
        <w:t>bagian</w:t>
      </w:r>
      <w:proofErr w:type="spellEnd"/>
      <w:r w:rsidRPr="00B25281">
        <w:rPr>
          <w:color w:val="000000" w:themeColor="text1"/>
        </w:rPr>
        <w:t> </w:t>
      </w:r>
      <w:r w:rsidRPr="00B25281">
        <w:rPr>
          <w:rStyle w:val="Strong"/>
          <w:rFonts w:eastAsiaTheme="majorEastAsia"/>
          <w:color w:val="000000" w:themeColor="text1"/>
        </w:rPr>
        <w:t>Gradle Script</w:t>
      </w:r>
      <w:r w:rsidRPr="00B25281">
        <w:rPr>
          <w:color w:val="000000" w:themeColor="text1"/>
        </w:rPr>
        <w:t xml:space="preserve"> dan </w:t>
      </w:r>
      <w:proofErr w:type="spellStart"/>
      <w:r w:rsidRPr="00B25281">
        <w:rPr>
          <w:color w:val="000000" w:themeColor="text1"/>
        </w:rPr>
        <w:t>setiap</w:t>
      </w:r>
      <w:proofErr w:type="spellEnd"/>
      <w:r w:rsidRPr="00B25281">
        <w:rPr>
          <w:color w:val="000000" w:themeColor="text1"/>
        </w:rPr>
        <w:t xml:space="preserve"> </w:t>
      </w:r>
      <w:proofErr w:type="spellStart"/>
      <w:r w:rsidRPr="00B25281">
        <w:rPr>
          <w:color w:val="000000" w:themeColor="text1"/>
        </w:rPr>
        <w:t>modul</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w:t>
      </w:r>
      <w:proofErr w:type="spellStart"/>
      <w:r w:rsidRPr="00B25281">
        <w:rPr>
          <w:color w:val="000000" w:themeColor="text1"/>
        </w:rPr>
        <w:t>berisi</w:t>
      </w:r>
      <w:proofErr w:type="spellEnd"/>
      <w:r w:rsidRPr="00B25281">
        <w:rPr>
          <w:color w:val="000000" w:themeColor="text1"/>
        </w:rPr>
        <w:t xml:space="preserve"> folder </w:t>
      </w:r>
      <w:proofErr w:type="spellStart"/>
      <w:r w:rsidRPr="00B25281">
        <w:rPr>
          <w:color w:val="000000" w:themeColor="text1"/>
        </w:rPr>
        <w:t>berikut</w:t>
      </w:r>
      <w:proofErr w:type="spellEnd"/>
      <w:r w:rsidRPr="00B25281">
        <w:rPr>
          <w:color w:val="000000" w:themeColor="text1"/>
        </w:rPr>
        <w:t>:</w:t>
      </w:r>
    </w:p>
    <w:p w14:paraId="0C4530A2" w14:textId="77777777" w:rsidR="00DC5874" w:rsidRPr="00B25281" w:rsidRDefault="00DC5874" w:rsidP="006A1EB5">
      <w:pPr>
        <w:numPr>
          <w:ilvl w:val="0"/>
          <w:numId w:val="23"/>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Style w:val="Strong"/>
          <w:rFonts w:ascii="Times New Roman" w:hAnsi="Times New Roman" w:cs="Times New Roman"/>
          <w:color w:val="000000" w:themeColor="text1"/>
          <w:sz w:val="24"/>
          <w:szCs w:val="24"/>
        </w:rPr>
        <w:t>manifes</w:t>
      </w:r>
      <w:r w:rsidRPr="00B25281">
        <w:rPr>
          <w:rFonts w:ascii="Times New Roman" w:hAnsi="Times New Roman" w:cs="Times New Roman"/>
          <w:color w:val="000000" w:themeColor="text1"/>
          <w:sz w:val="24"/>
          <w:szCs w:val="24"/>
        </w:rPr>
        <w:t>: Berisi file </w:t>
      </w:r>
      <w:r w:rsidRPr="00B25281">
        <w:rPr>
          <w:rStyle w:val="HTMLCode"/>
          <w:rFonts w:ascii="Times New Roman" w:eastAsiaTheme="minorHAnsi" w:hAnsi="Times New Roman" w:cs="Times New Roman"/>
          <w:color w:val="000000" w:themeColor="text1"/>
          <w:sz w:val="24"/>
          <w:szCs w:val="24"/>
          <w:shd w:val="clear" w:color="auto" w:fill="F1F3F4"/>
        </w:rPr>
        <w:t>AndroidManifest.xml</w:t>
      </w:r>
      <w:r w:rsidRPr="00B25281">
        <w:rPr>
          <w:rFonts w:ascii="Times New Roman" w:hAnsi="Times New Roman" w:cs="Times New Roman"/>
          <w:color w:val="000000" w:themeColor="text1"/>
          <w:sz w:val="24"/>
          <w:szCs w:val="24"/>
        </w:rPr>
        <w:t>.</w:t>
      </w:r>
    </w:p>
    <w:p w14:paraId="556775B7" w14:textId="77777777" w:rsidR="00DC5874" w:rsidRPr="00B25281" w:rsidRDefault="00DC5874" w:rsidP="006A1EB5">
      <w:pPr>
        <w:numPr>
          <w:ilvl w:val="0"/>
          <w:numId w:val="23"/>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Style w:val="Strong"/>
          <w:rFonts w:ascii="Times New Roman" w:hAnsi="Times New Roman" w:cs="Times New Roman"/>
          <w:color w:val="000000" w:themeColor="text1"/>
          <w:sz w:val="24"/>
          <w:szCs w:val="24"/>
        </w:rPr>
        <w:t>java</w:t>
      </w:r>
      <w:r w:rsidRPr="00B25281">
        <w:rPr>
          <w:rFonts w:ascii="Times New Roman" w:hAnsi="Times New Roman" w:cs="Times New Roman"/>
          <w:color w:val="000000" w:themeColor="text1"/>
          <w:sz w:val="24"/>
          <w:szCs w:val="24"/>
        </w:rPr>
        <w:t>: Berisi file kode sumber Java, termasuk kode pengujian JUnit.</w:t>
      </w:r>
    </w:p>
    <w:p w14:paraId="7D1BD687" w14:textId="77777777" w:rsidR="00DC5874" w:rsidRPr="00B25281" w:rsidRDefault="00DC5874" w:rsidP="006A1EB5">
      <w:pPr>
        <w:numPr>
          <w:ilvl w:val="0"/>
          <w:numId w:val="23"/>
        </w:numPr>
        <w:shd w:val="clear" w:color="auto" w:fill="FFFFFF"/>
        <w:spacing w:before="180" w:after="180" w:line="360" w:lineRule="auto"/>
        <w:ind w:left="0"/>
        <w:jc w:val="both"/>
        <w:rPr>
          <w:rFonts w:ascii="Times New Roman" w:hAnsi="Times New Roman" w:cs="Times New Roman"/>
          <w:color w:val="000000" w:themeColor="text1"/>
          <w:sz w:val="24"/>
          <w:szCs w:val="24"/>
        </w:rPr>
      </w:pPr>
      <w:r w:rsidRPr="00B25281">
        <w:rPr>
          <w:rStyle w:val="Strong"/>
          <w:rFonts w:ascii="Times New Roman" w:hAnsi="Times New Roman" w:cs="Times New Roman"/>
          <w:color w:val="000000" w:themeColor="text1"/>
          <w:sz w:val="24"/>
          <w:szCs w:val="24"/>
        </w:rPr>
        <w:t>res</w:t>
      </w:r>
      <w:r w:rsidRPr="00B25281">
        <w:rPr>
          <w:rFonts w:ascii="Times New Roman" w:hAnsi="Times New Roman" w:cs="Times New Roman"/>
          <w:color w:val="000000" w:themeColor="text1"/>
          <w:sz w:val="24"/>
          <w:szCs w:val="24"/>
        </w:rPr>
        <w:t>: Berisi semua resource non-kode, seperti tata letak XML, string UI, dan gambar bitmap.</w:t>
      </w:r>
    </w:p>
    <w:p w14:paraId="3001EC36" w14:textId="77777777"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proofErr w:type="spellStart"/>
      <w:r w:rsidRPr="00B25281">
        <w:rPr>
          <w:color w:val="000000" w:themeColor="text1"/>
        </w:rPr>
        <w:t>Struktur</w:t>
      </w:r>
      <w:proofErr w:type="spellEnd"/>
      <w:r w:rsidRPr="00B25281">
        <w:rPr>
          <w:color w:val="000000" w:themeColor="text1"/>
        </w:rPr>
        <w:t xml:space="preserve"> project Android pada disk </w:t>
      </w:r>
      <w:proofErr w:type="spellStart"/>
      <w:r w:rsidRPr="00B25281">
        <w:rPr>
          <w:color w:val="000000" w:themeColor="text1"/>
        </w:rPr>
        <w:t>berbeda</w:t>
      </w:r>
      <w:proofErr w:type="spellEnd"/>
      <w:r w:rsidRPr="00B25281">
        <w:rPr>
          <w:color w:val="000000" w:themeColor="text1"/>
        </w:rPr>
        <w:t xml:space="preserve"> </w:t>
      </w:r>
      <w:proofErr w:type="spellStart"/>
      <w:r w:rsidRPr="00B25281">
        <w:rPr>
          <w:color w:val="000000" w:themeColor="text1"/>
        </w:rPr>
        <w:t>dengan</w:t>
      </w:r>
      <w:proofErr w:type="spellEnd"/>
      <w:r w:rsidRPr="00B25281">
        <w:rPr>
          <w:color w:val="000000" w:themeColor="text1"/>
        </w:rPr>
        <w:t xml:space="preserve"> </w:t>
      </w:r>
      <w:proofErr w:type="spellStart"/>
      <w:r w:rsidRPr="00B25281">
        <w:rPr>
          <w:color w:val="000000" w:themeColor="text1"/>
        </w:rPr>
        <w:t>representasi</w:t>
      </w:r>
      <w:proofErr w:type="spellEnd"/>
      <w:r w:rsidRPr="00B25281">
        <w:rPr>
          <w:color w:val="000000" w:themeColor="text1"/>
        </w:rPr>
        <w:t xml:space="preserve"> </w:t>
      </w:r>
      <w:proofErr w:type="spellStart"/>
      <w:r w:rsidRPr="00B25281">
        <w:rPr>
          <w:color w:val="000000" w:themeColor="text1"/>
        </w:rPr>
        <w:t>tersatukan</w:t>
      </w:r>
      <w:proofErr w:type="spellEnd"/>
      <w:r w:rsidRPr="00B25281">
        <w:rPr>
          <w:color w:val="000000" w:themeColor="text1"/>
        </w:rPr>
        <w:t xml:space="preserve"> </w:t>
      </w:r>
      <w:proofErr w:type="spellStart"/>
      <w:r w:rsidRPr="00B25281">
        <w:rPr>
          <w:color w:val="000000" w:themeColor="text1"/>
        </w:rPr>
        <w:t>ini</w:t>
      </w:r>
      <w:proofErr w:type="spellEnd"/>
      <w:r w:rsidRPr="00B25281">
        <w:rPr>
          <w:color w:val="000000" w:themeColor="text1"/>
        </w:rPr>
        <w:t xml:space="preserve">.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melihat</w:t>
      </w:r>
      <w:proofErr w:type="spellEnd"/>
      <w:r w:rsidRPr="00B25281">
        <w:rPr>
          <w:color w:val="000000" w:themeColor="text1"/>
        </w:rPr>
        <w:t xml:space="preserve"> </w:t>
      </w:r>
      <w:proofErr w:type="spellStart"/>
      <w:r w:rsidRPr="00B25281">
        <w:rPr>
          <w:color w:val="000000" w:themeColor="text1"/>
        </w:rPr>
        <w:t>struktur</w:t>
      </w:r>
      <w:proofErr w:type="spellEnd"/>
      <w:r w:rsidRPr="00B25281">
        <w:rPr>
          <w:color w:val="000000" w:themeColor="text1"/>
        </w:rPr>
        <w:t xml:space="preserve"> file project </w:t>
      </w:r>
      <w:proofErr w:type="spellStart"/>
      <w:r w:rsidRPr="00B25281">
        <w:rPr>
          <w:color w:val="000000" w:themeColor="text1"/>
        </w:rPr>
        <w:t>sebenarnya</w:t>
      </w:r>
      <w:proofErr w:type="spellEnd"/>
      <w:r w:rsidRPr="00B25281">
        <w:rPr>
          <w:color w:val="000000" w:themeColor="text1"/>
        </w:rPr>
        <w:t xml:space="preserve">, </w:t>
      </w:r>
      <w:proofErr w:type="spellStart"/>
      <w:r w:rsidRPr="00B25281">
        <w:rPr>
          <w:color w:val="000000" w:themeColor="text1"/>
        </w:rPr>
        <w:t>pilih</w:t>
      </w:r>
      <w:proofErr w:type="spellEnd"/>
      <w:r w:rsidRPr="00B25281">
        <w:rPr>
          <w:color w:val="000000" w:themeColor="text1"/>
        </w:rPr>
        <w:t> </w:t>
      </w:r>
      <w:r w:rsidRPr="00B25281">
        <w:rPr>
          <w:rStyle w:val="Strong"/>
          <w:rFonts w:eastAsiaTheme="majorEastAsia"/>
          <w:color w:val="000000" w:themeColor="text1"/>
        </w:rPr>
        <w:t>Project</w:t>
      </w:r>
      <w:r w:rsidRPr="00B25281">
        <w:rPr>
          <w:color w:val="000000" w:themeColor="text1"/>
        </w:rPr>
        <w:t> </w:t>
      </w:r>
      <w:proofErr w:type="spellStart"/>
      <w:r w:rsidRPr="00B25281">
        <w:rPr>
          <w:color w:val="000000" w:themeColor="text1"/>
        </w:rPr>
        <w:t>dari</w:t>
      </w:r>
      <w:proofErr w:type="spellEnd"/>
      <w:r w:rsidRPr="00B25281">
        <w:rPr>
          <w:color w:val="000000" w:themeColor="text1"/>
        </w:rPr>
        <w:t xml:space="preserve"> menu drop-down </w:t>
      </w:r>
      <w:r w:rsidRPr="00B25281">
        <w:rPr>
          <w:rStyle w:val="Strong"/>
          <w:rFonts w:eastAsiaTheme="majorEastAsia"/>
          <w:color w:val="000000" w:themeColor="text1"/>
        </w:rPr>
        <w:t>Project</w:t>
      </w:r>
      <w:r w:rsidRPr="00B25281">
        <w:rPr>
          <w:color w:val="000000" w:themeColor="text1"/>
        </w:rPr>
        <w:t xml:space="preserve"> (pada </w:t>
      </w:r>
      <w:proofErr w:type="spellStart"/>
      <w:r w:rsidRPr="00B25281">
        <w:rPr>
          <w:color w:val="000000" w:themeColor="text1"/>
        </w:rPr>
        <w:t>gambar</w:t>
      </w:r>
      <w:proofErr w:type="spellEnd"/>
      <w:r w:rsidRPr="00B25281">
        <w:rPr>
          <w:color w:val="000000" w:themeColor="text1"/>
        </w:rPr>
        <w:t xml:space="preserve"> 1, </w:t>
      </w:r>
      <w:proofErr w:type="spellStart"/>
      <w:r w:rsidRPr="00B25281">
        <w:rPr>
          <w:color w:val="000000" w:themeColor="text1"/>
        </w:rPr>
        <w:t>ditampilkan</w:t>
      </w:r>
      <w:proofErr w:type="spellEnd"/>
      <w:r w:rsidRPr="00B25281">
        <w:rPr>
          <w:color w:val="000000" w:themeColor="text1"/>
        </w:rPr>
        <w:t xml:space="preserve"> </w:t>
      </w:r>
      <w:proofErr w:type="spellStart"/>
      <w:r w:rsidRPr="00B25281">
        <w:rPr>
          <w:color w:val="000000" w:themeColor="text1"/>
        </w:rPr>
        <w:t>sebagai</w:t>
      </w:r>
      <w:proofErr w:type="spellEnd"/>
      <w:r w:rsidRPr="00B25281">
        <w:rPr>
          <w:color w:val="000000" w:themeColor="text1"/>
        </w:rPr>
        <w:t> </w:t>
      </w:r>
      <w:r w:rsidRPr="00B25281">
        <w:rPr>
          <w:rStyle w:val="Strong"/>
          <w:rFonts w:eastAsiaTheme="majorEastAsia"/>
          <w:color w:val="000000" w:themeColor="text1"/>
        </w:rPr>
        <w:t>Android</w:t>
      </w:r>
      <w:r w:rsidRPr="00B25281">
        <w:rPr>
          <w:color w:val="000000" w:themeColor="text1"/>
        </w:rPr>
        <w:t>).</w:t>
      </w:r>
    </w:p>
    <w:p w14:paraId="54CF8E23" w14:textId="77777777"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r w:rsidRPr="00B25281">
        <w:rPr>
          <w:color w:val="000000" w:themeColor="text1"/>
        </w:rPr>
        <w:t xml:space="preserve">Anda juga </w:t>
      </w:r>
      <w:proofErr w:type="spellStart"/>
      <w:r w:rsidRPr="00B25281">
        <w:rPr>
          <w:color w:val="000000" w:themeColor="text1"/>
        </w:rPr>
        <w:t>dapat</w:t>
      </w:r>
      <w:proofErr w:type="spellEnd"/>
      <w:r w:rsidRPr="00B25281">
        <w:rPr>
          <w:color w:val="000000" w:themeColor="text1"/>
        </w:rPr>
        <w:t xml:space="preserve"> </w:t>
      </w:r>
      <w:proofErr w:type="spellStart"/>
      <w:r w:rsidRPr="00B25281">
        <w:rPr>
          <w:color w:val="000000" w:themeColor="text1"/>
        </w:rPr>
        <w:t>menyesuaikan</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file project </w:t>
      </w:r>
      <w:proofErr w:type="spellStart"/>
      <w:r w:rsidRPr="00B25281">
        <w:rPr>
          <w:color w:val="000000" w:themeColor="text1"/>
        </w:rPr>
        <w:t>untuk</w:t>
      </w:r>
      <w:proofErr w:type="spellEnd"/>
      <w:r w:rsidRPr="00B25281">
        <w:rPr>
          <w:color w:val="000000" w:themeColor="text1"/>
        </w:rPr>
        <w:t xml:space="preserve"> </w:t>
      </w:r>
      <w:proofErr w:type="spellStart"/>
      <w:r w:rsidRPr="00B25281">
        <w:rPr>
          <w:color w:val="000000" w:themeColor="text1"/>
        </w:rPr>
        <w:t>berfokus</w:t>
      </w:r>
      <w:proofErr w:type="spellEnd"/>
      <w:r w:rsidRPr="00B25281">
        <w:rPr>
          <w:color w:val="000000" w:themeColor="text1"/>
        </w:rPr>
        <w:t xml:space="preserve"> pada </w:t>
      </w:r>
      <w:proofErr w:type="spellStart"/>
      <w:r w:rsidRPr="00B25281">
        <w:rPr>
          <w:color w:val="000000" w:themeColor="text1"/>
        </w:rPr>
        <w:t>aspek</w:t>
      </w:r>
      <w:proofErr w:type="spellEnd"/>
      <w:r w:rsidRPr="00B25281">
        <w:rPr>
          <w:color w:val="000000" w:themeColor="text1"/>
        </w:rPr>
        <w:t xml:space="preserve"> </w:t>
      </w:r>
      <w:proofErr w:type="spellStart"/>
      <w:r w:rsidRPr="00B25281">
        <w:rPr>
          <w:color w:val="000000" w:themeColor="text1"/>
        </w:rPr>
        <w:t>spesifik</w:t>
      </w:r>
      <w:proofErr w:type="spellEnd"/>
      <w:r w:rsidRPr="00B25281">
        <w:rPr>
          <w:color w:val="000000" w:themeColor="text1"/>
        </w:rPr>
        <w:t xml:space="preserve"> </w:t>
      </w:r>
      <w:proofErr w:type="spellStart"/>
      <w:r w:rsidRPr="00B25281">
        <w:rPr>
          <w:color w:val="000000" w:themeColor="text1"/>
        </w:rPr>
        <w:t>dari</w:t>
      </w:r>
      <w:proofErr w:type="spellEnd"/>
      <w:r w:rsidRPr="00B25281">
        <w:rPr>
          <w:color w:val="000000" w:themeColor="text1"/>
        </w:rPr>
        <w:t xml:space="preserve"> </w:t>
      </w:r>
      <w:proofErr w:type="spellStart"/>
      <w:r w:rsidRPr="00B25281">
        <w:rPr>
          <w:color w:val="000000" w:themeColor="text1"/>
        </w:rPr>
        <w:t>pengembangan</w:t>
      </w:r>
      <w:proofErr w:type="spellEnd"/>
      <w:r w:rsidRPr="00B25281">
        <w:rPr>
          <w:color w:val="000000" w:themeColor="text1"/>
        </w:rPr>
        <w:t xml:space="preserve"> </w:t>
      </w:r>
      <w:proofErr w:type="spellStart"/>
      <w:r w:rsidRPr="00B25281">
        <w:rPr>
          <w:color w:val="000000" w:themeColor="text1"/>
        </w:rPr>
        <w:t>aplikasi</w:t>
      </w:r>
      <w:proofErr w:type="spellEnd"/>
      <w:r w:rsidRPr="00B25281">
        <w:rPr>
          <w:color w:val="000000" w:themeColor="text1"/>
        </w:rPr>
        <w:t xml:space="preserve"> Anda. </w:t>
      </w:r>
      <w:proofErr w:type="spellStart"/>
      <w:r w:rsidRPr="00B25281">
        <w:rPr>
          <w:color w:val="000000" w:themeColor="text1"/>
        </w:rPr>
        <w:t>Misalnya</w:t>
      </w:r>
      <w:proofErr w:type="spellEnd"/>
      <w:r w:rsidRPr="00B25281">
        <w:rPr>
          <w:color w:val="000000" w:themeColor="text1"/>
        </w:rPr>
        <w:t xml:space="preserve">, </w:t>
      </w:r>
      <w:proofErr w:type="spellStart"/>
      <w:r w:rsidRPr="00B25281">
        <w:rPr>
          <w:color w:val="000000" w:themeColor="text1"/>
        </w:rPr>
        <w:t>memilih</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w:t>
      </w:r>
      <w:r w:rsidRPr="00B25281">
        <w:rPr>
          <w:rStyle w:val="Strong"/>
          <w:rFonts w:eastAsiaTheme="majorEastAsia"/>
          <w:color w:val="000000" w:themeColor="text1"/>
        </w:rPr>
        <w:t>Problems</w:t>
      </w:r>
      <w:r w:rsidRPr="00B25281">
        <w:rPr>
          <w:color w:val="000000" w:themeColor="text1"/>
        </w:rPr>
        <w:t xml:space="preserve"> pada project Anda </w:t>
      </w:r>
      <w:proofErr w:type="spellStart"/>
      <w:r w:rsidRPr="00B25281">
        <w:rPr>
          <w:color w:val="000000" w:themeColor="text1"/>
        </w:rPr>
        <w:t>akan</w:t>
      </w:r>
      <w:proofErr w:type="spellEnd"/>
      <w:r w:rsidRPr="00B25281">
        <w:rPr>
          <w:color w:val="000000" w:themeColor="text1"/>
        </w:rPr>
        <w:t xml:space="preserve"> </w:t>
      </w:r>
      <w:proofErr w:type="spellStart"/>
      <w:r w:rsidRPr="00B25281">
        <w:rPr>
          <w:color w:val="000000" w:themeColor="text1"/>
        </w:rPr>
        <w:t>menampilkan</w:t>
      </w:r>
      <w:proofErr w:type="spellEnd"/>
      <w:r w:rsidRPr="00B25281">
        <w:rPr>
          <w:color w:val="000000" w:themeColor="text1"/>
        </w:rPr>
        <w:t xml:space="preserve"> link </w:t>
      </w:r>
      <w:proofErr w:type="spellStart"/>
      <w:r w:rsidRPr="00B25281">
        <w:rPr>
          <w:color w:val="000000" w:themeColor="text1"/>
        </w:rPr>
        <w:t>ke</w:t>
      </w:r>
      <w:proofErr w:type="spellEnd"/>
      <w:r w:rsidRPr="00B25281">
        <w:rPr>
          <w:color w:val="000000" w:themeColor="text1"/>
        </w:rPr>
        <w:t xml:space="preserve"> file </w:t>
      </w:r>
      <w:proofErr w:type="spellStart"/>
      <w:r w:rsidRPr="00B25281">
        <w:rPr>
          <w:color w:val="000000" w:themeColor="text1"/>
        </w:rPr>
        <w:t>sumber</w:t>
      </w:r>
      <w:proofErr w:type="spellEnd"/>
      <w:r w:rsidRPr="00B25281">
        <w:rPr>
          <w:color w:val="000000" w:themeColor="text1"/>
        </w:rPr>
        <w:t xml:space="preserve"> yang </w:t>
      </w:r>
      <w:proofErr w:type="spellStart"/>
      <w:r w:rsidRPr="00B25281">
        <w:rPr>
          <w:color w:val="000000" w:themeColor="text1"/>
        </w:rPr>
        <w:t>berisi</w:t>
      </w:r>
      <w:proofErr w:type="spellEnd"/>
      <w:r w:rsidRPr="00B25281">
        <w:rPr>
          <w:color w:val="000000" w:themeColor="text1"/>
        </w:rPr>
        <w:t xml:space="preserve"> error coding dan </w:t>
      </w:r>
      <w:proofErr w:type="spellStart"/>
      <w:r w:rsidRPr="00B25281">
        <w:rPr>
          <w:color w:val="000000" w:themeColor="text1"/>
        </w:rPr>
        <w:t>sintaks</w:t>
      </w:r>
      <w:proofErr w:type="spellEnd"/>
      <w:r w:rsidRPr="00B25281">
        <w:rPr>
          <w:color w:val="000000" w:themeColor="text1"/>
        </w:rPr>
        <w:t xml:space="preserve"> yang </w:t>
      </w:r>
      <w:proofErr w:type="spellStart"/>
      <w:r w:rsidRPr="00B25281">
        <w:rPr>
          <w:color w:val="000000" w:themeColor="text1"/>
        </w:rPr>
        <w:lastRenderedPageBreak/>
        <w:t>dikenali</w:t>
      </w:r>
      <w:proofErr w:type="spellEnd"/>
      <w:r w:rsidRPr="00B25281">
        <w:rPr>
          <w:color w:val="000000" w:themeColor="text1"/>
        </w:rPr>
        <w:t xml:space="preserve">, </w:t>
      </w:r>
      <w:proofErr w:type="spellStart"/>
      <w:r w:rsidRPr="00B25281">
        <w:rPr>
          <w:color w:val="000000" w:themeColor="text1"/>
        </w:rPr>
        <w:t>seperti</w:t>
      </w:r>
      <w:proofErr w:type="spellEnd"/>
      <w:r w:rsidRPr="00B25281">
        <w:rPr>
          <w:color w:val="000000" w:themeColor="text1"/>
        </w:rPr>
        <w:t xml:space="preserve"> tag </w:t>
      </w:r>
      <w:proofErr w:type="spellStart"/>
      <w:r w:rsidRPr="00B25281">
        <w:rPr>
          <w:color w:val="000000" w:themeColor="text1"/>
        </w:rPr>
        <w:t>penutup</w:t>
      </w:r>
      <w:proofErr w:type="spellEnd"/>
      <w:r w:rsidRPr="00B25281">
        <w:rPr>
          <w:color w:val="000000" w:themeColor="text1"/>
        </w:rPr>
        <w:t xml:space="preserve"> </w:t>
      </w:r>
      <w:proofErr w:type="spellStart"/>
      <w:r w:rsidRPr="00B25281">
        <w:rPr>
          <w:color w:val="000000" w:themeColor="text1"/>
        </w:rPr>
        <w:t>elemen</w:t>
      </w:r>
      <w:proofErr w:type="spellEnd"/>
      <w:r w:rsidRPr="00B25281">
        <w:rPr>
          <w:color w:val="000000" w:themeColor="text1"/>
        </w:rPr>
        <w:t xml:space="preserve"> XML yang </w:t>
      </w:r>
      <w:proofErr w:type="spellStart"/>
      <w:r w:rsidRPr="00B25281">
        <w:rPr>
          <w:color w:val="000000" w:themeColor="text1"/>
        </w:rPr>
        <w:t>tidak</w:t>
      </w:r>
      <w:proofErr w:type="spellEnd"/>
      <w:r w:rsidRPr="00B25281">
        <w:rPr>
          <w:color w:val="000000" w:themeColor="text1"/>
        </w:rPr>
        <w:t xml:space="preserve"> </w:t>
      </w:r>
      <w:proofErr w:type="spellStart"/>
      <w:r w:rsidRPr="00B25281">
        <w:rPr>
          <w:color w:val="000000" w:themeColor="text1"/>
        </w:rPr>
        <w:t>ada</w:t>
      </w:r>
      <w:proofErr w:type="spellEnd"/>
      <w:r w:rsidRPr="00B25281">
        <w:rPr>
          <w:color w:val="000000" w:themeColor="text1"/>
        </w:rPr>
        <w:t xml:space="preserve"> </w:t>
      </w:r>
      <w:proofErr w:type="spellStart"/>
      <w:r w:rsidRPr="00B25281">
        <w:rPr>
          <w:color w:val="000000" w:themeColor="text1"/>
        </w:rPr>
        <w:t>dalam</w:t>
      </w:r>
      <w:proofErr w:type="spellEnd"/>
      <w:r w:rsidRPr="00B25281">
        <w:rPr>
          <w:color w:val="000000" w:themeColor="text1"/>
        </w:rPr>
        <w:t xml:space="preserve"> file tata </w:t>
      </w:r>
      <w:proofErr w:type="spellStart"/>
      <w:r w:rsidRPr="00B25281">
        <w:rPr>
          <w:color w:val="000000" w:themeColor="text1"/>
        </w:rPr>
        <w:t>letak</w:t>
      </w:r>
      <w:proofErr w:type="spellEnd"/>
      <w:r w:rsidRPr="00B25281">
        <w:rPr>
          <w:color w:val="000000" w:themeColor="text1"/>
        </w:rPr>
        <w:t>.</w:t>
      </w:r>
    </w:p>
    <w:p w14:paraId="398CA93C" w14:textId="4D682925" w:rsidR="00DC5874" w:rsidRPr="00B25281" w:rsidRDefault="00DC5874" w:rsidP="006A1EB5">
      <w:pPr>
        <w:pStyle w:val="NormalWeb"/>
        <w:shd w:val="clear" w:color="auto" w:fill="FFFFFF"/>
        <w:spacing w:before="240" w:beforeAutospacing="0" w:after="240" w:afterAutospacing="0" w:line="360" w:lineRule="auto"/>
        <w:jc w:val="both"/>
        <w:rPr>
          <w:color w:val="000000" w:themeColor="text1"/>
        </w:rPr>
      </w:pPr>
      <w:r w:rsidRPr="00B25281">
        <w:rPr>
          <w:noProof/>
          <w:color w:val="000000" w:themeColor="text1"/>
        </w:rPr>
        <w:drawing>
          <wp:inline distT="0" distB="0" distL="0" distR="0" wp14:anchorId="5EAA1AC2" wp14:editId="12F1481D">
            <wp:extent cx="2726055" cy="2009775"/>
            <wp:effectExtent l="0" t="0" r="0" b="9525"/>
            <wp:docPr id="65" name="Picture 65" descr="https://developer.android.com/studio/images/intro/problems-view_2-1_2x.png?h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eveloper.android.com/studio/images/intro/problems-view_2-1_2x.png?hl=i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26055" cy="2009775"/>
                    </a:xfrm>
                    <a:prstGeom prst="rect">
                      <a:avLst/>
                    </a:prstGeom>
                    <a:noFill/>
                    <a:ln>
                      <a:noFill/>
                    </a:ln>
                  </pic:spPr>
                </pic:pic>
              </a:graphicData>
            </a:graphic>
          </wp:inline>
        </w:drawing>
      </w:r>
    </w:p>
    <w:p w14:paraId="64453870" w14:textId="77777777" w:rsidR="00DC5874" w:rsidRPr="00B25281" w:rsidRDefault="00DC5874" w:rsidP="006A1EB5">
      <w:pPr>
        <w:pStyle w:val="img-caption"/>
        <w:shd w:val="clear" w:color="auto" w:fill="FFFFFF"/>
        <w:spacing w:before="0" w:beforeAutospacing="0" w:after="240" w:afterAutospacing="0" w:line="360" w:lineRule="auto"/>
        <w:jc w:val="both"/>
        <w:rPr>
          <w:color w:val="000000" w:themeColor="text1"/>
        </w:rPr>
      </w:pPr>
      <w:r w:rsidRPr="00B25281">
        <w:rPr>
          <w:rStyle w:val="Strong"/>
          <w:rFonts w:eastAsiaTheme="majorEastAsia"/>
          <w:color w:val="000000" w:themeColor="text1"/>
        </w:rPr>
        <w:t>Gambar 2.</w:t>
      </w:r>
      <w:r w:rsidRPr="00B25281">
        <w:rPr>
          <w:color w:val="000000" w:themeColor="text1"/>
        </w:rPr>
        <w:t xml:space="preserve"> File project </w:t>
      </w:r>
      <w:proofErr w:type="spellStart"/>
      <w:r w:rsidRPr="00B25281">
        <w:rPr>
          <w:color w:val="000000" w:themeColor="text1"/>
        </w:rPr>
        <w:t>dalam</w:t>
      </w:r>
      <w:proofErr w:type="spellEnd"/>
      <w:r w:rsidRPr="00B25281">
        <w:rPr>
          <w:color w:val="000000" w:themeColor="text1"/>
        </w:rPr>
        <w:t xml:space="preserve"> </w:t>
      </w:r>
      <w:proofErr w:type="spellStart"/>
      <w:r w:rsidRPr="00B25281">
        <w:rPr>
          <w:color w:val="000000" w:themeColor="text1"/>
        </w:rPr>
        <w:t>tampilan</w:t>
      </w:r>
      <w:proofErr w:type="spellEnd"/>
      <w:r w:rsidRPr="00B25281">
        <w:rPr>
          <w:color w:val="000000" w:themeColor="text1"/>
        </w:rPr>
        <w:t xml:space="preserve"> Problems, </w:t>
      </w:r>
      <w:proofErr w:type="spellStart"/>
      <w:r w:rsidRPr="00B25281">
        <w:rPr>
          <w:color w:val="000000" w:themeColor="text1"/>
        </w:rPr>
        <w:t>menunjukkan</w:t>
      </w:r>
      <w:proofErr w:type="spellEnd"/>
      <w:r w:rsidRPr="00B25281">
        <w:rPr>
          <w:color w:val="000000" w:themeColor="text1"/>
        </w:rPr>
        <w:t xml:space="preserve"> file tata </w:t>
      </w:r>
      <w:proofErr w:type="spellStart"/>
      <w:r w:rsidRPr="00B25281">
        <w:rPr>
          <w:color w:val="000000" w:themeColor="text1"/>
        </w:rPr>
        <w:t>letak</w:t>
      </w:r>
      <w:proofErr w:type="spellEnd"/>
      <w:r w:rsidRPr="00B25281">
        <w:rPr>
          <w:color w:val="000000" w:themeColor="text1"/>
        </w:rPr>
        <w:t xml:space="preserve"> yang </w:t>
      </w:r>
      <w:proofErr w:type="spellStart"/>
      <w:r w:rsidRPr="00B25281">
        <w:rPr>
          <w:color w:val="000000" w:themeColor="text1"/>
        </w:rPr>
        <w:t>memiliki</w:t>
      </w:r>
      <w:proofErr w:type="spellEnd"/>
      <w:r w:rsidRPr="00B25281">
        <w:rPr>
          <w:color w:val="000000" w:themeColor="text1"/>
        </w:rPr>
        <w:t xml:space="preserve"> </w:t>
      </w:r>
      <w:proofErr w:type="spellStart"/>
      <w:r w:rsidRPr="00B25281">
        <w:rPr>
          <w:color w:val="000000" w:themeColor="text1"/>
        </w:rPr>
        <w:t>masalah</w:t>
      </w:r>
      <w:proofErr w:type="spellEnd"/>
      <w:r w:rsidRPr="00B25281">
        <w:rPr>
          <w:color w:val="000000" w:themeColor="text1"/>
        </w:rPr>
        <w:t>.</w:t>
      </w:r>
    </w:p>
    <w:p w14:paraId="400D272E" w14:textId="77777777" w:rsidR="00DC5874" w:rsidRPr="00B25281" w:rsidRDefault="00DC5874" w:rsidP="006A1EB5">
      <w:pPr>
        <w:spacing w:line="360" w:lineRule="auto"/>
        <w:ind w:left="720"/>
        <w:jc w:val="both"/>
        <w:rPr>
          <w:rFonts w:ascii="Times New Roman" w:hAnsi="Times New Roman" w:cs="Times New Roman"/>
          <w:color w:val="000000" w:themeColor="text1"/>
          <w:sz w:val="24"/>
          <w:szCs w:val="24"/>
          <w:lang w:val="en-US"/>
        </w:rPr>
      </w:pPr>
    </w:p>
    <w:p w14:paraId="7DB8DDB3" w14:textId="26D51AB3" w:rsidR="00DC5874" w:rsidRPr="00B25281" w:rsidRDefault="00012DA2" w:rsidP="006A1EB5">
      <w:pPr>
        <w:pStyle w:val="Heading3"/>
        <w:numPr>
          <w:ilvl w:val="2"/>
          <w:numId w:val="21"/>
        </w:numPr>
        <w:spacing w:line="360" w:lineRule="auto"/>
        <w:jc w:val="both"/>
        <w:rPr>
          <w:rFonts w:ascii="Times New Roman" w:hAnsi="Times New Roman" w:cs="Times New Roman"/>
          <w:b/>
          <w:color w:val="000000" w:themeColor="text1"/>
          <w:lang w:val="en-US"/>
        </w:rPr>
      </w:pPr>
      <w:r w:rsidRPr="00B25281">
        <w:rPr>
          <w:rFonts w:ascii="Times New Roman" w:hAnsi="Times New Roman" w:cs="Times New Roman"/>
          <w:b/>
          <w:color w:val="000000" w:themeColor="text1"/>
          <w:lang w:val="en-US"/>
        </w:rPr>
        <w:t>Eclipse</w:t>
      </w:r>
    </w:p>
    <w:p w14:paraId="1F139E94" w14:textId="77777777" w:rsidR="00771A7B" w:rsidRPr="00B25281" w:rsidRDefault="00012DA2" w:rsidP="006A1EB5">
      <w:pPr>
        <w:spacing w:line="36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SEJARAH ECLIPSE </w:t>
      </w:r>
    </w:p>
    <w:p w14:paraId="02BF08D4" w14:textId="34BA53A1" w:rsidR="00BB2E15" w:rsidRPr="00B25281" w:rsidRDefault="00BB2E15" w:rsidP="006A1EB5">
      <w:pPr>
        <w:spacing w:line="36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7DE922BC" wp14:editId="7DEAFE5F">
            <wp:extent cx="3398808" cy="1887555"/>
            <wp:effectExtent l="0" t="0" r="0" b="0"/>
            <wp:docPr id="74" name="Picture 74" descr="Hasil gambar untuk pengertian, sejarah, dan fitur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sil gambar untuk pengertian, sejarah, dan fitur eclipse"/>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396720" cy="1886396"/>
                    </a:xfrm>
                    <a:prstGeom prst="rect">
                      <a:avLst/>
                    </a:prstGeom>
                    <a:noFill/>
                    <a:ln>
                      <a:noFill/>
                    </a:ln>
                  </pic:spPr>
                </pic:pic>
              </a:graphicData>
            </a:graphic>
          </wp:inline>
        </w:drawing>
      </w:r>
    </w:p>
    <w:p w14:paraId="3468781F" w14:textId="4EB756D3" w:rsidR="00012DA2" w:rsidRPr="00B25281" w:rsidRDefault="00012DA2" w:rsidP="006A1EB5">
      <w:pPr>
        <w:spacing w:line="360" w:lineRule="auto"/>
        <w:ind w:firstLine="72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lastRenderedPageBreak/>
        <w:t>Eclipse adalah sebuah IDE (Integrated Development Environment) untuk mengembangkan perangkat lunak dan dapat dijalankan di semua platform (platformindependent). Berikut ini adalah sifat dari Eclipse: 1. Multi-platform: Target sistem operasi Eclipse adalah Microsoft Windows, Linux, Solaris, AIX, HP-UX dan Mac OS X. 2. Mulit-language: Eclipse dikembangkan dengan bahasa pemrograman Java, akan tetapi Eclipse mendukung pengembangan aplikasi berbasis bahasa pemrograman lain seperti C/C++, Cobol, Python, Perl, PHP, dan lain sebagainya. 3. Multi-role: Selain sebagai IDE untuk pengembangan aplikasi. Eclipse pun bisa digunakan untuk aktivitas dalam siklus pengembangan perangkat lunak seperti dokumentasi, pengujian perangkat lunak, pengembangan web, dan lain sebagainya. Pada saat ini, Eclipse merupakan salah satu IDE favorit karena gratis dan open source. Open source berarti setiap orang boleh melihat kode pemrograman perangkat lunak ini. Selain itu, kelebihan dari Eclipse yang membuatnya populer adalah kemampuannya untuk dapat dikembangkan oleh pengguna dengan membuat komponen yang disebut plugin. 1. Sejarah Eclipse awalnya dikembangkan oleh IBM untuk menggantikan perangkat lunak pengembangan IBM Visual Age for Java 4.0. Produk Eclipse ini diluncurkan oleh IBM pada tanggal 5 November 2001. IBM menginvestasikan US$ 40 juta untuk pengembangannya. Sejak 5 November 2001, konsorsium Eclipse Foundation mengambil alih pengembangan Eclipse lebih lanjut.</w:t>
      </w:r>
    </w:p>
    <w:p w14:paraId="198513BF" w14:textId="77777777" w:rsidR="00771A7B" w:rsidRPr="00B25281" w:rsidRDefault="00771A7B" w:rsidP="00BB2E15">
      <w:pPr>
        <w:pStyle w:val="Heading3"/>
        <w:spacing w:before="15" w:after="45" w:line="360" w:lineRule="auto"/>
        <w:jc w:val="both"/>
        <w:rPr>
          <w:rFonts w:ascii="Times New Roman" w:hAnsi="Times New Roman" w:cs="Times New Roman"/>
          <w:color w:val="000000" w:themeColor="text1"/>
        </w:rPr>
      </w:pPr>
      <w:r w:rsidRPr="00B25281">
        <w:rPr>
          <w:rFonts w:ascii="Times New Roman" w:hAnsi="Times New Roman" w:cs="Times New Roman"/>
          <w:color w:val="000000" w:themeColor="text1"/>
        </w:rPr>
        <w:lastRenderedPageBreak/>
        <w:t>1.6 Eclipse</w:t>
      </w:r>
    </w:p>
    <w:p w14:paraId="215351EB" w14:textId="77777777" w:rsidR="00771A7B" w:rsidRPr="00B25281" w:rsidRDefault="00771A7B" w:rsidP="00BB2E1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Eclipse adalah sebuah IDE integrated Development Environment untuk mengembangkan perangkat lunak dan dapat dijalankan disemua platform platform independent. Berikut ini adalah sifat dari Eclipse: 1. Multi-platform: target sistem operasi Eclipse adalah Microsoft Windows, Linux, Solaris, AIX, HP-UX dan Mac OS X. 2. Multi-language: Eclipse dikembangkan dengan bahasa pemrograman Java, akan tetapi Eclipse mendukung pengembangan aplikasi berbasis bahasa pemrograman lainnya, seperti CC++, Cobol, Phthon, Perl, PHP dan lain sebagainya. 3. Multi-role: selain sebagai IDE untuk pengembangan aplikasi, eclipse pun bisa digunakan untuk aktivitas dalam siklus pengembangan perangkat lunak, seperti dokumentasi, test perangkat lunak, pengembangan web, dan lain sebagainya. Eclipse pada saat ini merupakan salah satu IDE favorit dikeranakan gratis dan open source, yang berarti setiap orang boleh melihat kode pemrograman perangkat lunak ini. Selain itu, kelebihan dari eclipse yang membuatnya populer adalah kemampuannya untuk dapat dikembangkan oleh pengguna dengan komponen yang dinamakan plugin</w:t>
      </w:r>
    </w:p>
    <w:p w14:paraId="147A5B72" w14:textId="77777777" w:rsidR="00771A7B" w:rsidRPr="00B25281" w:rsidRDefault="00771A7B" w:rsidP="00BB2E15">
      <w:pPr>
        <w:pStyle w:val="Heading4"/>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1.6.1 Sejarah Eclipse</w:t>
      </w:r>
    </w:p>
    <w:p w14:paraId="3512EB4C" w14:textId="77777777" w:rsidR="00771A7B" w:rsidRPr="00B25281" w:rsidRDefault="00771A7B" w:rsidP="00BB2E1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Eclipse awalnya dikembangkan oleh IBM untuk menggantikan perangkat lunak IBM Visual Age for Java 4.0. produk ini diluncurkan oleh IBM pada tanggal 5 November 2001, yang menginvestasikan sebanyak US 40 Juta untuk pengembangannya. Semenjak itu konsumen Eclipse foundation mengambil alih untuk pengembangan Eclipse lebih lanjut dan pengaturan organisasinya.</w:t>
      </w:r>
    </w:p>
    <w:p w14:paraId="31D99601" w14:textId="77777777" w:rsidR="00771A7B" w:rsidRPr="00B25281" w:rsidRDefault="00771A7B" w:rsidP="00BB2E15">
      <w:pPr>
        <w:pStyle w:val="Heading4"/>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lastRenderedPageBreak/>
        <w:t>1.6.2 Arsitektur Eclipse</w:t>
      </w:r>
    </w:p>
    <w:p w14:paraId="035C8493" w14:textId="77777777" w:rsidR="00771A7B" w:rsidRPr="00B25281" w:rsidRDefault="00771A7B" w:rsidP="00BB2E1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Sejak versi 3.0 eclipse pada dasarnya merupakan sebuah kernel, yang mengangkat plug-in. Apa yang dapat digunakan didalam Eclipse sebenernya adalah fungsi dari plug-in yang sudah diinstal. Ini merupakan basis dari Eclipse yang dinamakan Rich Client Platform RCP. Berikut ini adalah komponen yang membentuk RCP: 1. Core platform 2. OSGi 3. SWT standar Widget Toolkit 4. Jface 5. Eclipse Workbench Sejarah standar Eclipse selalu dilengkapi dengan JDT java Development Tools, Plug-in yang membuat Eclipse kompatibel untuk mengembangkan program Java, dan PDE Plug-in Development Environment untuk mengembangkan plug-in baru. Eclipse beserta plug-in nya diimplementasikan dalam bahasa pemrograman Java. Konsep Eclipse Adalah IDE yang terbuka open, mudah diperluas extensible untuk apa saja, dan tidak untuk sesuatu yang spesifik. Jadi, eclipse tidak saja untuk mengembangkna program java, akan tetapi dapat digunakan untuk berbagai macam keperluan, cukup dengan menginstal plug-in yang dibutuhkan. Apabila ingin menembangkan program CC++ terdapat Plug-in CDT CC++ Development tools. Selain itu, pengembangan secara visual bukan hal yang tidak mungkin oleh Eclipse, plug-in UML tersedia untuk membuat diagram UML. Dengan menggunkan PDE setiap orang bisa membuat Plug-in sesuai dengan keiinginannya.</w:t>
      </w:r>
    </w:p>
    <w:p w14:paraId="0F56B793" w14:textId="77777777" w:rsidR="00771A7B" w:rsidRPr="00B25281" w:rsidRDefault="00771A7B" w:rsidP="00BB2E15">
      <w:pPr>
        <w:pStyle w:val="Heading4"/>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1.6.3 Perkembangan Eclipse</w:t>
      </w:r>
    </w:p>
    <w:p w14:paraId="0CCD3069" w14:textId="77777777" w:rsidR="00771A7B" w:rsidRPr="00B25281" w:rsidRDefault="00771A7B" w:rsidP="00BB2E15">
      <w:pPr>
        <w:spacing w:line="360" w:lineRule="auto"/>
        <w:jc w:val="both"/>
        <w:rPr>
          <w:rFonts w:ascii="Times New Roman" w:hAnsi="Times New Roman" w:cs="Times New Roman"/>
          <w:color w:val="000000" w:themeColor="text1"/>
          <w:sz w:val="24"/>
          <w:szCs w:val="24"/>
        </w:rPr>
      </w:pPr>
      <w:r w:rsidRPr="00B25281">
        <w:rPr>
          <w:rFonts w:ascii="Times New Roman" w:hAnsi="Times New Roman" w:cs="Times New Roman"/>
          <w:color w:val="000000" w:themeColor="text1"/>
          <w:sz w:val="24"/>
          <w:szCs w:val="24"/>
        </w:rPr>
        <w:t xml:space="preserve">Sejak tahun 2006, Eclipse foundation mengkoordinasikan peluncuran eclipse secara rutin dan simultan yang dikenal dengan nama Simultaneous release. Setiap versi peluncuran terdiri dari </w:t>
      </w:r>
      <w:r w:rsidRPr="00B25281">
        <w:rPr>
          <w:rFonts w:ascii="Times New Roman" w:hAnsi="Times New Roman" w:cs="Times New Roman"/>
          <w:color w:val="000000" w:themeColor="text1"/>
          <w:sz w:val="24"/>
          <w:szCs w:val="24"/>
        </w:rPr>
        <w:lastRenderedPageBreak/>
        <w:t>eclipse platform dan juga sejumlah proyek yang terlibat dalam proyek Eclipse. Tujuan dari sistem ini adalah untuk menyediakan distribusi eclipse dengan fitur-fitur dan versi yang terstandarisasi. Hal ini juga dimaksudkan untuk mempermudah deployment dan maintenance untuk sistem enterprise. Adapun versi eclipse yang telah diluncurkan yaitu: 1. Eclipse 3.0 2. Eclipse 3.1 3. Callisto 4. Europa 5. Ganymede 6. Galileo 7. Helios 8. Juno</w:t>
      </w:r>
    </w:p>
    <w:p w14:paraId="36C6F3DA" w14:textId="77777777" w:rsidR="00771A7B" w:rsidRPr="00B25281" w:rsidRDefault="00771A7B" w:rsidP="00BB2E15">
      <w:pPr>
        <w:pStyle w:val="Heading3"/>
        <w:spacing w:before="15" w:after="45" w:line="360" w:lineRule="auto"/>
        <w:jc w:val="both"/>
        <w:rPr>
          <w:rFonts w:ascii="Times New Roman" w:hAnsi="Times New Roman" w:cs="Times New Roman"/>
          <w:color w:val="000000" w:themeColor="text1"/>
        </w:rPr>
      </w:pPr>
      <w:r w:rsidRPr="00B25281">
        <w:rPr>
          <w:rFonts w:ascii="Times New Roman" w:hAnsi="Times New Roman" w:cs="Times New Roman"/>
          <w:color w:val="000000" w:themeColor="text1"/>
        </w:rPr>
        <w:t>1.7 ADT</w:t>
      </w:r>
    </w:p>
    <w:p w14:paraId="4A45265D" w14:textId="77777777" w:rsidR="00771A7B" w:rsidRPr="00B25281" w:rsidRDefault="00771A7B" w:rsidP="00BB2E15">
      <w:pPr>
        <w:spacing w:line="360" w:lineRule="auto"/>
        <w:ind w:firstLine="720"/>
        <w:jc w:val="both"/>
        <w:rPr>
          <w:rFonts w:ascii="Times New Roman" w:hAnsi="Times New Roman" w:cs="Times New Roman"/>
          <w:color w:val="000000" w:themeColor="text1"/>
          <w:sz w:val="24"/>
          <w:szCs w:val="24"/>
          <w:lang w:val="en-US"/>
        </w:rPr>
      </w:pPr>
    </w:p>
    <w:p w14:paraId="093769B6" w14:textId="335490FF" w:rsidR="00771A7B" w:rsidRPr="00B25281" w:rsidRDefault="00771A7B" w:rsidP="00BB2E15">
      <w:pPr>
        <w:spacing w:line="36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Arsitektur Sejak versi 3.0, </w:t>
      </w:r>
    </w:p>
    <w:p w14:paraId="67B1A77F" w14:textId="2DDF2AE2" w:rsidR="00771A7B" w:rsidRPr="00B25281" w:rsidRDefault="00771A7B" w:rsidP="00BB2E15">
      <w:pPr>
        <w:spacing w:line="360" w:lineRule="auto"/>
        <w:ind w:left="360"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Eclipse pada dasarnya merupakan sebuah kernel. Apa yang dapat digunakan di dalam Eclipse sebenarnya adalah fungsi dari plug-in yang sudah dipasang (diinstal). Ini merupakan basis dari Eclipse yang dinamakan Rich Client Platform (RCP). Berikut ini adalah komponen yang membentuk RCP: </w:t>
      </w:r>
      <w:r w:rsidRPr="00B25281">
        <w:rPr>
          <w:rFonts w:ascii="Times New Roman" w:hAnsi="Times New Roman" w:cs="Times New Roman"/>
          <w:color w:val="000000" w:themeColor="text1"/>
          <w:sz w:val="24"/>
          <w:szCs w:val="24"/>
        </w:rPr>
        <w:sym w:font="Symbol" w:char="F0A7"/>
      </w:r>
      <w:r w:rsidRPr="00B25281">
        <w:rPr>
          <w:rFonts w:ascii="Times New Roman" w:hAnsi="Times New Roman" w:cs="Times New Roman"/>
          <w:color w:val="000000" w:themeColor="text1"/>
          <w:sz w:val="24"/>
          <w:szCs w:val="24"/>
        </w:rPr>
        <w:t xml:space="preserve"> Core platform </w:t>
      </w:r>
      <w:r w:rsidRPr="00B25281">
        <w:rPr>
          <w:rFonts w:ascii="Times New Roman" w:hAnsi="Times New Roman" w:cs="Times New Roman"/>
          <w:color w:val="000000" w:themeColor="text1"/>
          <w:sz w:val="24"/>
          <w:szCs w:val="24"/>
        </w:rPr>
        <w:sym w:font="Symbol" w:char="F0A7"/>
      </w:r>
      <w:r w:rsidRPr="00B25281">
        <w:rPr>
          <w:rFonts w:ascii="Times New Roman" w:hAnsi="Times New Roman" w:cs="Times New Roman"/>
          <w:color w:val="000000" w:themeColor="text1"/>
          <w:sz w:val="24"/>
          <w:szCs w:val="24"/>
        </w:rPr>
        <w:t xml:space="preserve"> OSGi </w:t>
      </w:r>
      <w:r w:rsidRPr="00B25281">
        <w:rPr>
          <w:rFonts w:ascii="Times New Roman" w:hAnsi="Times New Roman" w:cs="Times New Roman"/>
          <w:color w:val="000000" w:themeColor="text1"/>
          <w:sz w:val="24"/>
          <w:szCs w:val="24"/>
        </w:rPr>
        <w:sym w:font="Symbol" w:char="F0A7"/>
      </w:r>
      <w:r w:rsidRPr="00B25281">
        <w:rPr>
          <w:rFonts w:ascii="Times New Roman" w:hAnsi="Times New Roman" w:cs="Times New Roman"/>
          <w:color w:val="000000" w:themeColor="text1"/>
          <w:sz w:val="24"/>
          <w:szCs w:val="24"/>
        </w:rPr>
        <w:t xml:space="preserve"> SWT (Standard Widget Toolkit) </w:t>
      </w:r>
      <w:r w:rsidRPr="00B25281">
        <w:rPr>
          <w:rFonts w:ascii="Times New Roman" w:hAnsi="Times New Roman" w:cs="Times New Roman"/>
          <w:color w:val="000000" w:themeColor="text1"/>
          <w:sz w:val="24"/>
          <w:szCs w:val="24"/>
        </w:rPr>
        <w:sym w:font="Symbol" w:char="F0A7"/>
      </w:r>
      <w:r w:rsidRPr="00B25281">
        <w:rPr>
          <w:rFonts w:ascii="Times New Roman" w:hAnsi="Times New Roman" w:cs="Times New Roman"/>
          <w:color w:val="000000" w:themeColor="text1"/>
          <w:sz w:val="24"/>
          <w:szCs w:val="24"/>
        </w:rPr>
        <w:t xml:space="preserve"> JFace </w:t>
      </w:r>
      <w:r w:rsidRPr="00B25281">
        <w:rPr>
          <w:rFonts w:ascii="Times New Roman" w:hAnsi="Times New Roman" w:cs="Times New Roman"/>
          <w:color w:val="000000" w:themeColor="text1"/>
          <w:sz w:val="24"/>
          <w:szCs w:val="24"/>
        </w:rPr>
        <w:sym w:font="Symbol" w:char="F0A7"/>
      </w:r>
      <w:r w:rsidRPr="00B25281">
        <w:rPr>
          <w:rFonts w:ascii="Times New Roman" w:hAnsi="Times New Roman" w:cs="Times New Roman"/>
          <w:color w:val="000000" w:themeColor="text1"/>
          <w:sz w:val="24"/>
          <w:szCs w:val="24"/>
        </w:rPr>
        <w:t xml:space="preserve"> Eclipse Workbench Secara standar Eclipse selalu dilengkapi dengan JDT (Java Development Tools), plug-in yang membuat Eclipse kompatibel untuk mengembangkan program Java, dan PDE (Plug-in Development Environment) untuk mengembangkan plug-in baru. Eclipse beserta plug-in-nya diimplementasikan dalam bahasa pemrograman Java. Konsep Eclipse adalah IDE adalah 1. terbuka (open), 2. mudah diperluas (extensible) untuk apa saja, dan 3. tidak untuk sesuatu yang spesifik. Eclipse tidak saja untuk mengembangkan program Java, tetapi juga untuk </w:t>
      </w:r>
      <w:r w:rsidRPr="00B25281">
        <w:rPr>
          <w:rFonts w:ascii="Times New Roman" w:hAnsi="Times New Roman" w:cs="Times New Roman"/>
          <w:color w:val="000000" w:themeColor="text1"/>
          <w:sz w:val="24"/>
          <w:szCs w:val="24"/>
        </w:rPr>
        <w:lastRenderedPageBreak/>
        <w:t>berbagai macam keperluan. Perluasan apapun cukup dengan menginstal plug-in yang dibutuhkan. Apabila ingin mengembangkan program C/C++ maka telah terdapat plug-in CDT (C/C++ Development Tools) yang dapat dipasang di Eclipse untuk Eclipse menjadi perangkat untuk pengembangan C/C++.</w:t>
      </w:r>
    </w:p>
    <w:p w14:paraId="00C8068D" w14:textId="71AA10BF" w:rsidR="00DC5874" w:rsidRPr="00B25281" w:rsidRDefault="00771A7B" w:rsidP="00BB2E15">
      <w:pPr>
        <w:spacing w:line="360" w:lineRule="auto"/>
        <w:ind w:left="360"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Pengembangan secara visual bukan hal yang tidak mungkin oleh Eclipse, plug-in UML2 tersedia untuk membuat diagram UML. Dengan menggunakan PDE setiap orang bisa membuat plug-in sesuai dengan keinginannya. Salah satu situs yang menawarkan plug-in yang gratis adalah Eclipse downloads by project. 3. Histori (versi-versi) Eclipse Sejak tahun 2006, Eclipse Foundation mengkoordinasikan peluncuran Eclipse secara rutin dan simultan yang dikenal dengan nama Simultaneous Release. Setiap versi peluncuran terdiri dari Eclipse Platform dan juga sejumlah proyek yang terlibat dalam proyek Eclipse. Tujuan sistem ini adalah untuk menyediakan distribusi Eclipse dengan fitur-fitur dan versi yang terstandarisasi. Hal ini juga dimaksudkan untuk mempermudah deployment dan maintenance untuk sistem enterprise, serta untuk kenyamanan. Peluncuran simultan dijadwalkan pada bulan Juni setiap tahunnya. </w:t>
      </w:r>
    </w:p>
    <w:p w14:paraId="739C908C" w14:textId="3AABEF37" w:rsidR="00771A7B" w:rsidRPr="00B25281" w:rsidRDefault="00771A7B" w:rsidP="00BB2E15">
      <w:pPr>
        <w:spacing w:line="360" w:lineRule="auto"/>
        <w:ind w:left="360"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Instalasi Langkah-langkah instalasi Eclipse adalah sebagai berikut: 1. Memastikan JDK telah terpasang (terinstall) di komputer atau laptop. Homepage Eclipse adalah http://www.eclipse.org, dan pemrogram bisa mendownload Eclipse IDE (Integrated Development Environment).</w:t>
      </w:r>
    </w:p>
    <w:p w14:paraId="7104EC04" w14:textId="6AB09687"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lastRenderedPageBreak/>
        <w:t xml:space="preserve">2. </w:t>
      </w:r>
      <w:r w:rsidRPr="00B25281">
        <w:rPr>
          <w:rFonts w:ascii="Times New Roman" w:hAnsi="Times New Roman" w:cs="Times New Roman"/>
          <w:color w:val="000000" w:themeColor="text1"/>
          <w:sz w:val="24"/>
          <w:szCs w:val="24"/>
        </w:rPr>
        <w:t>File Eclipse yang telah diunduh (download) berbentuk (.zip). Pemrogram perlu mengekstrak menjadi folder. File hasil ekstrak disimpan di direktori C:/Program Files/ atau pada direktori lain. Eclipse Galileo bisa langsung digunakan tanpa memasang melalui proses instalasi terlebih dahulu. Eclipse Galileo tinggal menaruhnya. Kemudian Klik icon eclipse application.</w:t>
      </w:r>
    </w:p>
    <w:p w14:paraId="32FCF679" w14:textId="4998AC00"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3.</w:t>
      </w:r>
      <w:r w:rsidRPr="00B25281">
        <w:rPr>
          <w:rFonts w:ascii="Times New Roman" w:hAnsi="Times New Roman" w:cs="Times New Roman"/>
          <w:color w:val="000000" w:themeColor="text1"/>
          <w:sz w:val="24"/>
          <w:szCs w:val="24"/>
          <w:lang w:val="en-US"/>
        </w:rPr>
        <w:tab/>
      </w:r>
      <w:r w:rsidRPr="00B25281">
        <w:rPr>
          <w:rFonts w:ascii="Times New Roman" w:hAnsi="Times New Roman" w:cs="Times New Roman"/>
          <w:color w:val="000000" w:themeColor="text1"/>
          <w:sz w:val="24"/>
          <w:szCs w:val="24"/>
        </w:rPr>
        <w:t>Maka akan muncul tampilan awal eclipse seperti dibawah ini.</w:t>
      </w:r>
    </w:p>
    <w:p w14:paraId="010B52EC" w14:textId="1F2A5C30"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4.</w:t>
      </w:r>
      <w:r w:rsidRPr="00B25281">
        <w:rPr>
          <w:rFonts w:ascii="Times New Roman" w:hAnsi="Times New Roman" w:cs="Times New Roman"/>
          <w:color w:val="000000" w:themeColor="text1"/>
          <w:sz w:val="24"/>
          <w:szCs w:val="24"/>
        </w:rPr>
        <w:t xml:space="preserve"> Kemudian muncul Workspace Launcher, yaitu direktori tempat menyimpan project yang dibuat. Maka untuk menyimpan di project di direktori tertentu, pilih Browse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Direktory tertentu (Misal, E:\PROJECT\Project). Jika ingin direktorinya default maka, checklist Use this as default and not ask again</w:t>
      </w:r>
    </w:p>
    <w:p w14:paraId="371F55B6" w14:textId="6AF4E55C"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5. S</w:t>
      </w:r>
      <w:r w:rsidRPr="00B25281">
        <w:rPr>
          <w:rFonts w:ascii="Times New Roman" w:hAnsi="Times New Roman" w:cs="Times New Roman"/>
          <w:color w:val="000000" w:themeColor="text1"/>
          <w:sz w:val="24"/>
          <w:szCs w:val="24"/>
        </w:rPr>
        <w:t>elanjutnya akan tampil jendela seperti berikut ini.</w:t>
      </w:r>
    </w:p>
    <w:p w14:paraId="25068D83" w14:textId="77777777"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Membuat Project Baru : Klik menu File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New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Project. Gambar </w:t>
      </w:r>
    </w:p>
    <w:p w14:paraId="6092895B" w14:textId="77777777" w:rsidR="00771A7B" w:rsidRPr="00B25281" w:rsidRDefault="00771A7B" w:rsidP="00BB2E15">
      <w:pPr>
        <w:spacing w:line="360" w:lineRule="auto"/>
        <w:ind w:firstLine="360"/>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 xml:space="preserve">6 Buat Project Baru </w:t>
      </w:r>
    </w:p>
    <w:p w14:paraId="500FD935" w14:textId="206E348C" w:rsidR="00771A7B" w:rsidRPr="00B25281" w:rsidRDefault="00771A7B" w:rsidP="00BB2E15">
      <w:pPr>
        <w:pStyle w:val="ListParagraph"/>
        <w:numPr>
          <w:ilvl w:val="0"/>
          <w:numId w:val="24"/>
        </w:numPr>
        <w:spacing w:line="360" w:lineRule="auto"/>
        <w:jc w:val="both"/>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rPr>
        <w:t>Maka akan tampil seperti ini, kemudian Pilih Java Project, klik Next.</w:t>
      </w:r>
    </w:p>
    <w:p w14:paraId="1B016AE3" w14:textId="04B0A794"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Isi Project name dengan nama Z2S, Klik Next.</w:t>
      </w:r>
    </w:p>
    <w:p w14:paraId="08199D54" w14:textId="5C6A43BD"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Muncul tampilan seperti ini, kemudian Klik Finish. Klik Yes ketika eclipse menanyakan apakah anda mau mengganti view ke Java Perspective.</w:t>
      </w:r>
    </w:p>
    <w:p w14:paraId="73B596E7" w14:textId="54B06CB6"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Tampilan jendela kerja Eclipse</w:t>
      </w:r>
    </w:p>
    <w:p w14:paraId="0F47695F" w14:textId="302E1086"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lastRenderedPageBreak/>
        <w:t xml:space="preserve">Selanjutnya pada Project Z2S, terlebih dahulu buat package, yaitu Klik kanan Z2S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Klik New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Klik Package.</w:t>
      </w:r>
    </w:p>
    <w:p w14:paraId="723C9FB8" w14:textId="3BB8E6B8"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 xml:space="preserve">Pada Java Package, Name diisi dengan z2s.a000.u001.template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Klik Finish</w:t>
      </w:r>
    </w:p>
    <w:p w14:paraId="3F77EF85" w14:textId="4386F917"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 xml:space="preserve">Selanjutnya buat Kelas baru di package z2s.a000.u001.template, yaitu Klik kanan z2s.a000.u001.template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New Class</w:t>
      </w:r>
    </w:p>
    <w:p w14:paraId="2C0EBE80" w14:textId="11902347"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r w:rsidRPr="00B25281">
        <w:rPr>
          <w:rFonts w:ascii="Times New Roman" w:hAnsi="Times New Roman" w:cs="Times New Roman"/>
          <w:color w:val="000000" w:themeColor="text1"/>
          <w:sz w:val="24"/>
          <w:szCs w:val="24"/>
        </w:rPr>
        <w:t xml:space="preserve">Pada Java Class, Name diisi dengan Template </w:t>
      </w:r>
      <w:r w:rsidRPr="00B25281">
        <w:rPr>
          <w:rFonts w:ascii="Times New Roman" w:hAnsi="Times New Roman" w:cs="Times New Roman"/>
          <w:color w:val="000000" w:themeColor="text1"/>
          <w:sz w:val="24"/>
          <w:szCs w:val="24"/>
        </w:rPr>
        <w:sym w:font="Symbol" w:char="F0E0"/>
      </w:r>
      <w:r w:rsidRPr="00B25281">
        <w:rPr>
          <w:rFonts w:ascii="Times New Roman" w:hAnsi="Times New Roman" w:cs="Times New Roman"/>
          <w:color w:val="000000" w:themeColor="text1"/>
          <w:sz w:val="24"/>
          <w:szCs w:val="24"/>
        </w:rPr>
        <w:t xml:space="preserve"> Klik Finish</w:t>
      </w:r>
    </w:p>
    <w:p w14:paraId="61A62425" w14:textId="77777777" w:rsidR="00771A7B" w:rsidRPr="00B25281" w:rsidRDefault="00771A7B" w:rsidP="00BB2E15">
      <w:pPr>
        <w:pStyle w:val="ListParagraph"/>
        <w:numPr>
          <w:ilvl w:val="0"/>
          <w:numId w:val="24"/>
        </w:numPr>
        <w:spacing w:line="360" w:lineRule="auto"/>
        <w:jc w:val="both"/>
        <w:rPr>
          <w:rFonts w:ascii="Times New Roman" w:hAnsi="Times New Roman" w:cs="Times New Roman"/>
          <w:b/>
          <w:color w:val="000000" w:themeColor="text1"/>
          <w:sz w:val="24"/>
          <w:szCs w:val="24"/>
          <w:lang w:val="en-US"/>
        </w:rPr>
      </w:pPr>
    </w:p>
    <w:p w14:paraId="4BFCEC90" w14:textId="4539CB78" w:rsidR="00DC5874" w:rsidRPr="00B25281" w:rsidRDefault="00BB2E15" w:rsidP="00DC5874">
      <w:pPr>
        <w:pStyle w:val="Heading3"/>
        <w:numPr>
          <w:ilvl w:val="2"/>
          <w:numId w:val="21"/>
        </w:numPr>
        <w:rPr>
          <w:rFonts w:ascii="Times New Roman" w:hAnsi="Times New Roman" w:cs="Times New Roman"/>
          <w:b/>
          <w:color w:val="000000" w:themeColor="text1"/>
          <w:lang w:val="en-US"/>
        </w:rPr>
      </w:pPr>
      <w:proofErr w:type="spellStart"/>
      <w:r w:rsidRPr="00B25281">
        <w:rPr>
          <w:rFonts w:ascii="Times New Roman" w:hAnsi="Times New Roman" w:cs="Times New Roman"/>
          <w:b/>
          <w:color w:val="000000" w:themeColor="text1"/>
          <w:lang w:val="en-US"/>
        </w:rPr>
        <w:t>Ionik</w:t>
      </w:r>
      <w:proofErr w:type="spellEnd"/>
      <w:r w:rsidRPr="00B25281">
        <w:rPr>
          <w:rFonts w:ascii="Times New Roman" w:hAnsi="Times New Roman" w:cs="Times New Roman"/>
          <w:b/>
          <w:color w:val="000000" w:themeColor="text1"/>
          <w:lang w:val="en-US"/>
        </w:rPr>
        <w:t xml:space="preserve"> Framework</w:t>
      </w:r>
    </w:p>
    <w:p w14:paraId="5B6177B2" w14:textId="2320A2C2" w:rsidR="00BB2E15" w:rsidRPr="00B25281" w:rsidRDefault="00BB2E15" w:rsidP="004C5EC1">
      <w:pPr>
        <w:spacing w:line="360" w:lineRule="auto"/>
        <w:rPr>
          <w:rFonts w:ascii="Times New Roman" w:hAnsi="Times New Roman" w:cs="Times New Roman"/>
          <w:color w:val="000000" w:themeColor="text1"/>
          <w:sz w:val="24"/>
          <w:szCs w:val="24"/>
          <w:lang w:val="en-US"/>
        </w:rPr>
      </w:pPr>
      <w:r w:rsidRPr="00B25281">
        <w:rPr>
          <w:rFonts w:ascii="Times New Roman" w:hAnsi="Times New Roman" w:cs="Times New Roman"/>
          <w:noProof/>
          <w:color w:val="000000" w:themeColor="text1"/>
          <w:sz w:val="24"/>
          <w:szCs w:val="24"/>
          <w:lang w:val="en-US"/>
        </w:rPr>
        <w:drawing>
          <wp:inline distT="0" distB="0" distL="0" distR="0" wp14:anchorId="3442DFEA" wp14:editId="4BDA6D99">
            <wp:extent cx="4206875" cy="2209778"/>
            <wp:effectExtent l="0" t="0" r="3175" b="635"/>
            <wp:docPr id="75" name="Picture 75" descr="Hasil gambar untuk pengertian, sejarah, dan fitur ionik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asil gambar untuk pengertian, sejarah, dan fitur ionik framework"/>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206875" cy="2209778"/>
                    </a:xfrm>
                    <a:prstGeom prst="rect">
                      <a:avLst/>
                    </a:prstGeom>
                    <a:noFill/>
                    <a:ln>
                      <a:noFill/>
                    </a:ln>
                  </pic:spPr>
                </pic:pic>
              </a:graphicData>
            </a:graphic>
          </wp:inline>
        </w:drawing>
      </w:r>
    </w:p>
    <w:p w14:paraId="384A72A9" w14:textId="77777777" w:rsidR="00BB2E15" w:rsidRPr="004C5EC1" w:rsidRDefault="00BB2E15" w:rsidP="004C5EC1">
      <w:pPr>
        <w:pStyle w:val="Heading1"/>
        <w:numPr>
          <w:ilvl w:val="0"/>
          <w:numId w:val="0"/>
        </w:numPr>
        <w:shd w:val="clear" w:color="auto" w:fill="FFFFFF"/>
        <w:spacing w:before="0" w:after="225" w:line="360" w:lineRule="auto"/>
        <w:jc w:val="both"/>
        <w:rPr>
          <w:rFonts w:ascii="Times New Roman" w:hAnsi="Times New Roman" w:cs="Times New Roman"/>
          <w:color w:val="auto"/>
          <w:sz w:val="24"/>
          <w:szCs w:val="24"/>
        </w:rPr>
      </w:pPr>
      <w:r w:rsidRPr="004C5EC1">
        <w:rPr>
          <w:rFonts w:ascii="Times New Roman" w:hAnsi="Times New Roman" w:cs="Times New Roman"/>
          <w:color w:val="auto"/>
          <w:sz w:val="24"/>
          <w:szCs w:val="24"/>
        </w:rPr>
        <w:t>Pengenalan Ionic Framework</w:t>
      </w:r>
    </w:p>
    <w:p w14:paraId="1B1D839B" w14:textId="674B9A57" w:rsidR="00BB2E15" w:rsidRPr="004C5EC1" w:rsidRDefault="00BB2E15" w:rsidP="004C5EC1">
      <w:pPr>
        <w:pStyle w:val="NormalWeb"/>
        <w:shd w:val="clear" w:color="auto" w:fill="FFFFFF"/>
        <w:spacing w:before="0" w:beforeAutospacing="0" w:after="0" w:afterAutospacing="0" w:line="360" w:lineRule="auto"/>
        <w:jc w:val="both"/>
      </w:pPr>
      <w:proofErr w:type="spellStart"/>
      <w:r w:rsidRPr="004C5EC1">
        <w:t>Apa</w:t>
      </w:r>
      <w:proofErr w:type="spellEnd"/>
      <w:r w:rsidRPr="004C5EC1">
        <w:t xml:space="preserve"> </w:t>
      </w:r>
      <w:proofErr w:type="spellStart"/>
      <w:r w:rsidRPr="004C5EC1">
        <w:t>itu</w:t>
      </w:r>
      <w:proofErr w:type="spellEnd"/>
      <w:r w:rsidRPr="004C5EC1">
        <w:t xml:space="preserve"> Ionic </w:t>
      </w:r>
      <w:proofErr w:type="gramStart"/>
      <w:r w:rsidRPr="004C5EC1">
        <w:t>Framework ?</w:t>
      </w:r>
      <w:proofErr w:type="gramEnd"/>
      <w:r w:rsidR="00954DF7">
        <w:t xml:space="preserve"> </w:t>
      </w:r>
      <w:proofErr w:type="spellStart"/>
      <w:r w:rsidRPr="004C5EC1">
        <w:t>pertanyaan</w:t>
      </w:r>
      <w:proofErr w:type="spellEnd"/>
      <w:r w:rsidRPr="004C5EC1">
        <w:t xml:space="preserve"> </w:t>
      </w:r>
      <w:proofErr w:type="spellStart"/>
      <w:r w:rsidRPr="004C5EC1">
        <w:t>ini</w:t>
      </w:r>
      <w:proofErr w:type="spellEnd"/>
      <w:r w:rsidRPr="004C5EC1">
        <w:t xml:space="preserve"> </w:t>
      </w:r>
      <w:proofErr w:type="spellStart"/>
      <w:r w:rsidRPr="004C5EC1">
        <w:t>mungkin</w:t>
      </w:r>
      <w:proofErr w:type="spellEnd"/>
      <w:r w:rsidRPr="004C5EC1">
        <w:t xml:space="preserve"> yang </w:t>
      </w:r>
      <w:proofErr w:type="spellStart"/>
      <w:r w:rsidRPr="004C5EC1">
        <w:t>terbesit</w:t>
      </w:r>
      <w:proofErr w:type="spellEnd"/>
      <w:r w:rsidRPr="004C5EC1">
        <w:t xml:space="preserve"> </w:t>
      </w:r>
      <w:proofErr w:type="spellStart"/>
      <w:r w:rsidRPr="004C5EC1">
        <w:t>dalam</w:t>
      </w:r>
      <w:proofErr w:type="spellEnd"/>
      <w:r w:rsidRPr="004C5EC1">
        <w:t xml:space="preserve"> </w:t>
      </w:r>
      <w:proofErr w:type="spellStart"/>
      <w:r w:rsidRPr="004C5EC1">
        <w:t>hati</w:t>
      </w:r>
      <w:proofErr w:type="spellEnd"/>
      <w:r w:rsidRPr="004C5EC1">
        <w:t xml:space="preserve"> dan </w:t>
      </w:r>
      <w:proofErr w:type="spellStart"/>
      <w:r w:rsidRPr="004C5EC1">
        <w:t>pikiran</w:t>
      </w:r>
      <w:proofErr w:type="spellEnd"/>
      <w:r w:rsidRPr="004C5EC1">
        <w:t xml:space="preserve"> </w:t>
      </w:r>
      <w:proofErr w:type="spellStart"/>
      <w:r w:rsidRPr="004C5EC1">
        <w:t>anda</w:t>
      </w:r>
      <w:proofErr w:type="spellEnd"/>
      <w:r w:rsidRPr="004C5EC1">
        <w:t xml:space="preserve"> </w:t>
      </w:r>
      <w:proofErr w:type="spellStart"/>
      <w:r w:rsidRPr="004C5EC1">
        <w:t>ketika</w:t>
      </w:r>
      <w:proofErr w:type="spellEnd"/>
      <w:r w:rsidRPr="004C5EC1">
        <w:t xml:space="preserve"> </w:t>
      </w:r>
      <w:proofErr w:type="spellStart"/>
      <w:r w:rsidRPr="004C5EC1">
        <w:t>mendengar</w:t>
      </w:r>
      <w:proofErr w:type="spellEnd"/>
      <w:r w:rsidRPr="004C5EC1">
        <w:t xml:space="preserve"> </w:t>
      </w:r>
      <w:proofErr w:type="spellStart"/>
      <w:r w:rsidRPr="004C5EC1">
        <w:t>Tentang</w:t>
      </w:r>
      <w:proofErr w:type="spellEnd"/>
      <w:r w:rsidRPr="004C5EC1">
        <w:t xml:space="preserve"> Ionic Framework. </w:t>
      </w:r>
      <w:proofErr w:type="gramStart"/>
      <w:r w:rsidRPr="004C5EC1">
        <w:t>ionic  framework</w:t>
      </w:r>
      <w:proofErr w:type="gramEnd"/>
      <w:r w:rsidRPr="004C5EC1">
        <w:t xml:space="preserve"> </w:t>
      </w:r>
      <w:proofErr w:type="spellStart"/>
      <w:r w:rsidRPr="004C5EC1">
        <w:t>merupakan</w:t>
      </w:r>
      <w:proofErr w:type="spellEnd"/>
      <w:r w:rsidRPr="004C5EC1">
        <w:t xml:space="preserve"> platform yang </w:t>
      </w:r>
      <w:proofErr w:type="spellStart"/>
      <w:r w:rsidRPr="004C5EC1">
        <w:t>digunakan</w:t>
      </w:r>
      <w:proofErr w:type="spellEnd"/>
      <w:r w:rsidRPr="004C5EC1">
        <w:t xml:space="preserve"> </w:t>
      </w:r>
      <w:proofErr w:type="spellStart"/>
      <w:r w:rsidRPr="004C5EC1">
        <w:t>untuk</w:t>
      </w:r>
      <w:proofErr w:type="spellEnd"/>
      <w:r w:rsidRPr="004C5EC1">
        <w:t xml:space="preserve"> </w:t>
      </w:r>
      <w:proofErr w:type="spellStart"/>
      <w:r w:rsidRPr="004C5EC1">
        <w:t>mengembangkan</w:t>
      </w:r>
      <w:proofErr w:type="spellEnd"/>
      <w:r w:rsidRPr="004C5EC1">
        <w:t xml:space="preserve"> </w:t>
      </w:r>
      <w:proofErr w:type="spellStart"/>
      <w:r w:rsidRPr="004C5EC1">
        <w:t>aplikasi</w:t>
      </w:r>
      <w:proofErr w:type="spellEnd"/>
      <w:r w:rsidRPr="004C5EC1">
        <w:t xml:space="preserve"> mobile hybrid. </w:t>
      </w:r>
      <w:proofErr w:type="spellStart"/>
      <w:r w:rsidRPr="004C5EC1">
        <w:t>maksud</w:t>
      </w:r>
      <w:proofErr w:type="spellEnd"/>
      <w:r w:rsidRPr="004C5EC1">
        <w:t xml:space="preserve"> </w:t>
      </w:r>
      <w:proofErr w:type="spellStart"/>
      <w:r w:rsidRPr="004C5EC1">
        <w:t>dari</w:t>
      </w:r>
      <w:proofErr w:type="spellEnd"/>
      <w:r w:rsidRPr="004C5EC1">
        <w:t xml:space="preserve"> mobile hybrid </w:t>
      </w:r>
      <w:proofErr w:type="spellStart"/>
      <w:r w:rsidRPr="004C5EC1">
        <w:t>disini</w:t>
      </w:r>
      <w:proofErr w:type="spellEnd"/>
      <w:r w:rsidRPr="004C5EC1">
        <w:t xml:space="preserve"> </w:t>
      </w:r>
      <w:proofErr w:type="spellStart"/>
      <w:r w:rsidRPr="004C5EC1">
        <w:t>adalah</w:t>
      </w:r>
      <w:proofErr w:type="spellEnd"/>
      <w:r w:rsidRPr="004C5EC1">
        <w:t xml:space="preserve"> </w:t>
      </w:r>
      <w:proofErr w:type="spellStart"/>
      <w:r w:rsidRPr="004C5EC1">
        <w:t>aplikasi</w:t>
      </w:r>
      <w:proofErr w:type="spellEnd"/>
      <w:r w:rsidRPr="004C5EC1">
        <w:t xml:space="preserve"> mobile yang </w:t>
      </w:r>
      <w:proofErr w:type="spellStart"/>
      <w:r w:rsidRPr="004C5EC1">
        <w:t>sekali</w:t>
      </w:r>
      <w:proofErr w:type="spellEnd"/>
      <w:r w:rsidRPr="004C5EC1">
        <w:t xml:space="preserve"> </w:t>
      </w:r>
      <w:proofErr w:type="spellStart"/>
      <w:r w:rsidRPr="004C5EC1">
        <w:t>dikembangkan</w:t>
      </w:r>
      <w:proofErr w:type="spellEnd"/>
      <w:r w:rsidRPr="004C5EC1">
        <w:t xml:space="preserve"> </w:t>
      </w:r>
      <w:proofErr w:type="spellStart"/>
      <w:r w:rsidRPr="004C5EC1">
        <w:t>bisa</w:t>
      </w:r>
      <w:proofErr w:type="spellEnd"/>
      <w:r w:rsidRPr="004C5EC1">
        <w:t xml:space="preserve"> </w:t>
      </w:r>
      <w:proofErr w:type="spellStart"/>
      <w:r w:rsidRPr="004C5EC1">
        <w:t>digunakan</w:t>
      </w:r>
      <w:proofErr w:type="spellEnd"/>
      <w:r w:rsidRPr="004C5EC1">
        <w:t xml:space="preserve"> </w:t>
      </w:r>
      <w:proofErr w:type="spellStart"/>
      <w:r w:rsidRPr="004C5EC1">
        <w:t>untuk</w:t>
      </w:r>
      <w:proofErr w:type="spellEnd"/>
      <w:r w:rsidRPr="004C5EC1">
        <w:t xml:space="preserve"> </w:t>
      </w:r>
      <w:proofErr w:type="spellStart"/>
      <w:r w:rsidRPr="004C5EC1">
        <w:t>beberapa</w:t>
      </w:r>
      <w:proofErr w:type="spellEnd"/>
      <w:r w:rsidRPr="004C5EC1">
        <w:t xml:space="preserve"> platform </w:t>
      </w:r>
      <w:proofErr w:type="spellStart"/>
      <w:r w:rsidRPr="004C5EC1">
        <w:t>contohnya</w:t>
      </w:r>
      <w:proofErr w:type="spellEnd"/>
      <w:r w:rsidRPr="004C5EC1">
        <w:t xml:space="preserve"> </w:t>
      </w:r>
      <w:proofErr w:type="spellStart"/>
      <w:r w:rsidRPr="004C5EC1">
        <w:t>ios</w:t>
      </w:r>
      <w:proofErr w:type="spellEnd"/>
      <w:r w:rsidRPr="004C5EC1">
        <w:t xml:space="preserve">, dan android. </w:t>
      </w:r>
      <w:r w:rsidRPr="004C5EC1">
        <w:lastRenderedPageBreak/>
        <w:t xml:space="preserve">ionic </w:t>
      </w:r>
      <w:proofErr w:type="spellStart"/>
      <w:r w:rsidRPr="004C5EC1">
        <w:t>ini</w:t>
      </w:r>
      <w:proofErr w:type="spellEnd"/>
      <w:r w:rsidRPr="004C5EC1">
        <w:t xml:space="preserve"> </w:t>
      </w:r>
      <w:proofErr w:type="spellStart"/>
      <w:r w:rsidRPr="004C5EC1">
        <w:t>dibangun</w:t>
      </w:r>
      <w:proofErr w:type="spellEnd"/>
      <w:r w:rsidRPr="004C5EC1">
        <w:t xml:space="preserve"> </w:t>
      </w:r>
      <w:proofErr w:type="spellStart"/>
      <w:r w:rsidRPr="004C5EC1">
        <w:t>menggunakan</w:t>
      </w:r>
      <w:proofErr w:type="spellEnd"/>
      <w:r w:rsidRPr="004C5EC1">
        <w:t xml:space="preserve"> </w:t>
      </w:r>
      <w:proofErr w:type="spellStart"/>
      <w:r w:rsidRPr="004C5EC1">
        <w:t>bahasa</w:t>
      </w:r>
      <w:proofErr w:type="spellEnd"/>
      <w:r w:rsidRPr="004C5EC1">
        <w:t xml:space="preserve"> </w:t>
      </w:r>
      <w:proofErr w:type="spellStart"/>
      <w:r w:rsidRPr="004C5EC1">
        <w:t>pemograman</w:t>
      </w:r>
      <w:proofErr w:type="spellEnd"/>
      <w:r w:rsidRPr="004C5EC1">
        <w:t xml:space="preserve"> basis web (HTML5, JavaScript). ionic </w:t>
      </w:r>
      <w:proofErr w:type="spellStart"/>
      <w:r w:rsidRPr="004C5EC1">
        <w:t>sendiri</w:t>
      </w:r>
      <w:proofErr w:type="spellEnd"/>
      <w:r w:rsidRPr="004C5EC1">
        <w:t xml:space="preserve"> di </w:t>
      </w:r>
      <w:proofErr w:type="spellStart"/>
      <w:r w:rsidRPr="004C5EC1">
        <w:t>targetkan</w:t>
      </w:r>
      <w:proofErr w:type="spellEnd"/>
      <w:r w:rsidRPr="004C5EC1">
        <w:t xml:space="preserve"> </w:t>
      </w:r>
      <w:proofErr w:type="spellStart"/>
      <w:r w:rsidRPr="004C5EC1">
        <w:t>untuk</w:t>
      </w:r>
      <w:proofErr w:type="spellEnd"/>
      <w:r w:rsidRPr="004C5EC1">
        <w:t xml:space="preserve"> </w:t>
      </w:r>
      <w:proofErr w:type="spellStart"/>
      <w:r w:rsidRPr="004C5EC1">
        <w:t>programer</w:t>
      </w:r>
      <w:proofErr w:type="spellEnd"/>
      <w:r w:rsidRPr="004C5EC1">
        <w:t xml:space="preserve"> web agar </w:t>
      </w:r>
      <w:proofErr w:type="spellStart"/>
      <w:r w:rsidRPr="004C5EC1">
        <w:t>bisa</w:t>
      </w:r>
      <w:proofErr w:type="spellEnd"/>
      <w:r w:rsidRPr="004C5EC1">
        <w:t xml:space="preserve"> </w:t>
      </w:r>
      <w:proofErr w:type="spellStart"/>
      <w:r w:rsidRPr="004C5EC1">
        <w:t>mengembangkan</w:t>
      </w:r>
      <w:proofErr w:type="spellEnd"/>
      <w:r w:rsidRPr="004C5EC1">
        <w:t xml:space="preserve"> </w:t>
      </w:r>
      <w:proofErr w:type="spellStart"/>
      <w:r w:rsidRPr="004C5EC1">
        <w:t>aplikasi</w:t>
      </w:r>
      <w:proofErr w:type="spellEnd"/>
      <w:r w:rsidRPr="004C5EC1">
        <w:t xml:space="preserve"> mobile </w:t>
      </w:r>
      <w:proofErr w:type="spellStart"/>
      <w:r w:rsidRPr="004C5EC1">
        <w:t>menggunakan</w:t>
      </w:r>
      <w:proofErr w:type="spellEnd"/>
      <w:r w:rsidRPr="004C5EC1">
        <w:t xml:space="preserve"> </w:t>
      </w:r>
      <w:proofErr w:type="spellStart"/>
      <w:r w:rsidRPr="004C5EC1">
        <w:t>teknologi</w:t>
      </w:r>
      <w:proofErr w:type="spellEnd"/>
      <w:r w:rsidRPr="004C5EC1">
        <w:t xml:space="preserve"> web.</w:t>
      </w:r>
    </w:p>
    <w:p w14:paraId="564E8C5A" w14:textId="77777777" w:rsidR="00BB2E15" w:rsidRPr="004C5EC1" w:rsidRDefault="00BB2E15" w:rsidP="004C5EC1">
      <w:pPr>
        <w:pStyle w:val="NormalWeb"/>
        <w:shd w:val="clear" w:color="auto" w:fill="FFFFFF"/>
        <w:spacing w:before="0" w:beforeAutospacing="0" w:after="150" w:afterAutospacing="0" w:line="360" w:lineRule="auto"/>
        <w:jc w:val="both"/>
      </w:pPr>
      <w:r w:rsidRPr="004C5EC1">
        <w:t xml:space="preserve">ionic </w:t>
      </w:r>
      <w:proofErr w:type="spellStart"/>
      <w:r w:rsidRPr="004C5EC1">
        <w:t>menggunakan</w:t>
      </w:r>
      <w:proofErr w:type="spellEnd"/>
      <w:r w:rsidRPr="004C5EC1">
        <w:t xml:space="preserve"> node.js, Angular, HTML5, SASS, </w:t>
      </w:r>
      <w:proofErr w:type="spellStart"/>
      <w:r w:rsidRPr="004C5EC1">
        <w:t>sebagai</w:t>
      </w:r>
      <w:proofErr w:type="spellEnd"/>
      <w:r w:rsidRPr="004C5EC1">
        <w:t xml:space="preserve"> engine </w:t>
      </w:r>
      <w:proofErr w:type="spellStart"/>
      <w:r w:rsidRPr="004C5EC1">
        <w:t>untuk</w:t>
      </w:r>
      <w:proofErr w:type="spellEnd"/>
      <w:r w:rsidRPr="004C5EC1">
        <w:t xml:space="preserve"> </w:t>
      </w:r>
      <w:proofErr w:type="spellStart"/>
      <w:r w:rsidRPr="004C5EC1">
        <w:t>membangun</w:t>
      </w:r>
      <w:proofErr w:type="spellEnd"/>
      <w:r w:rsidRPr="004C5EC1">
        <w:t xml:space="preserve"> </w:t>
      </w:r>
      <w:proofErr w:type="spellStart"/>
      <w:r w:rsidRPr="004C5EC1">
        <w:t>aplikasi</w:t>
      </w:r>
      <w:proofErr w:type="spellEnd"/>
      <w:r w:rsidRPr="004C5EC1">
        <w:t xml:space="preserve"> mobile. </w:t>
      </w:r>
      <w:proofErr w:type="spellStart"/>
      <w:r w:rsidRPr="004C5EC1">
        <w:t>berikut</w:t>
      </w:r>
      <w:proofErr w:type="spellEnd"/>
      <w:r w:rsidRPr="004C5EC1">
        <w:t xml:space="preserve"> </w:t>
      </w:r>
      <w:proofErr w:type="spellStart"/>
      <w:r w:rsidRPr="004C5EC1">
        <w:t>saya</w:t>
      </w:r>
      <w:proofErr w:type="spellEnd"/>
      <w:r w:rsidRPr="004C5EC1">
        <w:t xml:space="preserve"> </w:t>
      </w:r>
      <w:proofErr w:type="spellStart"/>
      <w:r w:rsidRPr="004C5EC1">
        <w:t>akan</w:t>
      </w:r>
      <w:proofErr w:type="spellEnd"/>
      <w:r w:rsidRPr="004C5EC1">
        <w:t xml:space="preserve"> </w:t>
      </w:r>
      <w:proofErr w:type="spellStart"/>
      <w:r w:rsidRPr="004C5EC1">
        <w:t>membahas</w:t>
      </w:r>
      <w:proofErr w:type="spellEnd"/>
      <w:r w:rsidRPr="004C5EC1">
        <w:t xml:space="preserve"> </w:t>
      </w:r>
      <w:proofErr w:type="spellStart"/>
      <w:r w:rsidRPr="004C5EC1">
        <w:t>beberapa</w:t>
      </w:r>
      <w:proofErr w:type="spellEnd"/>
      <w:r w:rsidRPr="004C5EC1">
        <w:t xml:space="preserve"> </w:t>
      </w:r>
      <w:proofErr w:type="spellStart"/>
      <w:r w:rsidRPr="004C5EC1">
        <w:t>kelebihan</w:t>
      </w:r>
      <w:proofErr w:type="spellEnd"/>
      <w:r w:rsidRPr="004C5EC1">
        <w:t xml:space="preserve"> </w:t>
      </w:r>
      <w:proofErr w:type="spellStart"/>
      <w:r w:rsidRPr="004C5EC1">
        <w:t>dari</w:t>
      </w:r>
      <w:proofErr w:type="spellEnd"/>
      <w:r w:rsidRPr="004C5EC1">
        <w:t xml:space="preserve"> ionic framework. </w:t>
      </w:r>
      <w:proofErr w:type="spellStart"/>
      <w:r w:rsidRPr="004C5EC1">
        <w:t>kelebihan</w:t>
      </w:r>
      <w:proofErr w:type="spellEnd"/>
      <w:r w:rsidRPr="004C5EC1">
        <w:t xml:space="preserve"> ionic framework</w:t>
      </w:r>
    </w:p>
    <w:p w14:paraId="1E6B37A2" w14:textId="77777777" w:rsidR="00BB2E15" w:rsidRPr="004C5EC1" w:rsidRDefault="00BB2E15" w:rsidP="004C5EC1">
      <w:pPr>
        <w:pStyle w:val="NormalWeb"/>
        <w:shd w:val="clear" w:color="auto" w:fill="FFFFFF"/>
        <w:spacing w:before="0" w:beforeAutospacing="0" w:after="0" w:afterAutospacing="0" w:line="360" w:lineRule="auto"/>
        <w:jc w:val="both"/>
      </w:pPr>
      <w:r w:rsidRPr="004C5EC1">
        <w:t xml:space="preserve">1. opensource. ionic </w:t>
      </w:r>
      <w:proofErr w:type="spellStart"/>
      <w:r w:rsidRPr="004C5EC1">
        <w:t>menggunakan</w:t>
      </w:r>
      <w:proofErr w:type="spellEnd"/>
      <w:r w:rsidRPr="004C5EC1">
        <w:t xml:space="preserve"> </w:t>
      </w:r>
      <w:proofErr w:type="spellStart"/>
      <w:r w:rsidRPr="004C5EC1">
        <w:t>lisensi</w:t>
      </w:r>
      <w:proofErr w:type="spellEnd"/>
      <w:r w:rsidRPr="004C5EC1">
        <w:t xml:space="preserve"> opensource </w:t>
      </w:r>
      <w:proofErr w:type="spellStart"/>
      <w:r w:rsidRPr="004C5EC1">
        <w:t>sehingga</w:t>
      </w:r>
      <w:proofErr w:type="spellEnd"/>
      <w:r w:rsidRPr="004C5EC1">
        <w:t xml:space="preserve"> </w:t>
      </w:r>
      <w:proofErr w:type="spellStart"/>
      <w:r w:rsidRPr="004C5EC1">
        <w:t>anda</w:t>
      </w:r>
      <w:proofErr w:type="spellEnd"/>
      <w:r w:rsidRPr="004C5EC1">
        <w:t xml:space="preserve"> </w:t>
      </w:r>
      <w:proofErr w:type="spellStart"/>
      <w:r w:rsidRPr="004C5EC1">
        <w:t>lebih</w:t>
      </w:r>
      <w:proofErr w:type="spellEnd"/>
      <w:r w:rsidRPr="004C5EC1">
        <w:t xml:space="preserve"> </w:t>
      </w:r>
      <w:proofErr w:type="spellStart"/>
      <w:r w:rsidRPr="004C5EC1">
        <w:t>mdah</w:t>
      </w:r>
      <w:proofErr w:type="spellEnd"/>
      <w:r w:rsidRPr="004C5EC1">
        <w:t xml:space="preserve"> </w:t>
      </w:r>
      <w:proofErr w:type="spellStart"/>
      <w:r w:rsidRPr="004C5EC1">
        <w:t>mengembangkan</w:t>
      </w:r>
      <w:proofErr w:type="spellEnd"/>
      <w:r w:rsidRPr="004C5EC1">
        <w:t xml:space="preserve"> </w:t>
      </w:r>
      <w:proofErr w:type="spellStart"/>
      <w:r w:rsidRPr="004C5EC1">
        <w:t>aplikasi</w:t>
      </w:r>
      <w:proofErr w:type="spellEnd"/>
      <w:r w:rsidRPr="004C5EC1">
        <w:t xml:space="preserve"> mobile yang free </w:t>
      </w:r>
      <w:proofErr w:type="spellStart"/>
      <w:r w:rsidRPr="004C5EC1">
        <w:t>atau</w:t>
      </w:r>
      <w:proofErr w:type="spellEnd"/>
      <w:r w:rsidRPr="004C5EC1">
        <w:t xml:space="preserve"> </w:t>
      </w:r>
      <w:proofErr w:type="spellStart"/>
      <w:r w:rsidRPr="004C5EC1">
        <w:t>komersial</w:t>
      </w:r>
      <w:proofErr w:type="spellEnd"/>
      <w:r w:rsidRPr="004C5EC1">
        <w:t xml:space="preserve"> </w:t>
      </w:r>
      <w:proofErr w:type="spellStart"/>
      <w:r w:rsidRPr="004C5EC1">
        <w:t>dengan</w:t>
      </w:r>
      <w:proofErr w:type="spellEnd"/>
      <w:r w:rsidRPr="004C5EC1">
        <w:t xml:space="preserve"> </w:t>
      </w:r>
      <w:proofErr w:type="spellStart"/>
      <w:r w:rsidRPr="004C5EC1">
        <w:t>menggunakan</w:t>
      </w:r>
      <w:proofErr w:type="spellEnd"/>
      <w:r w:rsidRPr="004C5EC1">
        <w:t xml:space="preserve"> ionic </w:t>
      </w:r>
      <w:proofErr w:type="spellStart"/>
      <w:r w:rsidRPr="004C5EC1">
        <w:t>ini</w:t>
      </w:r>
      <w:proofErr w:type="spellEnd"/>
      <w:r w:rsidRPr="004C5EC1">
        <w:br/>
        <w:t xml:space="preserve">2. ionic framework </w:t>
      </w:r>
      <w:proofErr w:type="spellStart"/>
      <w:r w:rsidRPr="004C5EC1">
        <w:t>ini</w:t>
      </w:r>
      <w:proofErr w:type="spellEnd"/>
      <w:r w:rsidRPr="004C5EC1">
        <w:t xml:space="preserve"> </w:t>
      </w:r>
      <w:proofErr w:type="spellStart"/>
      <w:r w:rsidRPr="004C5EC1">
        <w:t>dikenal</w:t>
      </w:r>
      <w:proofErr w:type="spellEnd"/>
      <w:r w:rsidRPr="004C5EC1">
        <w:t xml:space="preserve"> </w:t>
      </w:r>
      <w:proofErr w:type="spellStart"/>
      <w:r w:rsidRPr="004C5EC1">
        <w:t>lebih</w:t>
      </w:r>
      <w:proofErr w:type="spellEnd"/>
      <w:r w:rsidRPr="004C5EC1">
        <w:t xml:space="preserve"> </w:t>
      </w:r>
      <w:proofErr w:type="spellStart"/>
      <w:r w:rsidRPr="004C5EC1">
        <w:t>cepat</w:t>
      </w:r>
      <w:proofErr w:type="spellEnd"/>
      <w:r w:rsidRPr="004C5EC1">
        <w:t xml:space="preserve"> </w:t>
      </w:r>
      <w:proofErr w:type="spellStart"/>
      <w:r w:rsidRPr="004C5EC1">
        <w:t>dibandingkan</w:t>
      </w:r>
      <w:proofErr w:type="spellEnd"/>
      <w:r w:rsidRPr="004C5EC1">
        <w:t xml:space="preserve"> </w:t>
      </w:r>
      <w:proofErr w:type="spellStart"/>
      <w:r w:rsidRPr="004C5EC1">
        <w:t>dengan</w:t>
      </w:r>
      <w:proofErr w:type="spellEnd"/>
      <w:r w:rsidRPr="004C5EC1">
        <w:t xml:space="preserve"> </w:t>
      </w:r>
      <w:proofErr w:type="spellStart"/>
      <w:r w:rsidRPr="004C5EC1">
        <w:t>beberapa</w:t>
      </w:r>
      <w:proofErr w:type="spellEnd"/>
      <w:r w:rsidRPr="004C5EC1">
        <w:t xml:space="preserve"> framework lain.</w:t>
      </w:r>
      <w:r w:rsidRPr="004C5EC1">
        <w:br/>
        <w:t xml:space="preserve">3. </w:t>
      </w:r>
      <w:proofErr w:type="spellStart"/>
      <w:r w:rsidRPr="004C5EC1">
        <w:t>targer</w:t>
      </w:r>
      <w:proofErr w:type="spellEnd"/>
      <w:r w:rsidRPr="004C5EC1">
        <w:t xml:space="preserve"> ionic </w:t>
      </w:r>
      <w:proofErr w:type="spellStart"/>
      <w:r w:rsidRPr="004C5EC1">
        <w:t>untuk</w:t>
      </w:r>
      <w:proofErr w:type="spellEnd"/>
      <w:r w:rsidRPr="004C5EC1">
        <w:t xml:space="preserve"> android 4+ dan </w:t>
      </w:r>
      <w:proofErr w:type="spellStart"/>
      <w:r w:rsidRPr="004C5EC1">
        <w:t>ios</w:t>
      </w:r>
      <w:proofErr w:type="spellEnd"/>
      <w:r w:rsidRPr="004C5EC1">
        <w:t xml:space="preserve"> 7+. </w:t>
      </w:r>
      <w:proofErr w:type="spellStart"/>
      <w:r w:rsidRPr="004C5EC1">
        <w:t>artinya</w:t>
      </w:r>
      <w:proofErr w:type="spellEnd"/>
      <w:r w:rsidRPr="004C5EC1">
        <w:t xml:space="preserve"> </w:t>
      </w:r>
      <w:proofErr w:type="spellStart"/>
      <w:r w:rsidRPr="004C5EC1">
        <w:t>bagi</w:t>
      </w:r>
      <w:proofErr w:type="spellEnd"/>
      <w:r w:rsidRPr="004C5EC1">
        <w:t xml:space="preserve"> yang </w:t>
      </w:r>
      <w:proofErr w:type="spellStart"/>
      <w:r w:rsidRPr="004C5EC1">
        <w:t>suka</w:t>
      </w:r>
      <w:proofErr w:type="spellEnd"/>
      <w:r w:rsidRPr="004C5EC1">
        <w:t xml:space="preserve"> </w:t>
      </w:r>
      <w:proofErr w:type="spellStart"/>
      <w:r w:rsidRPr="004C5EC1">
        <w:t>mengupdate</w:t>
      </w:r>
      <w:proofErr w:type="spellEnd"/>
      <w:r w:rsidRPr="004C5EC1">
        <w:t xml:space="preserve"> </w:t>
      </w:r>
      <w:proofErr w:type="spellStart"/>
      <w:r w:rsidRPr="004C5EC1">
        <w:t>perkembangan</w:t>
      </w:r>
      <w:proofErr w:type="spellEnd"/>
      <w:r w:rsidRPr="004C5EC1">
        <w:t xml:space="preserve"> </w:t>
      </w:r>
      <w:proofErr w:type="spellStart"/>
      <w:r w:rsidRPr="004C5EC1">
        <w:t>teknologi</w:t>
      </w:r>
      <w:proofErr w:type="spellEnd"/>
      <w:r w:rsidRPr="004C5EC1">
        <w:t xml:space="preserve">, </w:t>
      </w:r>
      <w:proofErr w:type="spellStart"/>
      <w:r w:rsidRPr="004C5EC1">
        <w:t>anda</w:t>
      </w:r>
      <w:proofErr w:type="spellEnd"/>
      <w:r w:rsidRPr="004C5EC1">
        <w:t xml:space="preserve"> </w:t>
      </w:r>
      <w:proofErr w:type="spellStart"/>
      <w:r w:rsidRPr="004C5EC1">
        <w:t>tidak</w:t>
      </w:r>
      <w:proofErr w:type="spellEnd"/>
      <w:r w:rsidRPr="004C5EC1">
        <w:t xml:space="preserve"> </w:t>
      </w:r>
      <w:proofErr w:type="spellStart"/>
      <w:r w:rsidRPr="004C5EC1">
        <w:t>perlu</w:t>
      </w:r>
      <w:proofErr w:type="spellEnd"/>
      <w:r w:rsidRPr="004C5EC1">
        <w:t xml:space="preserve"> </w:t>
      </w:r>
      <w:proofErr w:type="spellStart"/>
      <w:r w:rsidRPr="004C5EC1">
        <w:t>khawatir</w:t>
      </w:r>
      <w:proofErr w:type="spellEnd"/>
      <w:r w:rsidRPr="004C5EC1">
        <w:t xml:space="preserve"> </w:t>
      </w:r>
      <w:proofErr w:type="spellStart"/>
      <w:r w:rsidRPr="004C5EC1">
        <w:t>akan</w:t>
      </w:r>
      <w:proofErr w:type="spellEnd"/>
      <w:r w:rsidRPr="004C5EC1">
        <w:t xml:space="preserve"> </w:t>
      </w:r>
      <w:proofErr w:type="spellStart"/>
      <w:r w:rsidRPr="004C5EC1">
        <w:t>kompabilitas</w:t>
      </w:r>
      <w:proofErr w:type="spellEnd"/>
      <w:r w:rsidRPr="004C5EC1">
        <w:t xml:space="preserve"> </w:t>
      </w:r>
      <w:proofErr w:type="spellStart"/>
      <w:r w:rsidRPr="004C5EC1">
        <w:t>dengan</w:t>
      </w:r>
      <w:proofErr w:type="spellEnd"/>
      <w:r w:rsidRPr="004C5EC1">
        <w:t xml:space="preserve"> </w:t>
      </w:r>
      <w:proofErr w:type="spellStart"/>
      <w:r w:rsidRPr="004C5EC1">
        <w:t>sistem</w:t>
      </w:r>
      <w:proofErr w:type="spellEnd"/>
      <w:r w:rsidRPr="004C5EC1">
        <w:t xml:space="preserve"> </w:t>
      </w:r>
      <w:proofErr w:type="spellStart"/>
      <w:r w:rsidRPr="004C5EC1">
        <w:t>operasi</w:t>
      </w:r>
      <w:proofErr w:type="spellEnd"/>
      <w:r w:rsidRPr="004C5EC1">
        <w:t xml:space="preserve"> yang lama. </w:t>
      </w:r>
      <w:proofErr w:type="spellStart"/>
      <w:r w:rsidRPr="004C5EC1">
        <w:t>karena</w:t>
      </w:r>
      <w:proofErr w:type="spellEnd"/>
      <w:r w:rsidRPr="004C5EC1">
        <w:t xml:space="preserve"> </w:t>
      </w:r>
      <w:proofErr w:type="spellStart"/>
      <w:r w:rsidRPr="004C5EC1">
        <w:t>itu</w:t>
      </w:r>
      <w:proofErr w:type="spellEnd"/>
      <w:r w:rsidRPr="004C5EC1">
        <w:t xml:space="preserve"> ionic </w:t>
      </w:r>
      <w:proofErr w:type="spellStart"/>
      <w:r w:rsidRPr="004C5EC1">
        <w:t>sangat</w:t>
      </w:r>
      <w:proofErr w:type="spellEnd"/>
      <w:r w:rsidRPr="004C5EC1">
        <w:t xml:space="preserve"> </w:t>
      </w:r>
      <w:proofErr w:type="spellStart"/>
      <w:r w:rsidRPr="004C5EC1">
        <w:t>cocok</w:t>
      </w:r>
      <w:proofErr w:type="spellEnd"/>
      <w:r w:rsidRPr="004C5EC1">
        <w:t xml:space="preserve"> </w:t>
      </w:r>
      <w:proofErr w:type="spellStart"/>
      <w:r w:rsidRPr="004C5EC1">
        <w:t>untuk</w:t>
      </w:r>
      <w:proofErr w:type="spellEnd"/>
      <w:r w:rsidRPr="004C5EC1">
        <w:t xml:space="preserve"> </w:t>
      </w:r>
      <w:proofErr w:type="spellStart"/>
      <w:r w:rsidRPr="004C5EC1">
        <w:t>anda</w:t>
      </w:r>
      <w:proofErr w:type="spellEnd"/>
      <w:r w:rsidRPr="004C5EC1">
        <w:t xml:space="preserve"> yang </w:t>
      </w:r>
      <w:proofErr w:type="spellStart"/>
      <w:r w:rsidRPr="004C5EC1">
        <w:t>mengembangkan</w:t>
      </w:r>
      <w:proofErr w:type="spellEnd"/>
      <w:r w:rsidRPr="004C5EC1">
        <w:t xml:space="preserve"> </w:t>
      </w:r>
      <w:proofErr w:type="spellStart"/>
      <w:r w:rsidRPr="004C5EC1">
        <w:t>aplikasi</w:t>
      </w:r>
      <w:proofErr w:type="spellEnd"/>
      <w:r w:rsidRPr="004C5EC1">
        <w:t xml:space="preserve"> mobile </w:t>
      </w:r>
      <w:proofErr w:type="spellStart"/>
      <w:r w:rsidRPr="004C5EC1">
        <w:t>fersi</w:t>
      </w:r>
      <w:proofErr w:type="spellEnd"/>
      <w:r w:rsidRPr="004C5EC1">
        <w:t xml:space="preserve"> </w:t>
      </w:r>
      <w:proofErr w:type="spellStart"/>
      <w:r w:rsidRPr="004C5EC1">
        <w:t>terbaru</w:t>
      </w:r>
      <w:proofErr w:type="spellEnd"/>
      <w:r w:rsidRPr="004C5EC1">
        <w:t>.</w:t>
      </w:r>
    </w:p>
    <w:p w14:paraId="1241FAA6" w14:textId="77777777" w:rsidR="00BB2E15" w:rsidRPr="004C5EC1" w:rsidRDefault="00BB2E15" w:rsidP="004C5EC1">
      <w:pPr>
        <w:pStyle w:val="NormalWeb"/>
        <w:shd w:val="clear" w:color="auto" w:fill="FFFFFF"/>
        <w:spacing w:before="0" w:beforeAutospacing="0" w:after="150" w:afterAutospacing="0" w:line="360" w:lineRule="auto"/>
        <w:jc w:val="both"/>
      </w:pPr>
      <w:r w:rsidRPr="004C5EC1">
        <w:t> </w:t>
      </w:r>
    </w:p>
    <w:p w14:paraId="2411C3C9" w14:textId="77777777" w:rsidR="00BB2E15" w:rsidRPr="004C5EC1" w:rsidRDefault="00BB2E15" w:rsidP="004C5EC1">
      <w:pPr>
        <w:pStyle w:val="Heading2"/>
        <w:shd w:val="clear" w:color="auto" w:fill="FFFFFF"/>
        <w:spacing w:before="0" w:after="225"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Kelebihan Ionic Framework</w:t>
      </w:r>
    </w:p>
    <w:p w14:paraId="5890BA34"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t>Jadi</w:t>
      </w:r>
      <w:proofErr w:type="spellEnd"/>
      <w:r w:rsidRPr="004C5EC1">
        <w:t xml:space="preserve"> </w:t>
      </w:r>
      <w:proofErr w:type="spellStart"/>
      <w:r w:rsidRPr="004C5EC1">
        <w:t>jika</w:t>
      </w:r>
      <w:proofErr w:type="spellEnd"/>
      <w:r w:rsidRPr="004C5EC1">
        <w:t xml:space="preserve"> </w:t>
      </w:r>
      <w:proofErr w:type="spellStart"/>
      <w:r w:rsidRPr="004C5EC1">
        <w:t>anda</w:t>
      </w:r>
      <w:proofErr w:type="spellEnd"/>
      <w:r w:rsidRPr="004C5EC1">
        <w:t xml:space="preserve"> punya website </w:t>
      </w:r>
      <w:proofErr w:type="spellStart"/>
      <w:r w:rsidRPr="004C5EC1">
        <w:t>atau</w:t>
      </w:r>
      <w:proofErr w:type="spellEnd"/>
      <w:r w:rsidRPr="004C5EC1">
        <w:t xml:space="preserve"> WebApp dan </w:t>
      </w:r>
      <w:proofErr w:type="spellStart"/>
      <w:r w:rsidRPr="004C5EC1">
        <w:t>ingin</w:t>
      </w:r>
      <w:proofErr w:type="spellEnd"/>
      <w:r w:rsidRPr="004C5EC1">
        <w:t xml:space="preserve"> </w:t>
      </w:r>
      <w:proofErr w:type="spellStart"/>
      <w:r w:rsidRPr="004C5EC1">
        <w:t>dibuatkan</w:t>
      </w:r>
      <w:proofErr w:type="spellEnd"/>
      <w:r w:rsidRPr="004C5EC1">
        <w:t xml:space="preserve"> </w:t>
      </w:r>
      <w:proofErr w:type="spellStart"/>
      <w:r w:rsidRPr="004C5EC1">
        <w:t>aplikasi</w:t>
      </w:r>
      <w:proofErr w:type="spellEnd"/>
      <w:r w:rsidRPr="004C5EC1">
        <w:t xml:space="preserve"> </w:t>
      </w:r>
      <w:proofErr w:type="spellStart"/>
      <w:r w:rsidRPr="004C5EC1">
        <w:t>mobilenya</w:t>
      </w:r>
      <w:proofErr w:type="spellEnd"/>
      <w:r w:rsidRPr="004C5EC1">
        <w:t xml:space="preserve">, Ionic Framework </w:t>
      </w:r>
      <w:proofErr w:type="spellStart"/>
      <w:r w:rsidRPr="004C5EC1">
        <w:t>adalah</w:t>
      </w:r>
      <w:proofErr w:type="spellEnd"/>
      <w:r w:rsidRPr="004C5EC1">
        <w:t xml:space="preserve"> </w:t>
      </w:r>
      <w:proofErr w:type="spellStart"/>
      <w:r w:rsidRPr="004C5EC1">
        <w:t>pilihan</w:t>
      </w:r>
      <w:proofErr w:type="spellEnd"/>
      <w:r w:rsidRPr="004C5EC1">
        <w:t xml:space="preserve"> yang </w:t>
      </w:r>
      <w:proofErr w:type="spellStart"/>
      <w:r w:rsidRPr="004C5EC1">
        <w:t>tepat</w:t>
      </w:r>
      <w:proofErr w:type="spellEnd"/>
      <w:r w:rsidRPr="004C5EC1">
        <w:t xml:space="preserve">. Terus </w:t>
      </w:r>
      <w:proofErr w:type="spellStart"/>
      <w:r w:rsidRPr="004C5EC1">
        <w:t>apa</w:t>
      </w:r>
      <w:proofErr w:type="spellEnd"/>
      <w:r w:rsidRPr="004C5EC1">
        <w:t xml:space="preserve"> </w:t>
      </w:r>
      <w:proofErr w:type="spellStart"/>
      <w:r w:rsidRPr="004C5EC1">
        <w:t>bedanya</w:t>
      </w:r>
      <w:proofErr w:type="spellEnd"/>
      <w:r w:rsidRPr="004C5EC1">
        <w:t xml:space="preserve"> Ionic </w:t>
      </w:r>
      <w:proofErr w:type="spellStart"/>
      <w:r w:rsidRPr="004C5EC1">
        <w:t>dengan</w:t>
      </w:r>
      <w:proofErr w:type="spellEnd"/>
      <w:r w:rsidRPr="004C5EC1">
        <w:t xml:space="preserve"> Framework lain? </w:t>
      </w:r>
      <w:proofErr w:type="spellStart"/>
      <w:r w:rsidRPr="004C5EC1">
        <w:t>cek</w:t>
      </w:r>
      <w:proofErr w:type="spellEnd"/>
      <w:r w:rsidRPr="004C5EC1">
        <w:t xml:space="preserve"> </w:t>
      </w:r>
      <w:proofErr w:type="spellStart"/>
      <w:r w:rsidRPr="004C5EC1">
        <w:t>disini</w:t>
      </w:r>
      <w:proofErr w:type="spellEnd"/>
    </w:p>
    <w:p w14:paraId="434441F8"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rPr>
          <w:rStyle w:val="Strong"/>
          <w:rFonts w:eastAsiaTheme="majorEastAsia"/>
        </w:rPr>
        <w:t xml:space="preserve">Ionic </w:t>
      </w:r>
      <w:proofErr w:type="spellStart"/>
      <w:r w:rsidRPr="004C5EC1">
        <w:rPr>
          <w:rStyle w:val="Strong"/>
          <w:rFonts w:eastAsiaTheme="majorEastAsia"/>
        </w:rPr>
        <w:t>Menggunakan</w:t>
      </w:r>
      <w:proofErr w:type="spellEnd"/>
      <w:r w:rsidRPr="004C5EC1">
        <w:rPr>
          <w:rStyle w:val="Strong"/>
          <w:rFonts w:eastAsiaTheme="majorEastAsia"/>
        </w:rPr>
        <w:t xml:space="preserve"> </w:t>
      </w:r>
      <w:proofErr w:type="spellStart"/>
      <w:r w:rsidRPr="004C5EC1">
        <w:rPr>
          <w:rStyle w:val="Strong"/>
          <w:rFonts w:eastAsiaTheme="majorEastAsia"/>
        </w:rPr>
        <w:t>lisensi</w:t>
      </w:r>
      <w:proofErr w:type="spellEnd"/>
      <w:r w:rsidRPr="004C5EC1">
        <w:rPr>
          <w:rStyle w:val="Strong"/>
          <w:rFonts w:eastAsiaTheme="majorEastAsia"/>
        </w:rPr>
        <w:t xml:space="preserve"> Opensource</w:t>
      </w:r>
    </w:p>
    <w:p w14:paraId="2CA3A235"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lastRenderedPageBreak/>
        <w:t xml:space="preserve">Ionic platform </w:t>
      </w:r>
      <w:proofErr w:type="spellStart"/>
      <w:r w:rsidRPr="004C5EC1">
        <w:t>menggunakan</w:t>
      </w:r>
      <w:proofErr w:type="spellEnd"/>
      <w:r w:rsidRPr="004C5EC1">
        <w:t xml:space="preserve"> </w:t>
      </w:r>
      <w:proofErr w:type="spellStart"/>
      <w:r w:rsidRPr="004C5EC1">
        <w:t>lisensi</w:t>
      </w:r>
      <w:proofErr w:type="spellEnd"/>
      <w:r w:rsidRPr="004C5EC1">
        <w:t xml:space="preserve"> opensource, </w:t>
      </w:r>
      <w:proofErr w:type="spellStart"/>
      <w:r w:rsidRPr="004C5EC1">
        <w:t>anda</w:t>
      </w:r>
      <w:proofErr w:type="spellEnd"/>
      <w:r w:rsidRPr="004C5EC1">
        <w:t xml:space="preserve"> </w:t>
      </w:r>
      <w:proofErr w:type="spellStart"/>
      <w:r w:rsidRPr="004C5EC1">
        <w:t>boleh</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free </w:t>
      </w:r>
      <w:proofErr w:type="spellStart"/>
      <w:r w:rsidRPr="004C5EC1">
        <w:t>ataupun</w:t>
      </w:r>
      <w:proofErr w:type="spellEnd"/>
      <w:r w:rsidRPr="004C5EC1">
        <w:t xml:space="preserve"> </w:t>
      </w:r>
      <w:proofErr w:type="spellStart"/>
      <w:r w:rsidRPr="004C5EC1">
        <w:t>comercial</w:t>
      </w:r>
      <w:proofErr w:type="spellEnd"/>
      <w:r w:rsidRPr="004C5EC1">
        <w:t xml:space="preserve"> </w:t>
      </w:r>
      <w:proofErr w:type="spellStart"/>
      <w:r w:rsidRPr="004C5EC1">
        <w:t>dengan</w:t>
      </w:r>
      <w:proofErr w:type="spellEnd"/>
      <w:r w:rsidRPr="004C5EC1">
        <w:t xml:space="preserve"> Ionic.</w:t>
      </w:r>
    </w:p>
    <w:p w14:paraId="1C92A04D"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rPr>
          <w:rStyle w:val="Strong"/>
          <w:rFonts w:eastAsiaTheme="majorEastAsia"/>
        </w:rPr>
        <w:t>Menggunakan</w:t>
      </w:r>
      <w:proofErr w:type="spellEnd"/>
      <w:r w:rsidRPr="004C5EC1">
        <w:rPr>
          <w:rStyle w:val="Strong"/>
          <w:rFonts w:eastAsiaTheme="majorEastAsia"/>
        </w:rPr>
        <w:t xml:space="preserve"> </w:t>
      </w:r>
      <w:proofErr w:type="spellStart"/>
      <w:r w:rsidRPr="004C5EC1">
        <w:rPr>
          <w:rStyle w:val="Strong"/>
          <w:rFonts w:eastAsiaTheme="majorEastAsia"/>
        </w:rPr>
        <w:t>teknologi</w:t>
      </w:r>
      <w:proofErr w:type="spellEnd"/>
      <w:r w:rsidRPr="004C5EC1">
        <w:rPr>
          <w:rStyle w:val="Strong"/>
          <w:rFonts w:eastAsiaTheme="majorEastAsia"/>
        </w:rPr>
        <w:t xml:space="preserve"> web </w:t>
      </w:r>
      <w:proofErr w:type="spellStart"/>
      <w:r w:rsidRPr="004C5EC1">
        <w:rPr>
          <w:rStyle w:val="Strong"/>
          <w:rFonts w:eastAsiaTheme="majorEastAsia"/>
        </w:rPr>
        <w:t>terbaru</w:t>
      </w:r>
      <w:proofErr w:type="spellEnd"/>
    </w:p>
    <w:p w14:paraId="401C63AB"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t xml:space="preserve">Ionic </w:t>
      </w:r>
      <w:proofErr w:type="spellStart"/>
      <w:r w:rsidRPr="004C5EC1">
        <w:t>memanfaatkan</w:t>
      </w:r>
      <w:proofErr w:type="spellEnd"/>
      <w:r w:rsidRPr="004C5EC1">
        <w:t xml:space="preserve"> AngularJS </w:t>
      </w:r>
      <w:proofErr w:type="spellStart"/>
      <w:r w:rsidRPr="004C5EC1">
        <w:t>untuk</w:t>
      </w:r>
      <w:proofErr w:type="spellEnd"/>
      <w:r w:rsidRPr="004C5EC1">
        <w:t xml:space="preserve"> </w:t>
      </w:r>
      <w:proofErr w:type="spellStart"/>
      <w:r w:rsidRPr="004C5EC1">
        <w:t>implementasi</w:t>
      </w:r>
      <w:proofErr w:type="spellEnd"/>
      <w:r w:rsidRPr="004C5EC1">
        <w:t xml:space="preserve"> </w:t>
      </w:r>
      <w:proofErr w:type="spellStart"/>
      <w:r w:rsidRPr="004C5EC1">
        <w:t>logicnya</w:t>
      </w:r>
      <w:proofErr w:type="spellEnd"/>
      <w:r w:rsidRPr="004C5EC1">
        <w:t xml:space="preserve">. </w:t>
      </w:r>
      <w:proofErr w:type="spellStart"/>
      <w:r w:rsidRPr="004C5EC1">
        <w:t>Mengapa</w:t>
      </w:r>
      <w:proofErr w:type="spellEnd"/>
      <w:r w:rsidRPr="004C5EC1">
        <w:t xml:space="preserve"> </w:t>
      </w:r>
      <w:proofErr w:type="spellStart"/>
      <w:r w:rsidRPr="004C5EC1">
        <w:t>tidak</w:t>
      </w:r>
      <w:proofErr w:type="spellEnd"/>
      <w:r w:rsidRPr="004C5EC1">
        <w:t xml:space="preserve"> </w:t>
      </w:r>
      <w:proofErr w:type="spellStart"/>
      <w:r w:rsidRPr="004C5EC1">
        <w:t>memakai</w:t>
      </w:r>
      <w:proofErr w:type="spellEnd"/>
      <w:r w:rsidRPr="004C5EC1">
        <w:t xml:space="preserve"> jQuery? </w:t>
      </w:r>
      <w:proofErr w:type="spellStart"/>
      <w:r w:rsidRPr="004C5EC1">
        <w:t>karena</w:t>
      </w:r>
      <w:proofErr w:type="spellEnd"/>
      <w:r w:rsidRPr="004C5EC1">
        <w:t xml:space="preserve"> jQuery </w:t>
      </w:r>
      <w:proofErr w:type="spellStart"/>
      <w:r w:rsidRPr="004C5EC1">
        <w:t>terkenal</w:t>
      </w:r>
      <w:proofErr w:type="spellEnd"/>
      <w:r w:rsidRPr="004C5EC1">
        <w:t xml:space="preserve"> </w:t>
      </w:r>
      <w:proofErr w:type="spellStart"/>
      <w:r w:rsidRPr="004C5EC1">
        <w:t>lambat</w:t>
      </w:r>
      <w:proofErr w:type="spellEnd"/>
      <w:r w:rsidRPr="004C5EC1">
        <w:t xml:space="preserve"> di mobile </w:t>
      </w:r>
      <w:proofErr w:type="spellStart"/>
      <w:r w:rsidRPr="004C5EC1">
        <w:t>sedangkan</w:t>
      </w:r>
      <w:proofErr w:type="spellEnd"/>
      <w:r w:rsidRPr="004C5EC1">
        <w:t xml:space="preserve"> Angular </w:t>
      </w:r>
      <w:proofErr w:type="spellStart"/>
      <w:r w:rsidRPr="004C5EC1">
        <w:t>menawarkan</w:t>
      </w:r>
      <w:proofErr w:type="spellEnd"/>
      <w:r w:rsidRPr="004C5EC1">
        <w:t xml:space="preserve"> </w:t>
      </w:r>
      <w:proofErr w:type="spellStart"/>
      <w:r w:rsidRPr="004C5EC1">
        <w:t>performa</w:t>
      </w:r>
      <w:proofErr w:type="spellEnd"/>
      <w:r w:rsidRPr="004C5EC1">
        <w:t xml:space="preserve"> dan </w:t>
      </w:r>
      <w:proofErr w:type="spellStart"/>
      <w:r w:rsidRPr="004C5EC1">
        <w:t>respon</w:t>
      </w:r>
      <w:proofErr w:type="spellEnd"/>
      <w:r w:rsidRPr="004C5EC1">
        <w:t xml:space="preserve"> </w:t>
      </w:r>
      <w:proofErr w:type="spellStart"/>
      <w:r w:rsidRPr="004C5EC1">
        <w:t>cepat</w:t>
      </w:r>
      <w:proofErr w:type="spellEnd"/>
      <w:r w:rsidRPr="004C5EC1">
        <w:t xml:space="preserve"> </w:t>
      </w:r>
      <w:proofErr w:type="spellStart"/>
      <w:r w:rsidRPr="004C5EC1">
        <w:t>serasa</w:t>
      </w:r>
      <w:proofErr w:type="spellEnd"/>
      <w:r w:rsidRPr="004C5EC1">
        <w:t xml:space="preserve"> </w:t>
      </w:r>
      <w:proofErr w:type="spellStart"/>
      <w:r w:rsidRPr="004C5EC1">
        <w:t>aplikasi</w:t>
      </w:r>
      <w:proofErr w:type="spellEnd"/>
      <w:r w:rsidRPr="004C5EC1">
        <w:t xml:space="preserve"> native.</w:t>
      </w:r>
    </w:p>
    <w:p w14:paraId="1C286BB8"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rPr>
          <w:rStyle w:val="Strong"/>
          <w:rFonts w:eastAsiaTheme="majorEastAsia"/>
        </w:rPr>
        <w:t xml:space="preserve">Target </w:t>
      </w:r>
      <w:proofErr w:type="spellStart"/>
      <w:r w:rsidRPr="004C5EC1">
        <w:rPr>
          <w:rStyle w:val="Strong"/>
          <w:rFonts w:eastAsiaTheme="majorEastAsia"/>
        </w:rPr>
        <w:t>Hanya</w:t>
      </w:r>
      <w:proofErr w:type="spellEnd"/>
      <w:r w:rsidRPr="004C5EC1">
        <w:rPr>
          <w:rStyle w:val="Strong"/>
          <w:rFonts w:eastAsiaTheme="majorEastAsia"/>
        </w:rPr>
        <w:t xml:space="preserve"> </w:t>
      </w:r>
      <w:proofErr w:type="spellStart"/>
      <w:r w:rsidRPr="004C5EC1">
        <w:rPr>
          <w:rStyle w:val="Strong"/>
          <w:rFonts w:eastAsiaTheme="majorEastAsia"/>
        </w:rPr>
        <w:t>untuk</w:t>
      </w:r>
      <w:proofErr w:type="spellEnd"/>
      <w:r w:rsidRPr="004C5EC1">
        <w:rPr>
          <w:rStyle w:val="Strong"/>
          <w:rFonts w:eastAsiaTheme="majorEastAsia"/>
        </w:rPr>
        <w:t xml:space="preserve"> Android 4 dan </w:t>
      </w:r>
      <w:proofErr w:type="spellStart"/>
      <w:r w:rsidRPr="004C5EC1">
        <w:rPr>
          <w:rStyle w:val="Strong"/>
          <w:rFonts w:eastAsiaTheme="majorEastAsia"/>
        </w:rPr>
        <w:t>ios</w:t>
      </w:r>
      <w:proofErr w:type="spellEnd"/>
      <w:r w:rsidRPr="004C5EC1">
        <w:rPr>
          <w:rStyle w:val="Strong"/>
          <w:rFonts w:eastAsiaTheme="majorEastAsia"/>
        </w:rPr>
        <w:t xml:space="preserve"> 7 </w:t>
      </w:r>
      <w:proofErr w:type="spellStart"/>
      <w:r w:rsidRPr="004C5EC1">
        <w:rPr>
          <w:rStyle w:val="Strong"/>
          <w:rFonts w:eastAsiaTheme="majorEastAsia"/>
        </w:rPr>
        <w:t>Keatas</w:t>
      </w:r>
      <w:proofErr w:type="spellEnd"/>
    </w:p>
    <w:p w14:paraId="55B92817"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t xml:space="preserve">Anda </w:t>
      </w:r>
      <w:proofErr w:type="spellStart"/>
      <w:r w:rsidRPr="004C5EC1">
        <w:t>bisa</w:t>
      </w:r>
      <w:proofErr w:type="spellEnd"/>
      <w:r w:rsidRPr="004C5EC1">
        <w:t xml:space="preserve"> </w:t>
      </w:r>
      <w:proofErr w:type="spellStart"/>
      <w:r w:rsidRPr="004C5EC1">
        <w:t>melihat</w:t>
      </w:r>
      <w:proofErr w:type="spellEnd"/>
      <w:r w:rsidRPr="004C5EC1">
        <w:t xml:space="preserve"> </w:t>
      </w:r>
      <w:proofErr w:type="spellStart"/>
      <w:r w:rsidRPr="004C5EC1">
        <w:t>ini</w:t>
      </w:r>
      <w:proofErr w:type="spellEnd"/>
      <w:r w:rsidRPr="004C5EC1">
        <w:t xml:space="preserve"> </w:t>
      </w:r>
      <w:proofErr w:type="spellStart"/>
      <w:r w:rsidRPr="004C5EC1">
        <w:t>sebagai</w:t>
      </w:r>
      <w:proofErr w:type="spellEnd"/>
      <w:r w:rsidRPr="004C5EC1">
        <w:t xml:space="preserve"> </w:t>
      </w:r>
      <w:proofErr w:type="spellStart"/>
      <w:r w:rsidRPr="004C5EC1">
        <w:t>kelebihan</w:t>
      </w:r>
      <w:proofErr w:type="spellEnd"/>
      <w:r w:rsidRPr="004C5EC1">
        <w:t xml:space="preserve"> </w:t>
      </w:r>
      <w:proofErr w:type="spellStart"/>
      <w:r w:rsidRPr="004C5EC1">
        <w:t>ataupun</w:t>
      </w:r>
      <w:proofErr w:type="spellEnd"/>
      <w:r w:rsidRPr="004C5EC1">
        <w:t xml:space="preserve"> </w:t>
      </w:r>
      <w:proofErr w:type="spellStart"/>
      <w:r w:rsidRPr="004C5EC1">
        <w:t>kekurangan</w:t>
      </w:r>
      <w:proofErr w:type="spellEnd"/>
      <w:r w:rsidRPr="004C5EC1">
        <w:t xml:space="preserve">. </w:t>
      </w:r>
      <w:proofErr w:type="spellStart"/>
      <w:r w:rsidRPr="004C5EC1">
        <w:t>Bagi</w:t>
      </w:r>
      <w:proofErr w:type="spellEnd"/>
      <w:r w:rsidRPr="004C5EC1">
        <w:t xml:space="preserve"> yang </w:t>
      </w:r>
      <w:proofErr w:type="spellStart"/>
      <w:r w:rsidRPr="004C5EC1">
        <w:t>suka</w:t>
      </w:r>
      <w:proofErr w:type="spellEnd"/>
      <w:r w:rsidRPr="004C5EC1">
        <w:t xml:space="preserve"> </w:t>
      </w:r>
      <w:proofErr w:type="spellStart"/>
      <w:r w:rsidRPr="004C5EC1">
        <w:t>dengan</w:t>
      </w:r>
      <w:proofErr w:type="spellEnd"/>
      <w:r w:rsidRPr="004C5EC1">
        <w:t xml:space="preserve"> </w:t>
      </w:r>
      <w:proofErr w:type="spellStart"/>
      <w:r w:rsidRPr="004C5EC1">
        <w:t>hal</w:t>
      </w:r>
      <w:proofErr w:type="spellEnd"/>
      <w:r w:rsidRPr="004C5EC1">
        <w:t xml:space="preserve"> </w:t>
      </w:r>
      <w:proofErr w:type="spellStart"/>
      <w:r w:rsidRPr="004C5EC1">
        <w:t>baru</w:t>
      </w:r>
      <w:proofErr w:type="spellEnd"/>
      <w:r w:rsidRPr="004C5EC1">
        <w:t xml:space="preserve"> dan </w:t>
      </w:r>
      <w:proofErr w:type="spellStart"/>
      <w:r w:rsidRPr="004C5EC1">
        <w:t>ingin</w:t>
      </w:r>
      <w:proofErr w:type="spellEnd"/>
      <w:r w:rsidRPr="004C5EC1">
        <w:t xml:space="preserve"> </w:t>
      </w:r>
      <w:proofErr w:type="spellStart"/>
      <w:r w:rsidRPr="004C5EC1">
        <w:t>kode</w:t>
      </w:r>
      <w:proofErr w:type="spellEnd"/>
      <w:r w:rsidRPr="004C5EC1">
        <w:t xml:space="preserve"> yang </w:t>
      </w:r>
      <w:proofErr w:type="spellStart"/>
      <w:r w:rsidRPr="004C5EC1">
        <w:t>bersih</w:t>
      </w:r>
      <w:proofErr w:type="spellEnd"/>
      <w:r w:rsidRPr="004C5EC1">
        <w:t xml:space="preserve"> </w:t>
      </w:r>
      <w:proofErr w:type="spellStart"/>
      <w:r w:rsidRPr="004C5EC1">
        <w:t>tanpa</w:t>
      </w:r>
      <w:proofErr w:type="spellEnd"/>
      <w:r w:rsidRPr="004C5EC1">
        <w:t xml:space="preserve"> </w:t>
      </w:r>
      <w:proofErr w:type="spellStart"/>
      <w:r w:rsidRPr="004C5EC1">
        <w:t>memikirkan</w:t>
      </w:r>
      <w:proofErr w:type="spellEnd"/>
      <w:r w:rsidRPr="004C5EC1">
        <w:t xml:space="preserve"> </w:t>
      </w:r>
      <w:proofErr w:type="spellStart"/>
      <w:r w:rsidRPr="004C5EC1">
        <w:t>kompabilitas</w:t>
      </w:r>
      <w:proofErr w:type="spellEnd"/>
      <w:r w:rsidRPr="004C5EC1">
        <w:t xml:space="preserve"> </w:t>
      </w:r>
      <w:proofErr w:type="spellStart"/>
      <w:r w:rsidRPr="004C5EC1">
        <w:t>dengan</w:t>
      </w:r>
      <w:proofErr w:type="spellEnd"/>
      <w:r w:rsidRPr="004C5EC1">
        <w:t xml:space="preserve"> </w:t>
      </w:r>
      <w:proofErr w:type="spellStart"/>
      <w:r w:rsidRPr="004C5EC1">
        <w:t>versi</w:t>
      </w:r>
      <w:proofErr w:type="spellEnd"/>
      <w:r w:rsidRPr="004C5EC1">
        <w:t xml:space="preserve"> mobile OS lama, </w:t>
      </w:r>
      <w:proofErr w:type="spellStart"/>
      <w:r w:rsidRPr="004C5EC1">
        <w:t>maka</w:t>
      </w:r>
      <w:proofErr w:type="spellEnd"/>
      <w:r w:rsidRPr="004C5EC1">
        <w:t xml:space="preserve"> ionic </w:t>
      </w:r>
      <w:proofErr w:type="spellStart"/>
      <w:r w:rsidRPr="004C5EC1">
        <w:t>adalah</w:t>
      </w:r>
      <w:proofErr w:type="spellEnd"/>
      <w:r w:rsidRPr="004C5EC1">
        <w:t xml:space="preserve"> platform yang paling pas.</w:t>
      </w:r>
    </w:p>
    <w:p w14:paraId="3B43E7AD"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rPr>
          <w:rStyle w:val="Strong"/>
          <w:rFonts w:eastAsiaTheme="majorEastAsia"/>
        </w:rPr>
        <w:t>Berbasis</w:t>
      </w:r>
      <w:proofErr w:type="spellEnd"/>
      <w:r w:rsidRPr="004C5EC1">
        <w:rPr>
          <w:rStyle w:val="Strong"/>
          <w:rFonts w:eastAsiaTheme="majorEastAsia"/>
        </w:rPr>
        <w:t> Apache Cordova /</w:t>
      </w:r>
      <w:proofErr w:type="spellStart"/>
      <w:r w:rsidRPr="004C5EC1">
        <w:rPr>
          <w:rStyle w:val="Strong"/>
          <w:rFonts w:eastAsiaTheme="majorEastAsia"/>
        </w:rPr>
        <w:t>Phonegap</w:t>
      </w:r>
      <w:proofErr w:type="spellEnd"/>
    </w:p>
    <w:p w14:paraId="371BB236"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t>Perhatikan</w:t>
      </w:r>
      <w:proofErr w:type="spellEnd"/>
      <w:r w:rsidRPr="004C5EC1">
        <w:t xml:space="preserve"> point </w:t>
      </w:r>
      <w:proofErr w:type="spellStart"/>
      <w:r w:rsidRPr="004C5EC1">
        <w:t>ini</w:t>
      </w:r>
      <w:proofErr w:type="spellEnd"/>
      <w:r w:rsidRPr="004C5EC1">
        <w:t xml:space="preserve">. Ionic </w:t>
      </w:r>
      <w:proofErr w:type="spellStart"/>
      <w:r w:rsidRPr="004C5EC1">
        <w:t>hanya</w:t>
      </w:r>
      <w:proofErr w:type="spellEnd"/>
      <w:r w:rsidRPr="004C5EC1">
        <w:t xml:space="preserve"> </w:t>
      </w:r>
      <w:proofErr w:type="spellStart"/>
      <w:r w:rsidRPr="004C5EC1">
        <w:t>menyediakan</w:t>
      </w:r>
      <w:proofErr w:type="spellEnd"/>
      <w:r w:rsidRPr="004C5EC1">
        <w:t xml:space="preserve"> </w:t>
      </w:r>
      <w:proofErr w:type="spellStart"/>
      <w:r w:rsidRPr="004C5EC1">
        <w:t>frameworknya</w:t>
      </w:r>
      <w:proofErr w:type="spellEnd"/>
      <w:r w:rsidRPr="004C5EC1">
        <w:t xml:space="preserve">, </w:t>
      </w:r>
      <w:proofErr w:type="spellStart"/>
      <w:r w:rsidRPr="004C5EC1">
        <w:t>untuk</w:t>
      </w:r>
      <w:proofErr w:type="spellEnd"/>
      <w:r w:rsidRPr="004C5EC1">
        <w:t xml:space="preserve"> </w:t>
      </w:r>
      <w:proofErr w:type="spellStart"/>
      <w:r w:rsidRPr="004C5EC1">
        <w:t>membungkusnya</w:t>
      </w:r>
      <w:proofErr w:type="spellEnd"/>
      <w:r w:rsidRPr="004C5EC1">
        <w:t xml:space="preserve"> </w:t>
      </w:r>
      <w:proofErr w:type="spellStart"/>
      <w:r w:rsidRPr="004C5EC1">
        <w:t>menjadi</w:t>
      </w:r>
      <w:proofErr w:type="spellEnd"/>
      <w:r w:rsidRPr="004C5EC1">
        <w:t xml:space="preserve"> </w:t>
      </w:r>
      <w:proofErr w:type="spellStart"/>
      <w:r w:rsidRPr="004C5EC1">
        <w:t>aplikasi</w:t>
      </w:r>
      <w:proofErr w:type="spellEnd"/>
      <w:r w:rsidRPr="004C5EC1">
        <w:t xml:space="preserve"> Android </w:t>
      </w:r>
      <w:proofErr w:type="spellStart"/>
      <w:r w:rsidRPr="004C5EC1">
        <w:t>atau</w:t>
      </w:r>
      <w:proofErr w:type="spellEnd"/>
      <w:r w:rsidRPr="004C5EC1">
        <w:t xml:space="preserve"> iOS </w:t>
      </w:r>
      <w:proofErr w:type="spellStart"/>
      <w:r w:rsidRPr="004C5EC1">
        <w:t>anda</w:t>
      </w:r>
      <w:proofErr w:type="spellEnd"/>
      <w:r w:rsidRPr="004C5EC1">
        <w:t xml:space="preserve"> </w:t>
      </w:r>
      <w:proofErr w:type="spellStart"/>
      <w:r w:rsidRPr="004C5EC1">
        <w:t>tetap</w:t>
      </w:r>
      <w:proofErr w:type="spellEnd"/>
      <w:r w:rsidRPr="004C5EC1">
        <w:t xml:space="preserve"> </w:t>
      </w:r>
      <w:proofErr w:type="spellStart"/>
      <w:r w:rsidRPr="004C5EC1">
        <w:t>pakai</w:t>
      </w:r>
      <w:proofErr w:type="spellEnd"/>
      <w:r w:rsidRPr="004C5EC1">
        <w:t xml:space="preserve"> </w:t>
      </w:r>
      <w:proofErr w:type="spellStart"/>
      <w:r w:rsidRPr="004C5EC1">
        <w:t>phonegap</w:t>
      </w:r>
      <w:proofErr w:type="spellEnd"/>
      <w:r w:rsidRPr="004C5EC1">
        <w:t xml:space="preserve">. </w:t>
      </w:r>
      <w:proofErr w:type="spellStart"/>
      <w:r w:rsidRPr="004C5EC1">
        <w:t>Artinya</w:t>
      </w:r>
      <w:proofErr w:type="spellEnd"/>
      <w:r w:rsidRPr="004C5EC1">
        <w:t xml:space="preserve"> </w:t>
      </w:r>
      <w:proofErr w:type="spellStart"/>
      <w:r w:rsidRPr="004C5EC1">
        <w:t>bagi</w:t>
      </w:r>
      <w:proofErr w:type="spellEnd"/>
      <w:r w:rsidRPr="004C5EC1">
        <w:t xml:space="preserve"> para </w:t>
      </w:r>
      <w:proofErr w:type="spellStart"/>
      <w:r w:rsidRPr="004C5EC1">
        <w:t>programer</w:t>
      </w:r>
      <w:proofErr w:type="spellEnd"/>
      <w:r w:rsidRPr="004C5EC1">
        <w:t xml:space="preserve"> </w:t>
      </w:r>
      <w:proofErr w:type="spellStart"/>
      <w:proofErr w:type="gramStart"/>
      <w:r w:rsidRPr="004C5EC1">
        <w:t>phonegap</w:t>
      </w:r>
      <w:proofErr w:type="spellEnd"/>
      <w:r w:rsidRPr="004C5EC1">
        <w:t xml:space="preserve">  </w:t>
      </w:r>
      <w:proofErr w:type="spellStart"/>
      <w:r w:rsidRPr="004C5EC1">
        <w:t>dengan</w:t>
      </w:r>
      <w:proofErr w:type="spellEnd"/>
      <w:proofErr w:type="gramEnd"/>
      <w:r w:rsidRPr="004C5EC1">
        <w:t xml:space="preserve"> platform lain, </w:t>
      </w:r>
      <w:proofErr w:type="spellStart"/>
      <w:r w:rsidRPr="004C5EC1">
        <w:t>keahliannya</w:t>
      </w:r>
      <w:proofErr w:type="spellEnd"/>
      <w:r w:rsidRPr="004C5EC1">
        <w:t xml:space="preserve"> </w:t>
      </w:r>
      <w:proofErr w:type="spellStart"/>
      <w:r w:rsidRPr="004C5EC1">
        <w:t>tetap</w:t>
      </w:r>
      <w:proofErr w:type="spellEnd"/>
      <w:r w:rsidRPr="004C5EC1">
        <w:t xml:space="preserve"> </w:t>
      </w:r>
      <w:proofErr w:type="spellStart"/>
      <w:r w:rsidRPr="004C5EC1">
        <w:t>bisa</w:t>
      </w:r>
      <w:proofErr w:type="spellEnd"/>
      <w:r w:rsidRPr="004C5EC1">
        <w:t xml:space="preserve"> </w:t>
      </w:r>
      <w:proofErr w:type="spellStart"/>
      <w:r w:rsidRPr="004C5EC1">
        <w:t>dipakai</w:t>
      </w:r>
      <w:proofErr w:type="spellEnd"/>
      <w:r w:rsidRPr="004C5EC1">
        <w:t>.</w:t>
      </w:r>
    </w:p>
    <w:p w14:paraId="3C909DB4" w14:textId="77777777" w:rsidR="00BB2E15" w:rsidRPr="004C5EC1" w:rsidRDefault="00BB2E15" w:rsidP="004C5EC1">
      <w:pPr>
        <w:pStyle w:val="Heading2"/>
        <w:shd w:val="clear" w:color="auto" w:fill="FFFFFF"/>
        <w:spacing w:before="0" w:after="225" w:line="360" w:lineRule="auto"/>
        <w:jc w:val="both"/>
        <w:rPr>
          <w:rFonts w:ascii="Times New Roman" w:hAnsi="Times New Roman" w:cs="Times New Roman"/>
          <w:color w:val="auto"/>
          <w:sz w:val="24"/>
          <w:szCs w:val="24"/>
        </w:rPr>
      </w:pPr>
      <w:r w:rsidRPr="004C5EC1">
        <w:rPr>
          <w:rFonts w:ascii="Times New Roman" w:hAnsi="Times New Roman" w:cs="Times New Roman"/>
          <w:color w:val="auto"/>
          <w:sz w:val="24"/>
          <w:szCs w:val="24"/>
        </w:rPr>
        <w:t>Tool Resmi Ionic</w:t>
      </w:r>
    </w:p>
    <w:p w14:paraId="12FEE54D" w14:textId="77777777" w:rsidR="00BB2E15" w:rsidRPr="004C5EC1" w:rsidRDefault="00BB2E15" w:rsidP="004C5EC1">
      <w:pPr>
        <w:pStyle w:val="Heading3"/>
        <w:shd w:val="clear" w:color="auto" w:fill="FFFFFF"/>
        <w:spacing w:before="0" w:after="225" w:line="360" w:lineRule="auto"/>
        <w:jc w:val="both"/>
        <w:rPr>
          <w:rFonts w:ascii="Times New Roman" w:hAnsi="Times New Roman" w:cs="Times New Roman"/>
          <w:b/>
          <w:bCs/>
          <w:color w:val="auto"/>
        </w:rPr>
      </w:pPr>
      <w:r w:rsidRPr="004C5EC1">
        <w:rPr>
          <w:rFonts w:ascii="Times New Roman" w:hAnsi="Times New Roman" w:cs="Times New Roman"/>
          <w:b/>
          <w:bCs/>
          <w:color w:val="auto"/>
        </w:rPr>
        <w:t>Ionic CLI</w:t>
      </w:r>
    </w:p>
    <w:p w14:paraId="57AF6575" w14:textId="77777777" w:rsidR="00BB2E15" w:rsidRPr="004C5EC1" w:rsidRDefault="00BB2E15" w:rsidP="004C5EC1">
      <w:pPr>
        <w:pStyle w:val="NormalWeb"/>
        <w:shd w:val="clear" w:color="auto" w:fill="FFFFFF"/>
        <w:spacing w:before="0" w:beforeAutospacing="0" w:after="225" w:afterAutospacing="0" w:line="360" w:lineRule="auto"/>
        <w:jc w:val="both"/>
      </w:pPr>
      <w:r w:rsidRPr="004C5EC1">
        <w:t xml:space="preserve">Ionic CLI </w:t>
      </w:r>
      <w:proofErr w:type="spellStart"/>
      <w:r w:rsidRPr="004C5EC1">
        <w:t>adalah</w:t>
      </w:r>
      <w:proofErr w:type="spellEnd"/>
      <w:r w:rsidRPr="004C5EC1">
        <w:t xml:space="preserve"> tool command line yang </w:t>
      </w:r>
      <w:proofErr w:type="spellStart"/>
      <w:r w:rsidRPr="004C5EC1">
        <w:t>digunakan</w:t>
      </w:r>
      <w:proofErr w:type="spellEnd"/>
      <w:r w:rsidRPr="004C5EC1">
        <w:t xml:space="preserve"> </w:t>
      </w:r>
      <w:proofErr w:type="spellStart"/>
      <w:r w:rsidRPr="004C5EC1">
        <w:t>untuk</w:t>
      </w:r>
      <w:proofErr w:type="spellEnd"/>
      <w:r w:rsidRPr="004C5EC1">
        <w:t xml:space="preserve"> </w:t>
      </w:r>
      <w:proofErr w:type="spellStart"/>
      <w:r w:rsidRPr="004C5EC1">
        <w:t>membuat</w:t>
      </w:r>
      <w:proofErr w:type="spellEnd"/>
      <w:r w:rsidRPr="004C5EC1">
        <w:t xml:space="preserve"> project dan </w:t>
      </w:r>
      <w:proofErr w:type="spellStart"/>
      <w:r w:rsidRPr="004C5EC1">
        <w:t>menjalankan</w:t>
      </w:r>
      <w:proofErr w:type="spellEnd"/>
      <w:r w:rsidRPr="004C5EC1">
        <w:t xml:space="preserve"> project. Masih </w:t>
      </w:r>
      <w:proofErr w:type="spellStart"/>
      <w:r w:rsidRPr="004C5EC1">
        <w:t>banyak</w:t>
      </w:r>
      <w:proofErr w:type="spellEnd"/>
      <w:r w:rsidRPr="004C5EC1">
        <w:t xml:space="preserve"> </w:t>
      </w:r>
      <w:proofErr w:type="spellStart"/>
      <w:r w:rsidRPr="004C5EC1">
        <w:t>fitur</w:t>
      </w:r>
      <w:proofErr w:type="spellEnd"/>
      <w:r w:rsidRPr="004C5EC1">
        <w:t xml:space="preserve"> </w:t>
      </w:r>
      <w:proofErr w:type="spellStart"/>
      <w:r w:rsidRPr="004C5EC1">
        <w:t>dari</w:t>
      </w:r>
      <w:proofErr w:type="spellEnd"/>
      <w:r w:rsidRPr="004C5EC1">
        <w:t xml:space="preserve"> </w:t>
      </w:r>
      <w:r w:rsidRPr="004C5EC1">
        <w:lastRenderedPageBreak/>
        <w:t xml:space="preserve">ionic CLI </w:t>
      </w:r>
      <w:proofErr w:type="spellStart"/>
      <w:r w:rsidRPr="004C5EC1">
        <w:t>ini</w:t>
      </w:r>
      <w:proofErr w:type="spellEnd"/>
      <w:r w:rsidRPr="004C5EC1">
        <w:t xml:space="preserve">, </w:t>
      </w:r>
      <w:proofErr w:type="spellStart"/>
      <w:r w:rsidRPr="004C5EC1">
        <w:t>silahkan</w:t>
      </w:r>
      <w:proofErr w:type="spellEnd"/>
      <w:r w:rsidRPr="004C5EC1">
        <w:t xml:space="preserve"> </w:t>
      </w:r>
      <w:proofErr w:type="spellStart"/>
      <w:r w:rsidRPr="004C5EC1">
        <w:t>mengacu</w:t>
      </w:r>
      <w:proofErr w:type="spellEnd"/>
      <w:r w:rsidRPr="004C5EC1">
        <w:t xml:space="preserve"> </w:t>
      </w:r>
      <w:proofErr w:type="spellStart"/>
      <w:r w:rsidRPr="004C5EC1">
        <w:t>ke</w:t>
      </w:r>
      <w:proofErr w:type="spellEnd"/>
      <w:r w:rsidRPr="004C5EC1">
        <w:t> </w:t>
      </w:r>
      <w:hyperlink r:id="rId171" w:tgtFrame="_blank" w:history="1">
        <w:r w:rsidRPr="004C5EC1">
          <w:rPr>
            <w:rStyle w:val="Hyperlink"/>
            <w:color w:val="auto"/>
          </w:rPr>
          <w:t>http://ionicframework.com/docs/cli/start.html</w:t>
        </w:r>
      </w:hyperlink>
      <w:r w:rsidRPr="004C5EC1">
        <w:t>.</w:t>
      </w:r>
    </w:p>
    <w:p w14:paraId="7ED412F7" w14:textId="77777777" w:rsidR="00BB2E15" w:rsidRPr="004C5EC1" w:rsidRDefault="00BB2E15" w:rsidP="004C5EC1">
      <w:pPr>
        <w:pStyle w:val="Heading3"/>
        <w:shd w:val="clear" w:color="auto" w:fill="FFFFFF"/>
        <w:spacing w:before="0" w:after="225" w:line="360" w:lineRule="auto"/>
        <w:jc w:val="both"/>
        <w:rPr>
          <w:rFonts w:ascii="Times New Roman" w:hAnsi="Times New Roman" w:cs="Times New Roman"/>
          <w:color w:val="auto"/>
        </w:rPr>
      </w:pPr>
      <w:r w:rsidRPr="004C5EC1">
        <w:rPr>
          <w:rFonts w:ascii="Times New Roman" w:hAnsi="Times New Roman" w:cs="Times New Roman"/>
          <w:b/>
          <w:bCs/>
          <w:color w:val="auto"/>
        </w:rPr>
        <w:t>ionic Lab</w:t>
      </w:r>
    </w:p>
    <w:p w14:paraId="28E8894A"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t>IonicLab</w:t>
      </w:r>
      <w:proofErr w:type="spellEnd"/>
      <w:r w:rsidRPr="004C5EC1">
        <w:t xml:space="preserve"> </w:t>
      </w:r>
      <w:proofErr w:type="spellStart"/>
      <w:r w:rsidRPr="004C5EC1">
        <w:t>Adalah</w:t>
      </w:r>
      <w:proofErr w:type="spellEnd"/>
      <w:r w:rsidRPr="004C5EC1">
        <w:t xml:space="preserve"> </w:t>
      </w:r>
      <w:proofErr w:type="spellStart"/>
      <w:r w:rsidRPr="004C5EC1">
        <w:t>solusi</w:t>
      </w:r>
      <w:proofErr w:type="spellEnd"/>
      <w:r w:rsidRPr="004C5EC1">
        <w:t xml:space="preserve"> </w:t>
      </w:r>
      <w:proofErr w:type="spellStart"/>
      <w:r w:rsidRPr="004C5EC1">
        <w:t>bagi</w:t>
      </w:r>
      <w:proofErr w:type="spellEnd"/>
      <w:r w:rsidRPr="004C5EC1">
        <w:t xml:space="preserve"> </w:t>
      </w:r>
      <w:proofErr w:type="spellStart"/>
      <w:r w:rsidRPr="004C5EC1">
        <w:t>anda</w:t>
      </w:r>
      <w:proofErr w:type="spellEnd"/>
      <w:r w:rsidRPr="004C5EC1">
        <w:t xml:space="preserve"> yang </w:t>
      </w:r>
      <w:proofErr w:type="spellStart"/>
      <w:r w:rsidRPr="004C5EC1">
        <w:t>ingin</w:t>
      </w:r>
      <w:proofErr w:type="spellEnd"/>
      <w:r w:rsidRPr="004C5EC1">
        <w:t xml:space="preserve"> </w:t>
      </w:r>
      <w:proofErr w:type="spellStart"/>
      <w:r w:rsidRPr="004C5EC1">
        <w:t>kenyamanan</w:t>
      </w:r>
      <w:proofErr w:type="spellEnd"/>
      <w:r w:rsidRPr="004C5EC1">
        <w:t xml:space="preserve">. </w:t>
      </w:r>
      <w:proofErr w:type="spellStart"/>
      <w:r w:rsidRPr="004C5EC1">
        <w:t>IonicLab</w:t>
      </w:r>
      <w:proofErr w:type="spellEnd"/>
      <w:r w:rsidRPr="004C5EC1">
        <w:t xml:space="preserve"> </w:t>
      </w:r>
      <w:proofErr w:type="spellStart"/>
      <w:r w:rsidRPr="004C5EC1">
        <w:t>adalah</w:t>
      </w:r>
      <w:proofErr w:type="spellEnd"/>
      <w:r w:rsidRPr="004C5EC1">
        <w:t xml:space="preserve"> </w:t>
      </w:r>
      <w:proofErr w:type="spellStart"/>
      <w:r w:rsidRPr="004C5EC1">
        <w:t>Versi</w:t>
      </w:r>
      <w:proofErr w:type="spellEnd"/>
      <w:r w:rsidRPr="004C5EC1">
        <w:t xml:space="preserve"> GUI </w:t>
      </w:r>
      <w:proofErr w:type="spellStart"/>
      <w:r w:rsidRPr="004C5EC1">
        <w:t>dari</w:t>
      </w:r>
      <w:proofErr w:type="spellEnd"/>
      <w:r w:rsidRPr="004C5EC1">
        <w:t xml:space="preserve"> Ionic CLI, </w:t>
      </w:r>
      <w:proofErr w:type="spellStart"/>
      <w:r w:rsidRPr="004C5EC1">
        <w:t>anda</w:t>
      </w:r>
      <w:proofErr w:type="spellEnd"/>
      <w:r w:rsidRPr="004C5EC1">
        <w:t xml:space="preserve"> </w:t>
      </w:r>
      <w:proofErr w:type="spellStart"/>
      <w:r w:rsidRPr="004C5EC1">
        <w:t>tinggal</w:t>
      </w:r>
      <w:proofErr w:type="spellEnd"/>
      <w:r w:rsidRPr="004C5EC1">
        <w:t xml:space="preserve"> </w:t>
      </w:r>
      <w:proofErr w:type="spellStart"/>
      <w:r w:rsidRPr="004C5EC1">
        <w:t>klik</w:t>
      </w:r>
      <w:proofErr w:type="spellEnd"/>
      <w:r w:rsidRPr="004C5EC1">
        <w:t xml:space="preserve"> </w:t>
      </w:r>
      <w:proofErr w:type="spellStart"/>
      <w:r w:rsidRPr="004C5EC1">
        <w:t>untuk</w:t>
      </w:r>
      <w:proofErr w:type="spellEnd"/>
      <w:r w:rsidRPr="004C5EC1">
        <w:t xml:space="preserve"> </w:t>
      </w:r>
      <w:proofErr w:type="spellStart"/>
      <w:r w:rsidRPr="004C5EC1">
        <w:t>melakukan</w:t>
      </w:r>
      <w:proofErr w:type="spellEnd"/>
      <w:r w:rsidRPr="004C5EC1">
        <w:t xml:space="preserve"> </w:t>
      </w:r>
      <w:proofErr w:type="spellStart"/>
      <w:r w:rsidRPr="004C5EC1">
        <w:t>operasi</w:t>
      </w:r>
      <w:proofErr w:type="spellEnd"/>
      <w:r w:rsidRPr="004C5EC1">
        <w:t xml:space="preserve"> </w:t>
      </w:r>
      <w:proofErr w:type="spellStart"/>
      <w:r w:rsidRPr="004C5EC1">
        <w:t>operasi</w:t>
      </w:r>
      <w:proofErr w:type="spellEnd"/>
      <w:r w:rsidRPr="004C5EC1">
        <w:t xml:space="preserve"> yang </w:t>
      </w:r>
      <w:proofErr w:type="spellStart"/>
      <w:r w:rsidRPr="004C5EC1">
        <w:t>semula</w:t>
      </w:r>
      <w:proofErr w:type="spellEnd"/>
      <w:r w:rsidRPr="004C5EC1">
        <w:t xml:space="preserve"> </w:t>
      </w:r>
      <w:proofErr w:type="spellStart"/>
      <w:r w:rsidRPr="004C5EC1">
        <w:t>harus</w:t>
      </w:r>
      <w:proofErr w:type="spellEnd"/>
      <w:r w:rsidRPr="004C5EC1">
        <w:t xml:space="preserve"> </w:t>
      </w:r>
      <w:proofErr w:type="spellStart"/>
      <w:r w:rsidRPr="004C5EC1">
        <w:t>mengetikan</w:t>
      </w:r>
      <w:proofErr w:type="spellEnd"/>
      <w:r w:rsidRPr="004C5EC1">
        <w:t xml:space="preserve"> </w:t>
      </w:r>
      <w:proofErr w:type="spellStart"/>
      <w:r w:rsidRPr="004C5EC1">
        <w:t>perintah</w:t>
      </w:r>
      <w:proofErr w:type="spellEnd"/>
      <w:r w:rsidRPr="004C5EC1">
        <w:t xml:space="preserve"> di Console.</w:t>
      </w:r>
    </w:p>
    <w:p w14:paraId="7BE7A396" w14:textId="40F435E6" w:rsidR="00BB2E15" w:rsidRPr="004C5EC1" w:rsidRDefault="00BB2E15" w:rsidP="004C5EC1">
      <w:pPr>
        <w:shd w:val="clear" w:color="auto" w:fill="FFFFFF"/>
        <w:spacing w:line="360" w:lineRule="auto"/>
        <w:jc w:val="both"/>
        <w:rPr>
          <w:rFonts w:ascii="Times New Roman" w:hAnsi="Times New Roman" w:cs="Times New Roman"/>
          <w:sz w:val="24"/>
          <w:szCs w:val="24"/>
        </w:rPr>
      </w:pPr>
      <w:r w:rsidRPr="004C5EC1">
        <w:rPr>
          <w:rFonts w:ascii="Times New Roman" w:hAnsi="Times New Roman" w:cs="Times New Roman"/>
          <w:noProof/>
          <w:sz w:val="24"/>
          <w:szCs w:val="24"/>
          <w:lang w:val="en-US"/>
        </w:rPr>
        <w:drawing>
          <wp:inline distT="0" distB="0" distL="0" distR="0" wp14:anchorId="21411051" wp14:editId="5DD2DFC4">
            <wp:extent cx="4597452" cy="3057233"/>
            <wp:effectExtent l="0" t="0" r="0" b="0"/>
            <wp:docPr id="78" name="Picture 78" descr="Ionic Lab">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nic Lab">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97688" cy="3057390"/>
                    </a:xfrm>
                    <a:prstGeom prst="rect">
                      <a:avLst/>
                    </a:prstGeom>
                    <a:noFill/>
                    <a:ln>
                      <a:noFill/>
                    </a:ln>
                  </pic:spPr>
                </pic:pic>
              </a:graphicData>
            </a:graphic>
          </wp:inline>
        </w:drawing>
      </w:r>
    </w:p>
    <w:p w14:paraId="007BAB2E" w14:textId="77777777" w:rsidR="00BB2E15" w:rsidRPr="004C5EC1" w:rsidRDefault="00BB2E15" w:rsidP="004C5EC1">
      <w:pPr>
        <w:pStyle w:val="wp-caption-text"/>
        <w:shd w:val="clear" w:color="auto" w:fill="FFFFFF"/>
        <w:spacing w:before="0" w:beforeAutospacing="0" w:after="225" w:afterAutospacing="0" w:line="360" w:lineRule="auto"/>
        <w:jc w:val="both"/>
        <w:rPr>
          <w:b/>
          <w:bCs/>
        </w:rPr>
      </w:pPr>
      <w:r w:rsidRPr="004C5EC1">
        <w:rPr>
          <w:b/>
          <w:bCs/>
        </w:rPr>
        <w:t>Ionic Lab</w:t>
      </w:r>
    </w:p>
    <w:p w14:paraId="2362B697" w14:textId="77777777" w:rsidR="00BB2E15" w:rsidRPr="004C5EC1" w:rsidRDefault="00BB2E15" w:rsidP="004C5EC1">
      <w:pPr>
        <w:pStyle w:val="Heading3"/>
        <w:shd w:val="clear" w:color="auto" w:fill="FFFFFF"/>
        <w:spacing w:before="0" w:after="225" w:line="360" w:lineRule="auto"/>
        <w:jc w:val="both"/>
        <w:rPr>
          <w:rFonts w:ascii="Times New Roman" w:hAnsi="Times New Roman" w:cs="Times New Roman"/>
          <w:b/>
          <w:bCs/>
          <w:color w:val="auto"/>
        </w:rPr>
      </w:pPr>
      <w:r w:rsidRPr="004C5EC1">
        <w:rPr>
          <w:rFonts w:ascii="Times New Roman" w:hAnsi="Times New Roman" w:cs="Times New Roman"/>
          <w:b/>
          <w:bCs/>
          <w:color w:val="auto"/>
        </w:rPr>
        <w:t>Ionic Creator</w:t>
      </w:r>
    </w:p>
    <w:p w14:paraId="1D037F26" w14:textId="77777777" w:rsidR="00BB2E15" w:rsidRPr="004C5EC1" w:rsidRDefault="00BB2E15" w:rsidP="004C5EC1">
      <w:pPr>
        <w:pStyle w:val="NormalWeb"/>
        <w:shd w:val="clear" w:color="auto" w:fill="FFFFFF"/>
        <w:spacing w:before="0" w:beforeAutospacing="0" w:after="225" w:afterAutospacing="0" w:line="360" w:lineRule="auto"/>
        <w:jc w:val="both"/>
      </w:pPr>
      <w:proofErr w:type="spellStart"/>
      <w:r w:rsidRPr="004C5EC1">
        <w:t>Berbeda</w:t>
      </w:r>
      <w:proofErr w:type="spellEnd"/>
      <w:r w:rsidRPr="004C5EC1">
        <w:t xml:space="preserve"> </w:t>
      </w:r>
      <w:proofErr w:type="spellStart"/>
      <w:r w:rsidRPr="004C5EC1">
        <w:t>dengan</w:t>
      </w:r>
      <w:proofErr w:type="spellEnd"/>
      <w:r w:rsidRPr="004C5EC1">
        <w:t xml:space="preserve"> jQuery mobile </w:t>
      </w:r>
      <w:proofErr w:type="spellStart"/>
      <w:r w:rsidRPr="004C5EC1">
        <w:t>atau</w:t>
      </w:r>
      <w:proofErr w:type="spellEnd"/>
      <w:r w:rsidRPr="004C5EC1">
        <w:t xml:space="preserve"> platform lain yang </w:t>
      </w:r>
      <w:proofErr w:type="spellStart"/>
      <w:r w:rsidRPr="004C5EC1">
        <w:t>memaksa</w:t>
      </w:r>
      <w:proofErr w:type="spellEnd"/>
      <w:r w:rsidRPr="004C5EC1">
        <w:t xml:space="preserve"> </w:t>
      </w:r>
      <w:proofErr w:type="spellStart"/>
      <w:r w:rsidRPr="004C5EC1">
        <w:t>kita</w:t>
      </w:r>
      <w:proofErr w:type="spellEnd"/>
      <w:r w:rsidRPr="004C5EC1">
        <w:t xml:space="preserve"> coding manual </w:t>
      </w:r>
      <w:proofErr w:type="spellStart"/>
      <w:r w:rsidRPr="004C5EC1">
        <w:t>untuk</w:t>
      </w:r>
      <w:proofErr w:type="spellEnd"/>
      <w:r w:rsidRPr="004C5EC1">
        <w:t xml:space="preserve"> </w:t>
      </w:r>
      <w:proofErr w:type="spellStart"/>
      <w:r w:rsidRPr="004C5EC1">
        <w:t>mendesain</w:t>
      </w:r>
      <w:proofErr w:type="spellEnd"/>
      <w:r w:rsidRPr="004C5EC1">
        <w:t xml:space="preserve"> </w:t>
      </w:r>
      <w:proofErr w:type="spellStart"/>
      <w:r w:rsidRPr="004C5EC1">
        <w:t>tampilan</w:t>
      </w:r>
      <w:proofErr w:type="spellEnd"/>
      <w:r w:rsidRPr="004C5EC1">
        <w:t xml:space="preserve"> </w:t>
      </w:r>
      <w:proofErr w:type="spellStart"/>
      <w:r w:rsidRPr="004C5EC1">
        <w:t>UInya</w:t>
      </w:r>
      <w:proofErr w:type="spellEnd"/>
      <w:r w:rsidRPr="004C5EC1">
        <w:t xml:space="preserve">. Ionic </w:t>
      </w:r>
      <w:proofErr w:type="spellStart"/>
      <w:r w:rsidRPr="004C5EC1">
        <w:t>menyediakan</w:t>
      </w:r>
      <w:proofErr w:type="spellEnd"/>
      <w:r w:rsidRPr="004C5EC1">
        <w:t xml:space="preserve"> Ionic </w:t>
      </w:r>
      <w:proofErr w:type="spellStart"/>
      <w:r w:rsidRPr="004C5EC1">
        <w:t>Creater</w:t>
      </w:r>
      <w:proofErr w:type="spellEnd"/>
      <w:r w:rsidRPr="004C5EC1">
        <w:t xml:space="preserve">, </w:t>
      </w:r>
      <w:proofErr w:type="spellStart"/>
      <w:r w:rsidRPr="004C5EC1">
        <w:t>produk</w:t>
      </w:r>
      <w:proofErr w:type="spellEnd"/>
      <w:r w:rsidRPr="004C5EC1">
        <w:t xml:space="preserve"> free yang </w:t>
      </w:r>
      <w:proofErr w:type="spellStart"/>
      <w:r w:rsidRPr="004C5EC1">
        <w:t>akan</w:t>
      </w:r>
      <w:proofErr w:type="spellEnd"/>
      <w:r w:rsidRPr="004C5EC1">
        <w:t xml:space="preserve"> </w:t>
      </w:r>
      <w:proofErr w:type="spellStart"/>
      <w:r w:rsidRPr="004C5EC1">
        <w:t>memudahkan</w:t>
      </w:r>
      <w:proofErr w:type="spellEnd"/>
      <w:r w:rsidRPr="004C5EC1">
        <w:t xml:space="preserve"> </w:t>
      </w:r>
      <w:proofErr w:type="spellStart"/>
      <w:r w:rsidRPr="004C5EC1">
        <w:t>anda</w:t>
      </w:r>
      <w:proofErr w:type="spellEnd"/>
      <w:r w:rsidRPr="004C5EC1">
        <w:t xml:space="preserve"> </w:t>
      </w:r>
      <w:proofErr w:type="spellStart"/>
      <w:r w:rsidRPr="004C5EC1">
        <w:t>mendesain</w:t>
      </w:r>
      <w:proofErr w:type="spellEnd"/>
      <w:r w:rsidRPr="004C5EC1">
        <w:t xml:space="preserve"> </w:t>
      </w:r>
      <w:proofErr w:type="spellStart"/>
      <w:r w:rsidRPr="004C5EC1">
        <w:t>tampilan</w:t>
      </w:r>
      <w:proofErr w:type="spellEnd"/>
      <w:r w:rsidRPr="004C5EC1">
        <w:t xml:space="preserve"> UI </w:t>
      </w:r>
      <w:proofErr w:type="spellStart"/>
      <w:r w:rsidRPr="004C5EC1">
        <w:t>dari</w:t>
      </w:r>
      <w:proofErr w:type="spellEnd"/>
      <w:r w:rsidRPr="004C5EC1">
        <w:t xml:space="preserve"> </w:t>
      </w:r>
      <w:proofErr w:type="spellStart"/>
      <w:r w:rsidRPr="004C5EC1">
        <w:t>aplikasi</w:t>
      </w:r>
      <w:proofErr w:type="spellEnd"/>
      <w:r w:rsidRPr="004C5EC1">
        <w:t xml:space="preserve">. Ionic Creator </w:t>
      </w:r>
      <w:proofErr w:type="spellStart"/>
      <w:r w:rsidRPr="004C5EC1">
        <w:t>sendiri</w:t>
      </w:r>
      <w:proofErr w:type="spellEnd"/>
      <w:r w:rsidRPr="004C5EC1">
        <w:t xml:space="preserve"> </w:t>
      </w:r>
      <w:proofErr w:type="spellStart"/>
      <w:r w:rsidRPr="004C5EC1">
        <w:lastRenderedPageBreak/>
        <w:t>adalah</w:t>
      </w:r>
      <w:proofErr w:type="spellEnd"/>
      <w:r w:rsidRPr="004C5EC1">
        <w:t xml:space="preserve"> WebApp </w:t>
      </w:r>
      <w:proofErr w:type="spellStart"/>
      <w:r w:rsidRPr="004C5EC1">
        <w:t>artinya</w:t>
      </w:r>
      <w:proofErr w:type="spellEnd"/>
      <w:r w:rsidRPr="004C5EC1">
        <w:t xml:space="preserve"> </w:t>
      </w:r>
      <w:proofErr w:type="spellStart"/>
      <w:r w:rsidRPr="004C5EC1">
        <w:t>anda</w:t>
      </w:r>
      <w:proofErr w:type="spellEnd"/>
      <w:r w:rsidRPr="004C5EC1">
        <w:t xml:space="preserve"> </w:t>
      </w:r>
      <w:proofErr w:type="spellStart"/>
      <w:r w:rsidRPr="004C5EC1">
        <w:t>harus</w:t>
      </w:r>
      <w:proofErr w:type="spellEnd"/>
      <w:r w:rsidRPr="004C5EC1">
        <w:t xml:space="preserve"> </w:t>
      </w:r>
      <w:proofErr w:type="spellStart"/>
      <w:r w:rsidRPr="004C5EC1">
        <w:t>mengaksesnya</w:t>
      </w:r>
      <w:proofErr w:type="spellEnd"/>
      <w:r w:rsidRPr="004C5EC1">
        <w:t xml:space="preserve"> </w:t>
      </w:r>
      <w:proofErr w:type="spellStart"/>
      <w:r w:rsidRPr="004C5EC1">
        <w:t>lewat</w:t>
      </w:r>
      <w:proofErr w:type="spellEnd"/>
      <w:r w:rsidRPr="004C5EC1">
        <w:t xml:space="preserve"> Browser. </w:t>
      </w:r>
      <w:proofErr w:type="spellStart"/>
      <w:r w:rsidRPr="004C5EC1">
        <w:t>Untuk</w:t>
      </w:r>
      <w:proofErr w:type="spellEnd"/>
      <w:r w:rsidRPr="004C5EC1">
        <w:t xml:space="preserve"> </w:t>
      </w:r>
      <w:proofErr w:type="spellStart"/>
      <w:r w:rsidRPr="004C5EC1">
        <w:t>Akun</w:t>
      </w:r>
      <w:proofErr w:type="spellEnd"/>
      <w:r w:rsidRPr="004C5EC1">
        <w:t xml:space="preserve"> Free </w:t>
      </w:r>
      <w:proofErr w:type="spellStart"/>
      <w:r w:rsidRPr="004C5EC1">
        <w:t>kita</w:t>
      </w:r>
      <w:proofErr w:type="spellEnd"/>
      <w:r w:rsidRPr="004C5EC1">
        <w:t xml:space="preserve"> </w:t>
      </w:r>
      <w:proofErr w:type="spellStart"/>
      <w:r w:rsidRPr="004C5EC1">
        <w:t>hanya</w:t>
      </w:r>
      <w:proofErr w:type="spellEnd"/>
      <w:r w:rsidRPr="004C5EC1">
        <w:t xml:space="preserve"> </w:t>
      </w:r>
      <w:proofErr w:type="spellStart"/>
      <w:r w:rsidRPr="004C5EC1">
        <w:t>bisa</w:t>
      </w:r>
      <w:proofErr w:type="spellEnd"/>
      <w:r w:rsidRPr="004C5EC1">
        <w:t xml:space="preserve"> </w:t>
      </w:r>
      <w:proofErr w:type="spellStart"/>
      <w:r w:rsidRPr="004C5EC1">
        <w:t>mendesain</w:t>
      </w:r>
      <w:proofErr w:type="spellEnd"/>
      <w:r w:rsidRPr="004C5EC1">
        <w:t xml:space="preserve"> </w:t>
      </w:r>
      <w:proofErr w:type="spellStart"/>
      <w:r w:rsidRPr="004C5EC1">
        <w:t>satu</w:t>
      </w:r>
      <w:proofErr w:type="spellEnd"/>
      <w:r w:rsidRPr="004C5EC1">
        <w:t xml:space="preserve"> </w:t>
      </w:r>
      <w:proofErr w:type="spellStart"/>
      <w:r w:rsidRPr="004C5EC1">
        <w:t>aplikasi</w:t>
      </w:r>
      <w:proofErr w:type="spellEnd"/>
      <w:r w:rsidRPr="004C5EC1">
        <w:t xml:space="preserve"> </w:t>
      </w:r>
      <w:proofErr w:type="spellStart"/>
      <w:r w:rsidRPr="004C5EC1">
        <w:t>saja</w:t>
      </w:r>
      <w:proofErr w:type="spellEnd"/>
      <w:r w:rsidRPr="004C5EC1">
        <w:t xml:space="preserve">, </w:t>
      </w:r>
      <w:proofErr w:type="spellStart"/>
      <w:r w:rsidRPr="004C5EC1">
        <w:t>Jika</w:t>
      </w:r>
      <w:proofErr w:type="spellEnd"/>
      <w:r w:rsidRPr="004C5EC1">
        <w:t xml:space="preserve"> </w:t>
      </w:r>
      <w:proofErr w:type="spellStart"/>
      <w:r w:rsidRPr="004C5EC1">
        <w:t>ingin</w:t>
      </w:r>
      <w:proofErr w:type="spellEnd"/>
      <w:r w:rsidRPr="004C5EC1">
        <w:t xml:space="preserve"> </w:t>
      </w:r>
      <w:proofErr w:type="spellStart"/>
      <w:r w:rsidRPr="004C5EC1">
        <w:t>lebih</w:t>
      </w:r>
      <w:proofErr w:type="spellEnd"/>
      <w:r w:rsidRPr="004C5EC1">
        <w:t xml:space="preserve"> </w:t>
      </w:r>
      <w:proofErr w:type="spellStart"/>
      <w:r w:rsidRPr="004C5EC1">
        <w:t>belilah</w:t>
      </w:r>
      <w:proofErr w:type="spellEnd"/>
      <w:r w:rsidRPr="004C5EC1">
        <w:t xml:space="preserve"> </w:t>
      </w:r>
      <w:proofErr w:type="spellStart"/>
      <w:r w:rsidRPr="004C5EC1">
        <w:t>paket</w:t>
      </w:r>
      <w:proofErr w:type="spellEnd"/>
      <w:r w:rsidRPr="004C5EC1">
        <w:t xml:space="preserve"> Premium. Anda </w:t>
      </w:r>
      <w:proofErr w:type="spellStart"/>
      <w:r w:rsidRPr="004C5EC1">
        <w:t>bisa</w:t>
      </w:r>
      <w:proofErr w:type="spellEnd"/>
      <w:r w:rsidRPr="004C5EC1">
        <w:t xml:space="preserve"> </w:t>
      </w:r>
      <w:proofErr w:type="spellStart"/>
      <w:r w:rsidRPr="004C5EC1">
        <w:t>mencobanya</w:t>
      </w:r>
      <w:proofErr w:type="spellEnd"/>
      <w:r w:rsidRPr="004C5EC1">
        <w:t xml:space="preserve"> di </w:t>
      </w:r>
      <w:hyperlink r:id="rId174" w:tgtFrame="_blank" w:history="1">
        <w:r w:rsidRPr="004C5EC1">
          <w:rPr>
            <w:rStyle w:val="Hyperlink"/>
            <w:color w:val="auto"/>
          </w:rPr>
          <w:t>https://creator.ionic.io/app/login</w:t>
        </w:r>
      </w:hyperlink>
      <w:r w:rsidRPr="004C5EC1">
        <w:t>.</w:t>
      </w:r>
    </w:p>
    <w:p w14:paraId="2A318DF0" w14:textId="77777777" w:rsidR="00BB2E15" w:rsidRPr="00954DF7" w:rsidRDefault="00BB2E15" w:rsidP="00954DF7">
      <w:pPr>
        <w:jc w:val="both"/>
        <w:rPr>
          <w:ins w:id="25" w:author="Unknown"/>
          <w:rFonts w:ascii="Times New Roman" w:hAnsi="Times New Roman" w:cs="Times New Roman"/>
          <w:sz w:val="24"/>
          <w:szCs w:val="24"/>
        </w:rPr>
      </w:pPr>
      <w:ins w:id="26" w:author="Unknown">
        <w:r w:rsidRPr="00954DF7">
          <w:rPr>
            <w:rFonts w:ascii="Times New Roman" w:hAnsi="Times New Roman" w:cs="Times New Roman"/>
            <w:sz w:val="24"/>
            <w:szCs w:val="24"/>
          </w:rPr>
          <w:t>Ionic ViewApp</w:t>
        </w:r>
      </w:ins>
    </w:p>
    <w:p w14:paraId="4A1F0A10" w14:textId="77777777" w:rsidR="00BB2E15" w:rsidRPr="00954DF7" w:rsidRDefault="00BB2E15" w:rsidP="00954DF7">
      <w:pPr>
        <w:jc w:val="both"/>
        <w:rPr>
          <w:ins w:id="27" w:author="Unknown"/>
          <w:rFonts w:ascii="Times New Roman" w:hAnsi="Times New Roman" w:cs="Times New Roman"/>
          <w:sz w:val="24"/>
          <w:szCs w:val="24"/>
        </w:rPr>
      </w:pPr>
      <w:ins w:id="28" w:author="Unknown">
        <w:r w:rsidRPr="00954DF7">
          <w:rPr>
            <w:rFonts w:ascii="Times New Roman" w:hAnsi="Times New Roman" w:cs="Times New Roman"/>
            <w:sz w:val="24"/>
            <w:szCs w:val="24"/>
          </w:rPr>
          <w:t>Aplikasi ini adalah Aplikasi Android. Fungsi utamanya adalah mempreview program Ionic langsung dari Android. Aplikasi yang bisa di preview oleh ViewApp bisa aplikasi yang kita buat atau aplikasi orang lain yang dishare di Ionic Market.</w:t>
        </w:r>
      </w:ins>
    </w:p>
    <w:p w14:paraId="23D1F027" w14:textId="77777777" w:rsidR="00BB2E15" w:rsidRPr="00954DF7" w:rsidRDefault="00BB2E15" w:rsidP="00954DF7">
      <w:pPr>
        <w:jc w:val="both"/>
        <w:rPr>
          <w:ins w:id="29" w:author="Unknown"/>
          <w:rFonts w:ascii="Times New Roman" w:hAnsi="Times New Roman" w:cs="Times New Roman"/>
          <w:sz w:val="24"/>
          <w:szCs w:val="24"/>
        </w:rPr>
      </w:pPr>
      <w:ins w:id="30" w:author="Unknown">
        <w:r w:rsidRPr="00954DF7">
          <w:rPr>
            <w:rFonts w:ascii="Times New Roman" w:hAnsi="Times New Roman" w:cs="Times New Roman"/>
            <w:sz w:val="24"/>
            <w:szCs w:val="24"/>
          </w:rPr>
          <w:t>Apa yang harus dipelajari terlebih dahulu</w:t>
        </w:r>
      </w:ins>
    </w:p>
    <w:p w14:paraId="47F6CC5A" w14:textId="77777777" w:rsidR="00BB2E15" w:rsidRPr="00954DF7" w:rsidRDefault="00BB2E15" w:rsidP="00954DF7">
      <w:pPr>
        <w:jc w:val="both"/>
        <w:rPr>
          <w:ins w:id="31" w:author="Unknown"/>
          <w:rFonts w:ascii="Times New Roman" w:hAnsi="Times New Roman" w:cs="Times New Roman"/>
          <w:sz w:val="24"/>
          <w:szCs w:val="24"/>
        </w:rPr>
      </w:pPr>
      <w:ins w:id="32" w:author="Unknown">
        <w:r w:rsidRPr="00954DF7">
          <w:rPr>
            <w:rFonts w:ascii="Times New Roman" w:hAnsi="Times New Roman" w:cs="Times New Roman"/>
            <w:sz w:val="24"/>
            <w:szCs w:val="24"/>
          </w:rPr>
          <w:t>Setelah kita tahu teknologi kelebihan ionic diatas, ada beberapa teknologi yang harus ada kuasai, minimal anda tahu sebelum terjun ke Ionic. Ilmu ini harus anda pahami kalau ingin membuat aplikasi bagus. Kalau anda tidak pernah mencoba atau mendengar teknologi dibawah ini, jangan buru buru coba ionic, kalau dipaksakan, paling paling anda berhenti ditengah jalan.Teknologi itu adalah</w:t>
        </w:r>
      </w:ins>
    </w:p>
    <w:p w14:paraId="620A7DC6" w14:textId="77777777" w:rsidR="00BB2E15" w:rsidRPr="00954DF7" w:rsidRDefault="00BB2E15" w:rsidP="00954DF7">
      <w:pPr>
        <w:jc w:val="both"/>
        <w:rPr>
          <w:ins w:id="33" w:author="Unknown"/>
          <w:rFonts w:ascii="Times New Roman" w:hAnsi="Times New Roman" w:cs="Times New Roman"/>
          <w:sz w:val="24"/>
          <w:szCs w:val="24"/>
        </w:rPr>
      </w:pPr>
      <w:ins w:id="34" w:author="Unknown">
        <w:r w:rsidRPr="00954DF7">
          <w:rPr>
            <w:rFonts w:ascii="Times New Roman" w:hAnsi="Times New Roman" w:cs="Times New Roman"/>
            <w:sz w:val="24"/>
            <w:szCs w:val="24"/>
          </w:rPr>
          <w:t>HTML5/CSS/Javascript</w:t>
        </w:r>
      </w:ins>
    </w:p>
    <w:p w14:paraId="4787F00B" w14:textId="77777777" w:rsidR="00BB2E15" w:rsidRPr="00954DF7" w:rsidRDefault="00BB2E15" w:rsidP="00954DF7">
      <w:pPr>
        <w:jc w:val="both"/>
        <w:rPr>
          <w:ins w:id="35" w:author="Unknown"/>
          <w:rFonts w:ascii="Times New Roman" w:hAnsi="Times New Roman" w:cs="Times New Roman"/>
          <w:sz w:val="24"/>
          <w:szCs w:val="24"/>
        </w:rPr>
      </w:pPr>
      <w:ins w:id="36" w:author="Unknown">
        <w:r w:rsidRPr="00954DF7">
          <w:rPr>
            <w:rFonts w:ascii="Times New Roman" w:hAnsi="Times New Roman" w:cs="Times New Roman"/>
            <w:sz w:val="24"/>
            <w:szCs w:val="24"/>
          </w:rPr>
          <w:t>Nama komponen visual di mobile App (android/iOS)</w:t>
        </w:r>
      </w:ins>
    </w:p>
    <w:p w14:paraId="4510AB0A" w14:textId="77777777" w:rsidR="00BB2E15" w:rsidRPr="00954DF7" w:rsidRDefault="00BB2E15" w:rsidP="00954DF7">
      <w:pPr>
        <w:jc w:val="both"/>
        <w:rPr>
          <w:ins w:id="37" w:author="Unknown"/>
          <w:rFonts w:ascii="Times New Roman" w:hAnsi="Times New Roman" w:cs="Times New Roman"/>
          <w:sz w:val="24"/>
          <w:szCs w:val="24"/>
        </w:rPr>
      </w:pPr>
      <w:ins w:id="38" w:author="Unknown">
        <w:r w:rsidRPr="00954DF7">
          <w:rPr>
            <w:rFonts w:ascii="Times New Roman" w:hAnsi="Times New Roman" w:cs="Times New Roman"/>
            <w:sz w:val="24"/>
            <w:szCs w:val="24"/>
          </w:rPr>
          <w:t>AngularJS</w:t>
        </w:r>
      </w:ins>
    </w:p>
    <w:p w14:paraId="2B7E7EB1" w14:textId="77777777" w:rsidR="00BB2E15" w:rsidRPr="00954DF7" w:rsidRDefault="00BB2E15" w:rsidP="00954DF7">
      <w:pPr>
        <w:jc w:val="both"/>
        <w:rPr>
          <w:ins w:id="39" w:author="Unknown"/>
          <w:rFonts w:ascii="Times New Roman" w:hAnsi="Times New Roman" w:cs="Times New Roman"/>
          <w:sz w:val="24"/>
          <w:szCs w:val="24"/>
        </w:rPr>
      </w:pPr>
      <w:ins w:id="40" w:author="Unknown">
        <w:r w:rsidRPr="00954DF7">
          <w:rPr>
            <w:rFonts w:ascii="Times New Roman" w:hAnsi="Times New Roman" w:cs="Times New Roman"/>
            <w:sz w:val="24"/>
            <w:szCs w:val="24"/>
          </w:rPr>
          <w:t>Dasar dasar NodeJS/NPM</w:t>
        </w:r>
      </w:ins>
    </w:p>
    <w:p w14:paraId="2ECF20E5" w14:textId="77777777" w:rsidR="00BB2E15" w:rsidRPr="00954DF7" w:rsidRDefault="00BB2E15" w:rsidP="00954DF7">
      <w:pPr>
        <w:jc w:val="both"/>
        <w:rPr>
          <w:ins w:id="41" w:author="Unknown"/>
          <w:rFonts w:ascii="Times New Roman" w:hAnsi="Times New Roman" w:cs="Times New Roman"/>
          <w:sz w:val="24"/>
          <w:szCs w:val="24"/>
        </w:rPr>
      </w:pPr>
      <w:ins w:id="42" w:author="Unknown">
        <w:r w:rsidRPr="00954DF7">
          <w:rPr>
            <w:rFonts w:ascii="Times New Roman" w:hAnsi="Times New Roman" w:cs="Times New Roman"/>
            <w:sz w:val="24"/>
            <w:szCs w:val="24"/>
          </w:rPr>
          <w:t>Phonegap/Apache Cordova</w:t>
        </w:r>
      </w:ins>
    </w:p>
    <w:p w14:paraId="5B2DCDCD" w14:textId="77777777" w:rsidR="00BB2E15" w:rsidRPr="00954DF7" w:rsidRDefault="00BB2E15" w:rsidP="00954DF7">
      <w:pPr>
        <w:jc w:val="both"/>
        <w:rPr>
          <w:ins w:id="43" w:author="Unknown"/>
          <w:rFonts w:ascii="Times New Roman" w:hAnsi="Times New Roman" w:cs="Times New Roman"/>
          <w:sz w:val="24"/>
          <w:szCs w:val="24"/>
        </w:rPr>
      </w:pPr>
      <w:ins w:id="44" w:author="Unknown">
        <w:r w:rsidRPr="00954DF7">
          <w:rPr>
            <w:rFonts w:ascii="Times New Roman" w:hAnsi="Times New Roman" w:cs="Times New Roman"/>
            <w:sz w:val="24"/>
            <w:szCs w:val="24"/>
          </w:rPr>
          <w:t>Command line (CMD/Bash/Terminal Linux)</w:t>
        </w:r>
      </w:ins>
    </w:p>
    <w:p w14:paraId="073D1ECC" w14:textId="77777777" w:rsidR="00BB2E15" w:rsidRPr="00954DF7" w:rsidRDefault="00BB2E15" w:rsidP="00954DF7">
      <w:pPr>
        <w:jc w:val="both"/>
        <w:rPr>
          <w:ins w:id="45" w:author="Unknown"/>
          <w:rFonts w:ascii="Times New Roman" w:hAnsi="Times New Roman" w:cs="Times New Roman"/>
          <w:sz w:val="24"/>
          <w:szCs w:val="24"/>
        </w:rPr>
      </w:pPr>
      <w:ins w:id="46" w:author="Unknown">
        <w:r w:rsidRPr="00954DF7">
          <w:rPr>
            <w:rFonts w:ascii="Times New Roman" w:hAnsi="Times New Roman" w:cs="Times New Roman"/>
            <w:sz w:val="24"/>
            <w:szCs w:val="24"/>
          </w:rPr>
          <w:t>Cara membuatApk  atau membuild /compile  iosApp.</w:t>
        </w:r>
      </w:ins>
    </w:p>
    <w:p w14:paraId="4ED32C1C" w14:textId="77777777" w:rsidR="00BB2E15" w:rsidRPr="00954DF7" w:rsidRDefault="00BB2E15" w:rsidP="00954DF7">
      <w:pPr>
        <w:jc w:val="both"/>
        <w:rPr>
          <w:ins w:id="47" w:author="Unknown"/>
          <w:rFonts w:ascii="Times New Roman" w:hAnsi="Times New Roman" w:cs="Times New Roman"/>
          <w:sz w:val="24"/>
          <w:szCs w:val="24"/>
        </w:rPr>
      </w:pPr>
      <w:ins w:id="48" w:author="Unknown">
        <w:r w:rsidRPr="00954DF7">
          <w:rPr>
            <w:rFonts w:ascii="Times New Roman" w:hAnsi="Times New Roman" w:cs="Times New Roman"/>
            <w:sz w:val="24"/>
            <w:szCs w:val="24"/>
          </w:rPr>
          <w:t xml:space="preserve">Jadi 7 point itu harus anda pahami dulu, mengapa saya tekankan disini. Untuk point 7, jika anda hanya ingin membuat versi androidnya, maka anda tidak perlu belajar XCode.  karena banyak programer yang berusaha memakai teknologi baru tanpa memperhatikan ilmu dasarnya, makanya jangan heran banyak </w:t>
        </w:r>
        <w:r w:rsidRPr="00954DF7">
          <w:rPr>
            <w:rFonts w:ascii="Times New Roman" w:hAnsi="Times New Roman" w:cs="Times New Roman"/>
            <w:sz w:val="24"/>
            <w:szCs w:val="24"/>
          </w:rPr>
          <w:lastRenderedPageBreak/>
          <w:t>programer stress dan banyak mahasiswa mentok di tengah jalan karena tergiur berbagai fitur framework yang ditawarkan.</w:t>
        </w:r>
      </w:ins>
    </w:p>
    <w:p w14:paraId="16500A43" w14:textId="77777777" w:rsidR="00BB2E15" w:rsidRPr="00954DF7" w:rsidRDefault="00BB2E15" w:rsidP="00954DF7">
      <w:pPr>
        <w:jc w:val="both"/>
        <w:rPr>
          <w:ins w:id="49" w:author="Unknown"/>
          <w:rFonts w:ascii="Times New Roman" w:hAnsi="Times New Roman" w:cs="Times New Roman"/>
          <w:sz w:val="24"/>
          <w:szCs w:val="24"/>
        </w:rPr>
      </w:pPr>
      <w:ins w:id="50" w:author="Unknown">
        <w:r w:rsidRPr="00954DF7">
          <w:rPr>
            <w:rFonts w:ascii="Times New Roman" w:hAnsi="Times New Roman" w:cs="Times New Roman"/>
            <w:sz w:val="24"/>
            <w:szCs w:val="24"/>
          </w:rPr>
          <w:t>Selain itu, alangkah baiknya anda memahami Ekosistem Ionic secara menyeluruh, minimal tahu teknologi dibalik ionic agar mudah dalam mempelajari dan medebug Program. Anda bisa melihat Ekosistem Ionic dan Hubungannya dengan teknologi lain dari diagram dibawah ini.</w:t>
        </w:r>
      </w:ins>
    </w:p>
    <w:p w14:paraId="17A668E2" w14:textId="2813C9B4" w:rsidR="00BB2E15" w:rsidRPr="004C5EC1" w:rsidRDefault="00BB2E15" w:rsidP="004C5EC1">
      <w:pPr>
        <w:pStyle w:val="NormalWeb"/>
        <w:shd w:val="clear" w:color="auto" w:fill="FFFFFF"/>
        <w:spacing w:before="0" w:beforeAutospacing="0" w:after="225" w:afterAutospacing="0" w:line="360" w:lineRule="auto"/>
        <w:jc w:val="both"/>
        <w:rPr>
          <w:ins w:id="51" w:author="Unknown"/>
        </w:rPr>
      </w:pPr>
      <w:r w:rsidRPr="004C5EC1">
        <w:rPr>
          <w:noProof/>
        </w:rPr>
        <w:drawing>
          <wp:inline distT="0" distB="0" distL="0" distR="0" wp14:anchorId="581BB43D" wp14:editId="0B5EE919">
            <wp:extent cx="4482090" cy="2289661"/>
            <wp:effectExtent l="0" t="0" r="0" b="0"/>
            <wp:docPr id="77" name="Picture 77" descr="minmapionic">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inmapionic">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0877" cy="2294150"/>
                    </a:xfrm>
                    <a:prstGeom prst="rect">
                      <a:avLst/>
                    </a:prstGeom>
                    <a:noFill/>
                    <a:ln>
                      <a:noFill/>
                    </a:ln>
                  </pic:spPr>
                </pic:pic>
              </a:graphicData>
            </a:graphic>
          </wp:inline>
        </w:drawing>
      </w:r>
    </w:p>
    <w:p w14:paraId="661276F2" w14:textId="77777777" w:rsidR="00BB2E15" w:rsidRPr="004C5EC1" w:rsidRDefault="00BB2E15" w:rsidP="004C5EC1">
      <w:pPr>
        <w:pStyle w:val="NormalWeb"/>
        <w:shd w:val="clear" w:color="auto" w:fill="FFFFFF"/>
        <w:spacing w:before="0" w:beforeAutospacing="0" w:after="225" w:afterAutospacing="0" w:line="360" w:lineRule="auto"/>
        <w:jc w:val="both"/>
        <w:rPr>
          <w:ins w:id="52" w:author="Unknown"/>
        </w:rPr>
      </w:pPr>
      <w:proofErr w:type="spellStart"/>
      <w:ins w:id="53" w:author="Unknown">
        <w:r w:rsidRPr="004C5EC1">
          <w:t>Jika</w:t>
        </w:r>
        <w:proofErr w:type="spellEnd"/>
        <w:r w:rsidRPr="004C5EC1">
          <w:t xml:space="preserve"> </w:t>
        </w:r>
        <w:proofErr w:type="spellStart"/>
        <w:r w:rsidRPr="004C5EC1">
          <w:t>anda</w:t>
        </w:r>
        <w:proofErr w:type="spellEnd"/>
        <w:r w:rsidRPr="004C5EC1">
          <w:t xml:space="preserve"> </w:t>
        </w:r>
        <w:proofErr w:type="spellStart"/>
        <w:r w:rsidRPr="004C5EC1">
          <w:t>tidak</w:t>
        </w:r>
        <w:proofErr w:type="spellEnd"/>
        <w:r w:rsidRPr="004C5EC1">
          <w:t xml:space="preserve"> </w:t>
        </w:r>
        <w:proofErr w:type="spellStart"/>
        <w:r w:rsidRPr="004C5EC1">
          <w:t>ingin</w:t>
        </w:r>
        <w:proofErr w:type="spellEnd"/>
        <w:r w:rsidRPr="004C5EC1">
          <w:t xml:space="preserve"> </w:t>
        </w:r>
        <w:proofErr w:type="spellStart"/>
        <w:r w:rsidRPr="004C5EC1">
          <w:t>memahami</w:t>
        </w:r>
        <w:proofErr w:type="spellEnd"/>
        <w:r w:rsidRPr="004C5EC1">
          <w:t xml:space="preserve"> </w:t>
        </w:r>
        <w:proofErr w:type="spellStart"/>
        <w:r w:rsidRPr="004C5EC1">
          <w:t>semuanya</w:t>
        </w:r>
        <w:proofErr w:type="spellEnd"/>
        <w:r w:rsidRPr="004C5EC1">
          <w:t xml:space="preserve">, </w:t>
        </w:r>
        <w:proofErr w:type="spellStart"/>
        <w:r w:rsidRPr="004C5EC1">
          <w:t>saya</w:t>
        </w:r>
        <w:proofErr w:type="spellEnd"/>
        <w:r w:rsidRPr="004C5EC1">
          <w:t xml:space="preserve"> </w:t>
        </w:r>
        <w:proofErr w:type="spellStart"/>
        <w:r w:rsidRPr="004C5EC1">
          <w:t>sarankan</w:t>
        </w:r>
        <w:proofErr w:type="spellEnd"/>
        <w:r w:rsidRPr="004C5EC1">
          <w:t xml:space="preserve"> </w:t>
        </w:r>
        <w:proofErr w:type="spellStart"/>
        <w:r w:rsidRPr="004C5EC1">
          <w:t>fokuslah</w:t>
        </w:r>
        <w:proofErr w:type="spellEnd"/>
        <w:r w:rsidRPr="004C5EC1">
          <w:t xml:space="preserve"> </w:t>
        </w:r>
        <w:proofErr w:type="spellStart"/>
        <w:r w:rsidRPr="004C5EC1">
          <w:t>ke</w:t>
        </w:r>
        <w:proofErr w:type="spellEnd"/>
        <w:r w:rsidRPr="004C5EC1">
          <w:t xml:space="preserve"> </w:t>
        </w:r>
        <w:proofErr w:type="spellStart"/>
        <w:r w:rsidRPr="004C5EC1">
          <w:t>teknologi</w:t>
        </w:r>
        <w:proofErr w:type="spellEnd"/>
        <w:r w:rsidRPr="004C5EC1">
          <w:t xml:space="preserve"> AngularJS </w:t>
        </w:r>
        <w:proofErr w:type="spellStart"/>
        <w:r w:rsidRPr="004C5EC1">
          <w:t>karena</w:t>
        </w:r>
        <w:proofErr w:type="spellEnd"/>
        <w:r w:rsidRPr="004C5EC1">
          <w:t xml:space="preserve"> </w:t>
        </w:r>
        <w:proofErr w:type="spellStart"/>
        <w:r w:rsidRPr="004C5EC1">
          <w:t>jika</w:t>
        </w:r>
        <w:proofErr w:type="spellEnd"/>
        <w:r w:rsidRPr="004C5EC1">
          <w:t xml:space="preserve"> </w:t>
        </w:r>
        <w:proofErr w:type="spellStart"/>
        <w:r w:rsidRPr="004C5EC1">
          <w:t>diibaratkan</w:t>
        </w:r>
        <w:proofErr w:type="spellEnd"/>
        <w:r w:rsidRPr="004C5EC1">
          <w:t xml:space="preserve"> HTML</w:t>
        </w:r>
        <w:proofErr w:type="gramStart"/>
        <w:r w:rsidRPr="004C5EC1">
          <w:t>5,CSS</w:t>
        </w:r>
        <w:proofErr w:type="gramEnd"/>
        <w:r w:rsidRPr="004C5EC1">
          <w:t xml:space="preserve">3,JS </w:t>
        </w:r>
        <w:proofErr w:type="spellStart"/>
        <w:r w:rsidRPr="004C5EC1">
          <w:t>adalah</w:t>
        </w:r>
        <w:proofErr w:type="spellEnd"/>
        <w:r w:rsidRPr="004C5EC1">
          <w:t xml:space="preserve"> </w:t>
        </w:r>
        <w:proofErr w:type="spellStart"/>
        <w:r w:rsidRPr="004C5EC1">
          <w:t>badannya</w:t>
        </w:r>
        <w:proofErr w:type="spellEnd"/>
        <w:r w:rsidRPr="004C5EC1">
          <w:t xml:space="preserve"> </w:t>
        </w:r>
        <w:proofErr w:type="spellStart"/>
        <w:r w:rsidRPr="004C5EC1">
          <w:t>maka</w:t>
        </w:r>
        <w:proofErr w:type="spellEnd"/>
        <w:r w:rsidRPr="004C5EC1">
          <w:t xml:space="preserve"> </w:t>
        </w:r>
        <w:proofErr w:type="spellStart"/>
        <w:r w:rsidRPr="004C5EC1">
          <w:t>angularJS</w:t>
        </w:r>
        <w:proofErr w:type="spellEnd"/>
        <w:r w:rsidRPr="004C5EC1">
          <w:t xml:space="preserve"> </w:t>
        </w:r>
        <w:proofErr w:type="spellStart"/>
        <w:r w:rsidRPr="004C5EC1">
          <w:t>adalah</w:t>
        </w:r>
        <w:proofErr w:type="spellEnd"/>
        <w:r w:rsidRPr="004C5EC1">
          <w:t xml:space="preserve"> </w:t>
        </w:r>
        <w:proofErr w:type="spellStart"/>
        <w:r w:rsidRPr="004C5EC1">
          <w:t>rohnya</w:t>
        </w:r>
        <w:proofErr w:type="spellEnd"/>
        <w:r w:rsidRPr="004C5EC1">
          <w:t xml:space="preserve">. </w:t>
        </w:r>
        <w:proofErr w:type="spellStart"/>
        <w:r w:rsidRPr="004C5EC1">
          <w:t>Dengan</w:t>
        </w:r>
        <w:proofErr w:type="spellEnd"/>
        <w:r w:rsidRPr="004C5EC1">
          <w:t xml:space="preserve"> </w:t>
        </w:r>
        <w:proofErr w:type="spellStart"/>
        <w:r w:rsidRPr="004C5EC1">
          <w:t>bahasa</w:t>
        </w:r>
        <w:proofErr w:type="spellEnd"/>
        <w:r w:rsidRPr="004C5EC1">
          <w:t xml:space="preserve"> lain, Framework Ionic (UI component) </w:t>
        </w:r>
        <w:proofErr w:type="spellStart"/>
        <w:r w:rsidRPr="004C5EC1">
          <w:t>adalah</w:t>
        </w:r>
        <w:proofErr w:type="spellEnd"/>
        <w:r w:rsidRPr="004C5EC1">
          <w:t xml:space="preserve"> </w:t>
        </w:r>
        <w:proofErr w:type="spellStart"/>
        <w:r w:rsidRPr="004C5EC1">
          <w:t>Viewnya</w:t>
        </w:r>
        <w:proofErr w:type="spellEnd"/>
        <w:r w:rsidRPr="004C5EC1">
          <w:t xml:space="preserve"> dan AngularJS </w:t>
        </w:r>
        <w:proofErr w:type="spellStart"/>
        <w:r w:rsidRPr="004C5EC1">
          <w:t>adalah</w:t>
        </w:r>
        <w:proofErr w:type="spellEnd"/>
        <w:r w:rsidRPr="004C5EC1">
          <w:t xml:space="preserve"> </w:t>
        </w:r>
        <w:proofErr w:type="spellStart"/>
        <w:r w:rsidRPr="004C5EC1">
          <w:t>Controllernya</w:t>
        </w:r>
        <w:proofErr w:type="spellEnd"/>
        <w:r w:rsidRPr="004C5EC1">
          <w:t>.</w:t>
        </w:r>
      </w:ins>
    </w:p>
    <w:p w14:paraId="6D6A21BD" w14:textId="77777777" w:rsidR="00BB2E15" w:rsidRPr="004C5EC1" w:rsidRDefault="00BB2E15" w:rsidP="004C5EC1">
      <w:pPr>
        <w:pStyle w:val="Heading2"/>
        <w:shd w:val="clear" w:color="auto" w:fill="FFFFFF"/>
        <w:spacing w:before="0" w:after="225" w:line="360" w:lineRule="auto"/>
        <w:jc w:val="both"/>
        <w:rPr>
          <w:ins w:id="54" w:author="Unknown"/>
          <w:rFonts w:ascii="Times New Roman" w:hAnsi="Times New Roman" w:cs="Times New Roman"/>
          <w:color w:val="auto"/>
          <w:sz w:val="24"/>
          <w:szCs w:val="24"/>
        </w:rPr>
      </w:pPr>
      <w:ins w:id="55" w:author="Unknown">
        <w:r w:rsidRPr="004C5EC1">
          <w:rPr>
            <w:rStyle w:val="Strong"/>
            <w:rFonts w:ascii="Times New Roman" w:hAnsi="Times New Roman" w:cs="Times New Roman"/>
            <w:b w:val="0"/>
            <w:bCs w:val="0"/>
            <w:color w:val="auto"/>
            <w:sz w:val="24"/>
            <w:szCs w:val="24"/>
          </w:rPr>
          <w:t>Ionic Platform</w:t>
        </w:r>
      </w:ins>
    </w:p>
    <w:p w14:paraId="1B9D4B38" w14:textId="77777777" w:rsidR="00BB2E15" w:rsidRPr="004C5EC1" w:rsidRDefault="00BB2E15" w:rsidP="004C5EC1">
      <w:pPr>
        <w:pStyle w:val="NormalWeb"/>
        <w:shd w:val="clear" w:color="auto" w:fill="FFFFFF"/>
        <w:spacing w:before="0" w:beforeAutospacing="0" w:after="225" w:afterAutospacing="0" w:line="360" w:lineRule="auto"/>
        <w:jc w:val="both"/>
        <w:rPr>
          <w:ins w:id="56" w:author="Unknown"/>
        </w:rPr>
      </w:pPr>
      <w:proofErr w:type="spellStart"/>
      <w:ins w:id="57" w:author="Unknown">
        <w:r w:rsidRPr="004C5EC1">
          <w:t>Selain</w:t>
        </w:r>
        <w:proofErr w:type="spellEnd"/>
        <w:r w:rsidRPr="004C5EC1">
          <w:t xml:space="preserve"> Ionic Framework yang free dan opensource, Ionic juga </w:t>
        </w:r>
        <w:proofErr w:type="spellStart"/>
        <w:r w:rsidRPr="004C5EC1">
          <w:t>memperkenalkan</w:t>
        </w:r>
        <w:proofErr w:type="spellEnd"/>
        <w:r w:rsidRPr="004C5EC1">
          <w:t xml:space="preserve"> ionic Platform. Ionic Platform </w:t>
        </w:r>
        <w:proofErr w:type="spellStart"/>
        <w:r w:rsidRPr="004C5EC1">
          <w:t>memberikan</w:t>
        </w:r>
        <w:proofErr w:type="spellEnd"/>
        <w:r w:rsidRPr="004C5EC1">
          <w:t xml:space="preserve"> </w:t>
        </w:r>
        <w:proofErr w:type="spellStart"/>
        <w:r w:rsidRPr="004C5EC1">
          <w:t>layanan</w:t>
        </w:r>
        <w:proofErr w:type="spellEnd"/>
        <w:r w:rsidRPr="004C5EC1">
          <w:t xml:space="preserve"> </w:t>
        </w:r>
        <w:proofErr w:type="spellStart"/>
        <w:r w:rsidRPr="004C5EC1">
          <w:t>tambahan</w:t>
        </w:r>
        <w:proofErr w:type="spellEnd"/>
        <w:r w:rsidRPr="004C5EC1">
          <w:t xml:space="preserve"> </w:t>
        </w:r>
        <w:proofErr w:type="spellStart"/>
        <w:r w:rsidRPr="004C5EC1">
          <w:t>bagi</w:t>
        </w:r>
        <w:proofErr w:type="spellEnd"/>
        <w:r w:rsidRPr="004C5EC1">
          <w:t xml:space="preserve"> para developer ionic. Ionic </w:t>
        </w:r>
        <w:proofErr w:type="spellStart"/>
        <w:r w:rsidRPr="004C5EC1">
          <w:t>Platfrom</w:t>
        </w:r>
        <w:proofErr w:type="spellEnd"/>
        <w:r w:rsidRPr="004C5EC1">
          <w:t xml:space="preserve"> </w:t>
        </w:r>
        <w:proofErr w:type="spellStart"/>
        <w:r w:rsidRPr="004C5EC1">
          <w:t>menambahkan</w:t>
        </w:r>
        <w:proofErr w:type="spellEnd"/>
        <w:r w:rsidRPr="004C5EC1">
          <w:t xml:space="preserve"> </w:t>
        </w:r>
        <w:proofErr w:type="spellStart"/>
        <w:r w:rsidRPr="004C5EC1">
          <w:t>fitur</w:t>
        </w:r>
        <w:proofErr w:type="spellEnd"/>
        <w:r w:rsidRPr="004C5EC1">
          <w:t xml:space="preserve"> Create, deploy, update, Analytics, Marketing </w:t>
        </w:r>
        <w:r w:rsidRPr="004C5EC1">
          <w:lastRenderedPageBreak/>
          <w:t xml:space="preserve">(Ionic Market) dan Push notification </w:t>
        </w:r>
        <w:proofErr w:type="spellStart"/>
        <w:r w:rsidRPr="004C5EC1">
          <w:t>kedalam</w:t>
        </w:r>
        <w:proofErr w:type="spellEnd"/>
        <w:r w:rsidRPr="004C5EC1">
          <w:t xml:space="preserve"> </w:t>
        </w:r>
        <w:proofErr w:type="spellStart"/>
        <w:r w:rsidRPr="004C5EC1">
          <w:t>aplikasi</w:t>
        </w:r>
        <w:proofErr w:type="spellEnd"/>
        <w:r w:rsidRPr="004C5EC1">
          <w:t xml:space="preserve"> yang </w:t>
        </w:r>
        <w:proofErr w:type="spellStart"/>
        <w:r w:rsidRPr="004C5EC1">
          <w:t>dibangun</w:t>
        </w:r>
        <w:proofErr w:type="spellEnd"/>
        <w:r w:rsidRPr="004C5EC1">
          <w:t xml:space="preserve"> </w:t>
        </w:r>
        <w:proofErr w:type="spellStart"/>
        <w:r w:rsidRPr="004C5EC1">
          <w:t>dengan</w:t>
        </w:r>
        <w:proofErr w:type="spellEnd"/>
        <w:r w:rsidRPr="004C5EC1">
          <w:t xml:space="preserve"> ionic. </w:t>
        </w:r>
        <w:proofErr w:type="spellStart"/>
        <w:r w:rsidRPr="004C5EC1">
          <w:t>Saat</w:t>
        </w:r>
        <w:proofErr w:type="spellEnd"/>
        <w:r w:rsidRPr="004C5EC1">
          <w:t xml:space="preserve"> </w:t>
        </w:r>
        <w:proofErr w:type="spellStart"/>
        <w:r w:rsidRPr="004C5EC1">
          <w:t>ini</w:t>
        </w:r>
        <w:proofErr w:type="spellEnd"/>
        <w:r w:rsidRPr="004C5EC1">
          <w:t xml:space="preserve">, ionic </w:t>
        </w:r>
        <w:proofErr w:type="spellStart"/>
        <w:r w:rsidRPr="004C5EC1">
          <w:t>Plaform</w:t>
        </w:r>
        <w:proofErr w:type="spellEnd"/>
        <w:r w:rsidRPr="004C5EC1">
          <w:t xml:space="preserve"> </w:t>
        </w:r>
        <w:proofErr w:type="spellStart"/>
        <w:r w:rsidRPr="004C5EC1">
          <w:t>masih</w:t>
        </w:r>
        <w:proofErr w:type="spellEnd"/>
        <w:r w:rsidRPr="004C5EC1">
          <w:t xml:space="preserve"> </w:t>
        </w:r>
        <w:proofErr w:type="spellStart"/>
        <w:r w:rsidRPr="004C5EC1">
          <w:t>dalam</w:t>
        </w:r>
        <w:proofErr w:type="spellEnd"/>
        <w:r w:rsidRPr="004C5EC1">
          <w:t xml:space="preserve"> </w:t>
        </w:r>
        <w:proofErr w:type="spellStart"/>
        <w:r w:rsidRPr="004C5EC1">
          <w:t>tahap</w:t>
        </w:r>
        <w:proofErr w:type="spellEnd"/>
        <w:r w:rsidRPr="004C5EC1">
          <w:t xml:space="preserve"> Alpha testing dan </w:t>
        </w:r>
        <w:proofErr w:type="spellStart"/>
        <w:r w:rsidRPr="004C5EC1">
          <w:t>anda</w:t>
        </w:r>
        <w:proofErr w:type="spellEnd"/>
        <w:r w:rsidRPr="004C5EC1">
          <w:t xml:space="preserve"> gratis </w:t>
        </w:r>
        <w:proofErr w:type="spellStart"/>
        <w:r w:rsidRPr="004C5EC1">
          <w:t>mencobanya</w:t>
        </w:r>
        <w:proofErr w:type="spellEnd"/>
        <w:r w:rsidRPr="004C5EC1">
          <w:t>.</w:t>
        </w:r>
      </w:ins>
    </w:p>
    <w:p w14:paraId="7C5B6B0C" w14:textId="4A45D7EC" w:rsidR="00BB2E15" w:rsidRPr="004C5EC1" w:rsidRDefault="00BB2E15" w:rsidP="004C5EC1">
      <w:pPr>
        <w:pStyle w:val="NormalWeb"/>
        <w:shd w:val="clear" w:color="auto" w:fill="FFFFFF"/>
        <w:spacing w:before="0" w:beforeAutospacing="0" w:after="225" w:afterAutospacing="0" w:line="360" w:lineRule="auto"/>
        <w:jc w:val="both"/>
        <w:rPr>
          <w:ins w:id="58" w:author="Unknown"/>
        </w:rPr>
      </w:pPr>
      <w:r w:rsidRPr="004C5EC1">
        <w:rPr>
          <w:noProof/>
        </w:rPr>
        <w:drawing>
          <wp:inline distT="0" distB="0" distL="0" distR="0" wp14:anchorId="39DE6692" wp14:editId="0E49BA07">
            <wp:extent cx="4321175" cy="1665757"/>
            <wp:effectExtent l="0" t="0" r="3175" b="0"/>
            <wp:docPr id="76" name="Picture 76" descr="ionicplatform">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onicplatform">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50234" cy="1676959"/>
                    </a:xfrm>
                    <a:prstGeom prst="rect">
                      <a:avLst/>
                    </a:prstGeom>
                    <a:noFill/>
                    <a:ln>
                      <a:noFill/>
                    </a:ln>
                  </pic:spPr>
                </pic:pic>
              </a:graphicData>
            </a:graphic>
          </wp:inline>
        </w:drawing>
      </w:r>
    </w:p>
    <w:p w14:paraId="5A26A50B" w14:textId="77777777" w:rsidR="00BB2E15" w:rsidRPr="004C5EC1" w:rsidRDefault="00BB2E15" w:rsidP="004C5EC1">
      <w:pPr>
        <w:pStyle w:val="NormalWeb"/>
        <w:shd w:val="clear" w:color="auto" w:fill="FFFFFF"/>
        <w:spacing w:before="0" w:beforeAutospacing="0" w:after="225" w:afterAutospacing="0" w:line="360" w:lineRule="auto"/>
        <w:jc w:val="both"/>
        <w:rPr>
          <w:ins w:id="59" w:author="Unknown"/>
        </w:rPr>
      </w:pPr>
      <w:proofErr w:type="spellStart"/>
      <w:ins w:id="60" w:author="Unknown">
        <w:r w:rsidRPr="004C5EC1">
          <w:t>Untuk</w:t>
        </w:r>
        <w:proofErr w:type="spellEnd"/>
        <w:r w:rsidRPr="004C5EC1">
          <w:t xml:space="preserve"> Platform </w:t>
        </w:r>
        <w:proofErr w:type="spellStart"/>
        <w:r w:rsidRPr="004C5EC1">
          <w:t>ini</w:t>
        </w:r>
        <w:proofErr w:type="spellEnd"/>
        <w:r w:rsidRPr="004C5EC1">
          <w:t xml:space="preserve"> </w:t>
        </w:r>
        <w:proofErr w:type="spellStart"/>
        <w:r w:rsidRPr="004C5EC1">
          <w:t>memang</w:t>
        </w:r>
        <w:proofErr w:type="spellEnd"/>
        <w:r w:rsidRPr="004C5EC1">
          <w:t xml:space="preserve"> </w:t>
        </w:r>
        <w:proofErr w:type="spellStart"/>
        <w:r w:rsidRPr="004C5EC1">
          <w:t>masih</w:t>
        </w:r>
        <w:proofErr w:type="spellEnd"/>
        <w:r w:rsidRPr="004C5EC1">
          <w:t xml:space="preserve"> </w:t>
        </w:r>
        <w:proofErr w:type="spellStart"/>
        <w:r w:rsidRPr="004C5EC1">
          <w:t>alha</w:t>
        </w:r>
        <w:proofErr w:type="spellEnd"/>
        <w:r w:rsidRPr="004C5EC1">
          <w:t xml:space="preserve"> dan </w:t>
        </w:r>
        <w:proofErr w:type="spellStart"/>
        <w:r w:rsidRPr="004C5EC1">
          <w:t>belum</w:t>
        </w:r>
        <w:proofErr w:type="spellEnd"/>
        <w:r w:rsidRPr="004C5EC1">
          <w:t xml:space="preserve"> ready, </w:t>
        </w:r>
        <w:proofErr w:type="spellStart"/>
        <w:r w:rsidRPr="004C5EC1">
          <w:t>namun</w:t>
        </w:r>
        <w:proofErr w:type="spellEnd"/>
        <w:r w:rsidRPr="004C5EC1">
          <w:t xml:space="preserve"> </w:t>
        </w:r>
        <w:proofErr w:type="spellStart"/>
        <w:r w:rsidRPr="004C5EC1">
          <w:t>jika</w:t>
        </w:r>
        <w:proofErr w:type="spellEnd"/>
        <w:r w:rsidRPr="004C5EC1">
          <w:t xml:space="preserve"> </w:t>
        </w:r>
        <w:proofErr w:type="spellStart"/>
        <w:r w:rsidRPr="004C5EC1">
          <w:t>sambutan</w:t>
        </w:r>
        <w:proofErr w:type="spellEnd"/>
        <w:r w:rsidRPr="004C5EC1">
          <w:t xml:space="preserve"> </w:t>
        </w:r>
        <w:proofErr w:type="spellStart"/>
        <w:r w:rsidRPr="004C5EC1">
          <w:t>dari</w:t>
        </w:r>
        <w:proofErr w:type="spellEnd"/>
        <w:r w:rsidRPr="004C5EC1">
          <w:t xml:space="preserve"> Developer </w:t>
        </w:r>
        <w:proofErr w:type="spellStart"/>
        <w:r w:rsidRPr="004C5EC1">
          <w:t>positif</w:t>
        </w:r>
        <w:proofErr w:type="spellEnd"/>
        <w:r w:rsidRPr="004C5EC1">
          <w:t xml:space="preserve">, </w:t>
        </w:r>
        <w:proofErr w:type="spellStart"/>
        <w:r w:rsidRPr="004C5EC1">
          <w:t>maka</w:t>
        </w:r>
        <w:proofErr w:type="spellEnd"/>
        <w:r w:rsidRPr="004C5EC1">
          <w:t xml:space="preserve"> </w:t>
        </w:r>
        <w:proofErr w:type="spellStart"/>
        <w:r w:rsidRPr="004C5EC1">
          <w:t>kedepannya</w:t>
        </w:r>
        <w:proofErr w:type="spellEnd"/>
        <w:r w:rsidRPr="004C5EC1">
          <w:t xml:space="preserve"> ionic </w:t>
        </w:r>
        <w:proofErr w:type="spellStart"/>
        <w:r w:rsidRPr="004C5EC1">
          <w:t>adalah</w:t>
        </w:r>
        <w:proofErr w:type="spellEnd"/>
        <w:r w:rsidRPr="004C5EC1">
          <w:t xml:space="preserve"> platform paling </w:t>
        </w:r>
        <w:proofErr w:type="spellStart"/>
        <w:r w:rsidRPr="004C5EC1">
          <w:t>menjanjikan</w:t>
        </w:r>
        <w:proofErr w:type="spellEnd"/>
        <w:r w:rsidRPr="004C5EC1">
          <w:t xml:space="preserve"> </w:t>
        </w:r>
        <w:proofErr w:type="spellStart"/>
        <w:r w:rsidRPr="004C5EC1">
          <w:t>untuk</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mobile yang </w:t>
        </w:r>
        <w:proofErr w:type="spellStart"/>
        <w:r w:rsidRPr="004C5EC1">
          <w:t>terasa</w:t>
        </w:r>
        <w:proofErr w:type="spellEnd"/>
        <w:r w:rsidRPr="004C5EC1">
          <w:t xml:space="preserve"> Native </w:t>
        </w:r>
        <w:proofErr w:type="spellStart"/>
        <w:r w:rsidRPr="004C5EC1">
          <w:t>untuk</w:t>
        </w:r>
        <w:proofErr w:type="spellEnd"/>
        <w:r w:rsidRPr="004C5EC1">
          <w:t xml:space="preserve"> Platform Android dan iOS.</w:t>
        </w:r>
      </w:ins>
    </w:p>
    <w:p w14:paraId="15AB51F6" w14:textId="77777777" w:rsidR="00BB2E15" w:rsidRPr="004C5EC1" w:rsidRDefault="00BB2E15" w:rsidP="004C5EC1">
      <w:pPr>
        <w:spacing w:line="360" w:lineRule="auto"/>
        <w:jc w:val="both"/>
        <w:rPr>
          <w:rFonts w:ascii="Times New Roman" w:hAnsi="Times New Roman" w:cs="Times New Roman"/>
          <w:sz w:val="24"/>
          <w:szCs w:val="24"/>
          <w:lang w:val="en-US"/>
        </w:rPr>
      </w:pPr>
    </w:p>
    <w:p w14:paraId="76EBE526" w14:textId="75C8C55C" w:rsidR="00DC5874" w:rsidRPr="004C5EC1" w:rsidRDefault="00BB2E15" w:rsidP="004C5EC1">
      <w:pPr>
        <w:pStyle w:val="Heading3"/>
        <w:numPr>
          <w:ilvl w:val="2"/>
          <w:numId w:val="21"/>
        </w:numPr>
        <w:spacing w:line="360" w:lineRule="auto"/>
        <w:jc w:val="both"/>
        <w:rPr>
          <w:rFonts w:ascii="Times New Roman" w:hAnsi="Times New Roman" w:cs="Times New Roman"/>
          <w:b/>
          <w:color w:val="auto"/>
          <w:lang w:val="en-US"/>
        </w:rPr>
      </w:pPr>
      <w:r w:rsidRPr="004C5EC1">
        <w:rPr>
          <w:rFonts w:ascii="Times New Roman" w:hAnsi="Times New Roman" w:cs="Times New Roman"/>
          <w:b/>
          <w:color w:val="auto"/>
          <w:lang w:val="en-US"/>
        </w:rPr>
        <w:t>Reactive</w:t>
      </w:r>
    </w:p>
    <w:p w14:paraId="17B228FE"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React Native </w:t>
      </w:r>
      <w:proofErr w:type="spellStart"/>
      <w:r w:rsidRPr="004C5EC1">
        <w:t>adalah</w:t>
      </w:r>
      <w:proofErr w:type="spellEnd"/>
      <w:r w:rsidRPr="004C5EC1">
        <w:t xml:space="preserve"> </w:t>
      </w:r>
      <w:proofErr w:type="spellStart"/>
      <w:r w:rsidRPr="004C5EC1">
        <w:t>sebuah</w:t>
      </w:r>
      <w:proofErr w:type="spellEnd"/>
      <w:r w:rsidRPr="004C5EC1">
        <w:t xml:space="preserve"> framework </w:t>
      </w:r>
      <w:proofErr w:type="spellStart"/>
      <w:r w:rsidRPr="004C5EC1">
        <w:t>javascript</w:t>
      </w:r>
      <w:proofErr w:type="spellEnd"/>
      <w:r w:rsidRPr="004C5EC1">
        <w:t xml:space="preserve"> yang di </w:t>
      </w:r>
      <w:proofErr w:type="spellStart"/>
      <w:r w:rsidRPr="004C5EC1">
        <w:t>kembang</w:t>
      </w:r>
      <w:proofErr w:type="spellEnd"/>
      <w:r w:rsidRPr="004C5EC1">
        <w:t xml:space="preserve"> </w:t>
      </w:r>
      <w:proofErr w:type="spellStart"/>
      <w:r w:rsidRPr="004C5EC1">
        <w:t>kan</w:t>
      </w:r>
      <w:proofErr w:type="spellEnd"/>
      <w:r w:rsidRPr="004C5EC1">
        <w:t xml:space="preserve"> oleh </w:t>
      </w:r>
      <w:proofErr w:type="spellStart"/>
      <w:r w:rsidRPr="004C5EC1">
        <w:t>facebook</w:t>
      </w:r>
      <w:proofErr w:type="spellEnd"/>
      <w:r w:rsidRPr="004C5EC1">
        <w:t xml:space="preserve"> dan </w:t>
      </w:r>
      <w:proofErr w:type="spellStart"/>
      <w:r w:rsidRPr="004C5EC1">
        <w:t>memungkin</w:t>
      </w:r>
      <w:proofErr w:type="spellEnd"/>
      <w:r w:rsidRPr="004C5EC1">
        <w:t xml:space="preserve"> </w:t>
      </w:r>
      <w:proofErr w:type="spellStart"/>
      <w:r w:rsidRPr="004C5EC1">
        <w:t>kan</w:t>
      </w:r>
      <w:proofErr w:type="spellEnd"/>
      <w:r w:rsidRPr="004C5EC1">
        <w:t xml:space="preserve"> </w:t>
      </w:r>
      <w:proofErr w:type="spellStart"/>
      <w:r w:rsidRPr="004C5EC1">
        <w:t>kita</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mobile android </w:t>
      </w:r>
      <w:proofErr w:type="spellStart"/>
      <w:r w:rsidRPr="004C5EC1">
        <w:t>atau</w:t>
      </w:r>
      <w:proofErr w:type="spellEnd"/>
      <w:r w:rsidRPr="004C5EC1">
        <w:t xml:space="preserve"> </w:t>
      </w:r>
      <w:proofErr w:type="spellStart"/>
      <w:r w:rsidRPr="004C5EC1">
        <w:t>ios</w:t>
      </w:r>
      <w:proofErr w:type="spellEnd"/>
      <w:r w:rsidRPr="004C5EC1">
        <w:t xml:space="preserve"> </w:t>
      </w:r>
      <w:proofErr w:type="spellStart"/>
      <w:r w:rsidRPr="004C5EC1">
        <w:t>menggunakan</w:t>
      </w:r>
      <w:proofErr w:type="spellEnd"/>
      <w:r w:rsidRPr="004C5EC1">
        <w:t xml:space="preserve"> </w:t>
      </w:r>
      <w:proofErr w:type="spellStart"/>
      <w:r w:rsidRPr="004C5EC1">
        <w:t>teknologi</w:t>
      </w:r>
      <w:proofErr w:type="spellEnd"/>
      <w:r w:rsidRPr="004C5EC1">
        <w:t xml:space="preserve"> web. </w:t>
      </w:r>
      <w:proofErr w:type="spellStart"/>
      <w:r w:rsidRPr="004C5EC1">
        <w:t>Seperti</w:t>
      </w:r>
      <w:proofErr w:type="spellEnd"/>
      <w:r w:rsidRPr="004C5EC1">
        <w:t xml:space="preserve"> yang </w:t>
      </w:r>
      <w:proofErr w:type="spellStart"/>
      <w:r w:rsidRPr="004C5EC1">
        <w:t>kita</w:t>
      </w:r>
      <w:proofErr w:type="spellEnd"/>
      <w:r w:rsidRPr="004C5EC1">
        <w:t xml:space="preserve"> </w:t>
      </w:r>
      <w:proofErr w:type="spellStart"/>
      <w:r w:rsidRPr="004C5EC1">
        <w:t>ketahui</w:t>
      </w:r>
      <w:proofErr w:type="spellEnd"/>
      <w:r w:rsidRPr="004C5EC1">
        <w:t xml:space="preserve"> </w:t>
      </w:r>
      <w:proofErr w:type="spellStart"/>
      <w:r w:rsidRPr="004C5EC1">
        <w:t>sekarang</w:t>
      </w:r>
      <w:proofErr w:type="spellEnd"/>
      <w:r w:rsidRPr="004C5EC1">
        <w:t xml:space="preserve"> </w:t>
      </w:r>
      <w:proofErr w:type="spellStart"/>
      <w:r w:rsidRPr="004C5EC1">
        <w:t>ini</w:t>
      </w:r>
      <w:proofErr w:type="spellEnd"/>
      <w:r w:rsidRPr="004C5EC1">
        <w:t xml:space="preserve"> juga </w:t>
      </w:r>
      <w:proofErr w:type="spellStart"/>
      <w:r w:rsidRPr="004C5EC1">
        <w:t>sudah</w:t>
      </w:r>
      <w:proofErr w:type="spellEnd"/>
      <w:r w:rsidRPr="004C5EC1">
        <w:t xml:space="preserve"> </w:t>
      </w:r>
      <w:proofErr w:type="spellStart"/>
      <w:r w:rsidRPr="004C5EC1">
        <w:t>banyak</w:t>
      </w:r>
      <w:proofErr w:type="spellEnd"/>
      <w:r w:rsidRPr="004C5EC1">
        <w:t xml:space="preserve"> framework </w:t>
      </w:r>
      <w:proofErr w:type="spellStart"/>
      <w:r w:rsidRPr="004C5EC1">
        <w:t>javascript</w:t>
      </w:r>
      <w:proofErr w:type="spellEnd"/>
      <w:r w:rsidRPr="004C5EC1">
        <w:t xml:space="preserve"> yang </w:t>
      </w:r>
      <w:proofErr w:type="spellStart"/>
      <w:r w:rsidRPr="004C5EC1">
        <w:t>bisa</w:t>
      </w:r>
      <w:proofErr w:type="spellEnd"/>
      <w:r w:rsidRPr="004C5EC1">
        <w:t xml:space="preserve"> </w:t>
      </w:r>
      <w:proofErr w:type="spellStart"/>
      <w:r w:rsidRPr="004C5EC1">
        <w:t>kita</w:t>
      </w:r>
      <w:proofErr w:type="spellEnd"/>
      <w:r w:rsidRPr="004C5EC1">
        <w:t xml:space="preserve"> </w:t>
      </w:r>
      <w:proofErr w:type="spellStart"/>
      <w:r w:rsidRPr="004C5EC1">
        <w:t>gunakan</w:t>
      </w:r>
      <w:proofErr w:type="spellEnd"/>
      <w:r w:rsidRPr="004C5EC1">
        <w:t xml:space="preserve"> </w:t>
      </w:r>
      <w:proofErr w:type="spellStart"/>
      <w:r w:rsidRPr="004C5EC1">
        <w:t>untuk</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android </w:t>
      </w:r>
      <w:proofErr w:type="spellStart"/>
      <w:r w:rsidRPr="004C5EC1">
        <w:t>atau</w:t>
      </w:r>
      <w:proofErr w:type="spellEnd"/>
      <w:r w:rsidRPr="004C5EC1">
        <w:t xml:space="preserve"> </w:t>
      </w:r>
      <w:proofErr w:type="spellStart"/>
      <w:r w:rsidRPr="004C5EC1">
        <w:t>ios</w:t>
      </w:r>
      <w:proofErr w:type="spellEnd"/>
      <w:r w:rsidRPr="004C5EC1">
        <w:t xml:space="preserve">, </w:t>
      </w:r>
      <w:proofErr w:type="spellStart"/>
      <w:r w:rsidRPr="004C5EC1">
        <w:t>akan</w:t>
      </w:r>
      <w:proofErr w:type="spellEnd"/>
      <w:r w:rsidRPr="004C5EC1">
        <w:t xml:space="preserve"> </w:t>
      </w:r>
      <w:proofErr w:type="spellStart"/>
      <w:r w:rsidRPr="004C5EC1">
        <w:t>tetapi</w:t>
      </w:r>
      <w:proofErr w:type="spellEnd"/>
      <w:r w:rsidRPr="004C5EC1">
        <w:t xml:space="preserve"> </w:t>
      </w:r>
      <w:proofErr w:type="spellStart"/>
      <w:r w:rsidRPr="004C5EC1">
        <w:t>untuk</w:t>
      </w:r>
      <w:proofErr w:type="spellEnd"/>
      <w:r w:rsidRPr="004C5EC1">
        <w:t xml:space="preserve"> </w:t>
      </w:r>
      <w:proofErr w:type="spellStart"/>
      <w:r w:rsidRPr="004C5EC1">
        <w:t>Reac</w:t>
      </w:r>
      <w:proofErr w:type="spellEnd"/>
      <w:r w:rsidRPr="004C5EC1">
        <w:t xml:space="preserve"> Native </w:t>
      </w:r>
      <w:proofErr w:type="spellStart"/>
      <w:r w:rsidRPr="004C5EC1">
        <w:t>ini</w:t>
      </w:r>
      <w:proofErr w:type="spellEnd"/>
      <w:r w:rsidRPr="004C5EC1">
        <w:t xml:space="preserve"> </w:t>
      </w:r>
      <w:proofErr w:type="spellStart"/>
      <w:r w:rsidRPr="004C5EC1">
        <w:t>berbeda</w:t>
      </w:r>
      <w:proofErr w:type="spellEnd"/>
      <w:r w:rsidRPr="004C5EC1">
        <w:t xml:space="preserve"> </w:t>
      </w:r>
      <w:proofErr w:type="spellStart"/>
      <w:r w:rsidRPr="004C5EC1">
        <w:t>dengan</w:t>
      </w:r>
      <w:proofErr w:type="spellEnd"/>
      <w:r w:rsidRPr="004C5EC1">
        <w:t xml:space="preserve"> framework - framework </w:t>
      </w:r>
      <w:proofErr w:type="spellStart"/>
      <w:r w:rsidRPr="004C5EC1">
        <w:t>javascript</w:t>
      </w:r>
      <w:proofErr w:type="spellEnd"/>
      <w:r w:rsidRPr="004C5EC1">
        <w:t xml:space="preserve"> yang </w:t>
      </w:r>
      <w:proofErr w:type="spellStart"/>
      <w:r w:rsidRPr="004C5EC1">
        <w:t>lainya</w:t>
      </w:r>
      <w:proofErr w:type="spellEnd"/>
      <w:r w:rsidRPr="004C5EC1">
        <w:t xml:space="preserve">. </w:t>
      </w:r>
      <w:proofErr w:type="spellStart"/>
      <w:r w:rsidRPr="004C5EC1">
        <w:t>Dengan</w:t>
      </w:r>
      <w:proofErr w:type="spellEnd"/>
      <w:r w:rsidRPr="004C5EC1">
        <w:t xml:space="preserve"> React Native </w:t>
      </w:r>
      <w:proofErr w:type="spellStart"/>
      <w:r w:rsidRPr="004C5EC1">
        <w:t>ini</w:t>
      </w:r>
      <w:proofErr w:type="spellEnd"/>
      <w:r w:rsidRPr="004C5EC1">
        <w:t xml:space="preserve"> </w:t>
      </w:r>
      <w:proofErr w:type="spellStart"/>
      <w:r w:rsidRPr="004C5EC1">
        <w:t>kita</w:t>
      </w:r>
      <w:proofErr w:type="spellEnd"/>
      <w:r w:rsidRPr="004C5EC1">
        <w:t xml:space="preserve"> </w:t>
      </w:r>
      <w:proofErr w:type="spellStart"/>
      <w:r w:rsidRPr="004C5EC1">
        <w:t>tidak</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Hybrid yang </w:t>
      </w:r>
      <w:proofErr w:type="spellStart"/>
      <w:r w:rsidRPr="004C5EC1">
        <w:t>dimana</w:t>
      </w:r>
      <w:proofErr w:type="spellEnd"/>
      <w:r w:rsidRPr="004C5EC1">
        <w:t xml:space="preserve"> </w:t>
      </w:r>
      <w:proofErr w:type="spellStart"/>
      <w:r w:rsidRPr="004C5EC1">
        <w:t>aplikasi</w:t>
      </w:r>
      <w:proofErr w:type="spellEnd"/>
      <w:r w:rsidRPr="004C5EC1">
        <w:t xml:space="preserve"> </w:t>
      </w:r>
      <w:proofErr w:type="spellStart"/>
      <w:r w:rsidRPr="004C5EC1">
        <w:t>ini</w:t>
      </w:r>
      <w:proofErr w:type="spellEnd"/>
      <w:r w:rsidRPr="004C5EC1">
        <w:t xml:space="preserve"> </w:t>
      </w:r>
      <w:proofErr w:type="spellStart"/>
      <w:r w:rsidRPr="004C5EC1">
        <w:t>berjalan</w:t>
      </w:r>
      <w:proofErr w:type="spellEnd"/>
      <w:r w:rsidRPr="004C5EC1">
        <w:t xml:space="preserve"> di </w:t>
      </w:r>
      <w:proofErr w:type="spellStart"/>
      <w:r w:rsidRPr="004C5EC1">
        <w:t>javascript</w:t>
      </w:r>
      <w:proofErr w:type="spellEnd"/>
      <w:r w:rsidRPr="004C5EC1">
        <w:t xml:space="preserve"> runtime </w:t>
      </w:r>
      <w:proofErr w:type="spellStart"/>
      <w:r w:rsidRPr="004C5EC1">
        <w:t>akan</w:t>
      </w:r>
      <w:proofErr w:type="spellEnd"/>
      <w:r w:rsidRPr="004C5EC1">
        <w:t xml:space="preserve"> </w:t>
      </w:r>
      <w:proofErr w:type="spellStart"/>
      <w:r w:rsidRPr="004C5EC1">
        <w:t>tetapi</w:t>
      </w:r>
      <w:proofErr w:type="spellEnd"/>
      <w:r w:rsidRPr="004C5EC1">
        <w:t xml:space="preserve"> </w:t>
      </w:r>
      <w:proofErr w:type="spellStart"/>
      <w:r w:rsidRPr="004C5EC1">
        <w:t>kita</w:t>
      </w:r>
      <w:proofErr w:type="spellEnd"/>
      <w:r w:rsidRPr="004C5EC1">
        <w:t xml:space="preserve"> </w:t>
      </w:r>
      <w:proofErr w:type="spellStart"/>
      <w:r w:rsidRPr="004C5EC1">
        <w:t>akan</w:t>
      </w:r>
      <w:proofErr w:type="spellEnd"/>
      <w:r w:rsidRPr="004C5EC1">
        <w:t xml:space="preserve"> </w:t>
      </w:r>
      <w:proofErr w:type="spellStart"/>
      <w:r w:rsidRPr="004C5EC1">
        <w:t>membuat</w:t>
      </w:r>
      <w:proofErr w:type="spellEnd"/>
      <w:r w:rsidRPr="004C5EC1">
        <w:t xml:space="preserve"> Real </w:t>
      </w:r>
      <w:proofErr w:type="spellStart"/>
      <w:r w:rsidRPr="004C5EC1">
        <w:t>Aplikasi</w:t>
      </w:r>
      <w:proofErr w:type="spellEnd"/>
      <w:r w:rsidRPr="004C5EC1">
        <w:t xml:space="preserve"> </w:t>
      </w:r>
      <w:proofErr w:type="spellStart"/>
      <w:r w:rsidRPr="004C5EC1">
        <w:lastRenderedPageBreak/>
        <w:t>dimana</w:t>
      </w:r>
      <w:proofErr w:type="spellEnd"/>
      <w:r w:rsidRPr="004C5EC1">
        <w:t xml:space="preserve"> </w:t>
      </w:r>
      <w:proofErr w:type="spellStart"/>
      <w:r w:rsidRPr="004C5EC1">
        <w:t>untuk</w:t>
      </w:r>
      <w:proofErr w:type="spellEnd"/>
      <w:r w:rsidRPr="004C5EC1">
        <w:t xml:space="preserve"> android </w:t>
      </w:r>
      <w:proofErr w:type="spellStart"/>
      <w:r w:rsidRPr="004C5EC1">
        <w:t>akan</w:t>
      </w:r>
      <w:proofErr w:type="spellEnd"/>
      <w:r w:rsidRPr="004C5EC1">
        <w:t xml:space="preserve"> di compile di java dan </w:t>
      </w:r>
      <w:proofErr w:type="spellStart"/>
      <w:r w:rsidRPr="004C5EC1">
        <w:t>untuk</w:t>
      </w:r>
      <w:proofErr w:type="spellEnd"/>
      <w:r w:rsidRPr="004C5EC1">
        <w:t xml:space="preserve"> IOS </w:t>
      </w:r>
      <w:proofErr w:type="spellStart"/>
      <w:r w:rsidRPr="004C5EC1">
        <w:t>akan</w:t>
      </w:r>
      <w:proofErr w:type="spellEnd"/>
      <w:r w:rsidRPr="004C5EC1">
        <w:t xml:space="preserve"> di compile di Objective-C.</w:t>
      </w:r>
    </w:p>
    <w:p w14:paraId="28DB6886" w14:textId="77777777" w:rsidR="00BB2E15" w:rsidRPr="004C5EC1" w:rsidRDefault="00BB2E15" w:rsidP="004C5EC1">
      <w:pPr>
        <w:pStyle w:val="Heading2"/>
        <w:shd w:val="clear" w:color="auto" w:fill="FFFFFF"/>
        <w:spacing w:before="0" w:after="189"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Fitur React Native</w:t>
      </w:r>
    </w:p>
    <w:p w14:paraId="0445A4C4"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Didalam</w:t>
      </w:r>
      <w:proofErr w:type="spellEnd"/>
      <w:r w:rsidRPr="004C5EC1">
        <w:t xml:space="preserve"> React Native </w:t>
      </w:r>
      <w:proofErr w:type="spellStart"/>
      <w:r w:rsidRPr="004C5EC1">
        <w:t>ini</w:t>
      </w:r>
      <w:proofErr w:type="spellEnd"/>
      <w:r w:rsidRPr="004C5EC1">
        <w:t xml:space="preserve"> </w:t>
      </w:r>
      <w:proofErr w:type="spellStart"/>
      <w:r w:rsidRPr="004C5EC1">
        <w:t>terdapat</w:t>
      </w:r>
      <w:proofErr w:type="spellEnd"/>
      <w:r w:rsidRPr="004C5EC1">
        <w:t xml:space="preserve"> </w:t>
      </w:r>
      <w:proofErr w:type="spellStart"/>
      <w:r w:rsidRPr="004C5EC1">
        <w:t>beberapa</w:t>
      </w:r>
      <w:proofErr w:type="spellEnd"/>
      <w:r w:rsidRPr="004C5EC1">
        <w:t xml:space="preserve"> </w:t>
      </w:r>
      <w:proofErr w:type="spellStart"/>
      <w:r w:rsidRPr="004C5EC1">
        <w:t>kompenen</w:t>
      </w:r>
      <w:proofErr w:type="spellEnd"/>
      <w:r w:rsidRPr="004C5EC1">
        <w:t xml:space="preserve"> yang </w:t>
      </w:r>
      <w:proofErr w:type="spellStart"/>
      <w:r w:rsidRPr="004C5EC1">
        <w:t>membuat</w:t>
      </w:r>
      <w:proofErr w:type="spellEnd"/>
      <w:r w:rsidRPr="004C5EC1">
        <w:t xml:space="preserve"> </w:t>
      </w:r>
      <w:proofErr w:type="spellStart"/>
      <w:r w:rsidRPr="004C5EC1">
        <w:t>nya</w:t>
      </w:r>
      <w:proofErr w:type="spellEnd"/>
      <w:r w:rsidRPr="004C5EC1">
        <w:t xml:space="preserve"> </w:t>
      </w:r>
      <w:proofErr w:type="spellStart"/>
      <w:r w:rsidRPr="004C5EC1">
        <w:t>bisa</w:t>
      </w:r>
      <w:proofErr w:type="spellEnd"/>
      <w:r w:rsidRPr="004C5EC1">
        <w:t xml:space="preserve"> </w:t>
      </w:r>
      <w:proofErr w:type="spellStart"/>
      <w:r w:rsidRPr="004C5EC1">
        <w:t>kita</w:t>
      </w:r>
      <w:proofErr w:type="spellEnd"/>
      <w:r w:rsidRPr="004C5EC1">
        <w:t xml:space="preserve"> </w:t>
      </w:r>
      <w:proofErr w:type="spellStart"/>
      <w:r w:rsidRPr="004C5EC1">
        <w:t>gunakan</w:t>
      </w:r>
      <w:proofErr w:type="spellEnd"/>
      <w:r w:rsidRPr="004C5EC1">
        <w:t xml:space="preserve"> </w:t>
      </w:r>
      <w:proofErr w:type="spellStart"/>
      <w:r w:rsidRPr="004C5EC1">
        <w:t>untuk</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mobile cross-platform.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adalah</w:t>
      </w:r>
      <w:proofErr w:type="spellEnd"/>
      <w:r w:rsidRPr="004C5EC1">
        <w:t xml:space="preserve"> </w:t>
      </w:r>
      <w:proofErr w:type="spellStart"/>
      <w:r w:rsidRPr="004C5EC1">
        <w:t>beberapa</w:t>
      </w:r>
      <w:proofErr w:type="spellEnd"/>
      <w:r w:rsidRPr="004C5EC1">
        <w:t xml:space="preserve"> </w:t>
      </w:r>
      <w:proofErr w:type="spellStart"/>
      <w:r w:rsidRPr="004C5EC1">
        <w:t>fitur</w:t>
      </w:r>
      <w:proofErr w:type="spellEnd"/>
      <w:r w:rsidRPr="004C5EC1">
        <w:t xml:space="preserve"> </w:t>
      </w:r>
      <w:proofErr w:type="spellStart"/>
      <w:r w:rsidRPr="004C5EC1">
        <w:t>dari</w:t>
      </w:r>
      <w:proofErr w:type="spellEnd"/>
      <w:r w:rsidRPr="004C5EC1">
        <w:t xml:space="preserve"> React Native </w:t>
      </w:r>
      <w:proofErr w:type="spellStart"/>
      <w:proofErr w:type="gramStart"/>
      <w:r w:rsidRPr="004C5EC1">
        <w:t>ini</w:t>
      </w:r>
      <w:proofErr w:type="spellEnd"/>
      <w:r w:rsidRPr="004C5EC1">
        <w:t xml:space="preserve"> :</w:t>
      </w:r>
      <w:proofErr w:type="gramEnd"/>
    </w:p>
    <w:p w14:paraId="7ECE9CA3"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ReactJS</w:t>
      </w:r>
    </w:p>
    <w:p w14:paraId="575C0436"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Sebelum</w:t>
      </w:r>
      <w:proofErr w:type="spellEnd"/>
      <w:r w:rsidRPr="004C5EC1">
        <w:t xml:space="preserve"> react native di </w:t>
      </w:r>
      <w:proofErr w:type="spellStart"/>
      <w:r w:rsidRPr="004C5EC1">
        <w:t>keluarkan</w:t>
      </w:r>
      <w:proofErr w:type="spellEnd"/>
      <w:r w:rsidRPr="004C5EC1">
        <w:t xml:space="preserve"> oleh </w:t>
      </w:r>
      <w:proofErr w:type="spellStart"/>
      <w:r w:rsidRPr="004C5EC1">
        <w:t>facebook</w:t>
      </w:r>
      <w:proofErr w:type="spellEnd"/>
      <w:r w:rsidRPr="004C5EC1">
        <w:t xml:space="preserve"> yang </w:t>
      </w:r>
      <w:proofErr w:type="spellStart"/>
      <w:r w:rsidRPr="004C5EC1">
        <w:t>pertama</w:t>
      </w:r>
      <w:proofErr w:type="spellEnd"/>
      <w:r w:rsidRPr="004C5EC1">
        <w:t xml:space="preserve"> di </w:t>
      </w:r>
      <w:proofErr w:type="spellStart"/>
      <w:r w:rsidRPr="004C5EC1">
        <w:t>kenalkan</w:t>
      </w:r>
      <w:proofErr w:type="spellEnd"/>
      <w:r w:rsidRPr="004C5EC1">
        <w:t xml:space="preserve"> </w:t>
      </w:r>
      <w:proofErr w:type="spellStart"/>
      <w:r w:rsidRPr="004C5EC1">
        <w:t>adalah</w:t>
      </w:r>
      <w:proofErr w:type="spellEnd"/>
      <w:r w:rsidRPr="004C5EC1">
        <w:t xml:space="preserve"> ReactJS </w:t>
      </w:r>
      <w:proofErr w:type="spellStart"/>
      <w:r w:rsidRPr="004C5EC1">
        <w:t>yaitu</w:t>
      </w:r>
      <w:proofErr w:type="spellEnd"/>
      <w:r w:rsidRPr="004C5EC1">
        <w:t xml:space="preserve"> framework </w:t>
      </w:r>
      <w:proofErr w:type="spellStart"/>
      <w:r w:rsidRPr="004C5EC1">
        <w:t>javascript</w:t>
      </w:r>
      <w:proofErr w:type="spellEnd"/>
      <w:r w:rsidRPr="004C5EC1">
        <w:t xml:space="preserve"> yang </w:t>
      </w:r>
      <w:proofErr w:type="spellStart"/>
      <w:r w:rsidRPr="004C5EC1">
        <w:t>bisa</w:t>
      </w:r>
      <w:proofErr w:type="spellEnd"/>
      <w:r w:rsidRPr="004C5EC1">
        <w:t xml:space="preserve"> </w:t>
      </w:r>
      <w:proofErr w:type="spellStart"/>
      <w:r w:rsidRPr="004C5EC1">
        <w:t>digunakan</w:t>
      </w:r>
      <w:proofErr w:type="spellEnd"/>
      <w:r w:rsidRPr="004C5EC1">
        <w:t xml:space="preserve"> </w:t>
      </w:r>
      <w:proofErr w:type="spellStart"/>
      <w:r w:rsidRPr="004C5EC1">
        <w:t>untuk</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web </w:t>
      </w:r>
      <w:proofErr w:type="spellStart"/>
      <w:r w:rsidRPr="004C5EC1">
        <w:t>dengan</w:t>
      </w:r>
      <w:proofErr w:type="spellEnd"/>
      <w:r w:rsidRPr="004C5EC1">
        <w:t xml:space="preserve"> java script. </w:t>
      </w:r>
      <w:proofErr w:type="spellStart"/>
      <w:r w:rsidRPr="004C5EC1">
        <w:t>Jika</w:t>
      </w:r>
      <w:proofErr w:type="spellEnd"/>
      <w:r w:rsidRPr="004C5EC1">
        <w:t xml:space="preserve"> </w:t>
      </w:r>
      <w:proofErr w:type="spellStart"/>
      <w:r w:rsidRPr="004C5EC1">
        <w:t>kamu</w:t>
      </w:r>
      <w:proofErr w:type="spellEnd"/>
      <w:r w:rsidRPr="004C5EC1">
        <w:t xml:space="preserve"> </w:t>
      </w:r>
      <w:proofErr w:type="spellStart"/>
      <w:r w:rsidRPr="004C5EC1">
        <w:t>sudah</w:t>
      </w:r>
      <w:proofErr w:type="spellEnd"/>
      <w:r w:rsidRPr="004C5EC1">
        <w:t xml:space="preserve"> </w:t>
      </w:r>
      <w:proofErr w:type="spellStart"/>
      <w:r w:rsidRPr="004C5EC1">
        <w:t>pernah</w:t>
      </w:r>
      <w:proofErr w:type="spellEnd"/>
      <w:r w:rsidRPr="004C5EC1">
        <w:t xml:space="preserve"> </w:t>
      </w:r>
      <w:proofErr w:type="spellStart"/>
      <w:r w:rsidRPr="004C5EC1">
        <w:t>menggunakan</w:t>
      </w:r>
      <w:proofErr w:type="spellEnd"/>
      <w:r w:rsidRPr="004C5EC1">
        <w:t xml:space="preserve"> ReactJS </w:t>
      </w:r>
      <w:proofErr w:type="spellStart"/>
      <w:r w:rsidRPr="004C5EC1">
        <w:t>maka</w:t>
      </w:r>
      <w:proofErr w:type="spellEnd"/>
      <w:r w:rsidRPr="004C5EC1">
        <w:t xml:space="preserve"> </w:t>
      </w:r>
      <w:proofErr w:type="spellStart"/>
      <w:r w:rsidRPr="004C5EC1">
        <w:t>kamu</w:t>
      </w:r>
      <w:proofErr w:type="spellEnd"/>
      <w:r w:rsidRPr="004C5EC1">
        <w:t xml:space="preserve"> </w:t>
      </w:r>
      <w:proofErr w:type="spellStart"/>
      <w:r w:rsidRPr="004C5EC1">
        <w:t>akan</w:t>
      </w:r>
      <w:proofErr w:type="spellEnd"/>
      <w:r w:rsidRPr="004C5EC1">
        <w:t xml:space="preserve"> </w:t>
      </w:r>
      <w:proofErr w:type="spellStart"/>
      <w:r w:rsidRPr="004C5EC1">
        <w:t>mudah</w:t>
      </w:r>
      <w:proofErr w:type="spellEnd"/>
      <w:r w:rsidRPr="004C5EC1">
        <w:t xml:space="preserve"> </w:t>
      </w:r>
      <w:proofErr w:type="spellStart"/>
      <w:r w:rsidRPr="004C5EC1">
        <w:t>untuk</w:t>
      </w:r>
      <w:proofErr w:type="spellEnd"/>
      <w:r w:rsidRPr="004C5EC1">
        <w:t xml:space="preserve"> </w:t>
      </w:r>
      <w:proofErr w:type="spellStart"/>
      <w:r w:rsidRPr="004C5EC1">
        <w:t>memahami</w:t>
      </w:r>
      <w:proofErr w:type="spellEnd"/>
      <w:r w:rsidRPr="004C5EC1">
        <w:t xml:space="preserve"> React Native dan </w:t>
      </w:r>
      <w:proofErr w:type="spellStart"/>
      <w:r w:rsidRPr="004C5EC1">
        <w:t>bagi</w:t>
      </w:r>
      <w:proofErr w:type="spellEnd"/>
      <w:r w:rsidRPr="004C5EC1">
        <w:t xml:space="preserve"> </w:t>
      </w:r>
      <w:proofErr w:type="spellStart"/>
      <w:r w:rsidRPr="004C5EC1">
        <w:t>kamu</w:t>
      </w:r>
      <w:proofErr w:type="spellEnd"/>
      <w:r w:rsidRPr="004C5EC1">
        <w:t xml:space="preserve"> yang </w:t>
      </w:r>
      <w:proofErr w:type="spellStart"/>
      <w:r w:rsidRPr="004C5EC1">
        <w:t>belum</w:t>
      </w:r>
      <w:proofErr w:type="spellEnd"/>
      <w:r w:rsidRPr="004C5EC1">
        <w:t xml:space="preserve"> </w:t>
      </w:r>
      <w:proofErr w:type="spellStart"/>
      <w:r w:rsidRPr="004C5EC1">
        <w:t>pernah</w:t>
      </w:r>
      <w:proofErr w:type="spellEnd"/>
      <w:r w:rsidRPr="004C5EC1">
        <w:t xml:space="preserve"> </w:t>
      </w:r>
      <w:proofErr w:type="spellStart"/>
      <w:r w:rsidRPr="004C5EC1">
        <w:t>mencoba</w:t>
      </w:r>
      <w:proofErr w:type="spellEnd"/>
      <w:r w:rsidRPr="004C5EC1">
        <w:t xml:space="preserve"> ReactJS juga </w:t>
      </w:r>
      <w:proofErr w:type="spellStart"/>
      <w:r w:rsidRPr="004C5EC1">
        <w:t>tidak</w:t>
      </w:r>
      <w:proofErr w:type="spellEnd"/>
      <w:r w:rsidRPr="004C5EC1">
        <w:t xml:space="preserve"> </w:t>
      </w:r>
      <w:proofErr w:type="spellStart"/>
      <w:r w:rsidRPr="004C5EC1">
        <w:t>masalah</w:t>
      </w:r>
      <w:proofErr w:type="spellEnd"/>
      <w:r w:rsidRPr="004C5EC1">
        <w:t xml:space="preserve"> </w:t>
      </w:r>
      <w:proofErr w:type="spellStart"/>
      <w:r w:rsidRPr="004C5EC1">
        <w:t>karna</w:t>
      </w:r>
      <w:proofErr w:type="spellEnd"/>
      <w:r w:rsidRPr="004C5EC1">
        <w:t xml:space="preserve"> </w:t>
      </w:r>
      <w:proofErr w:type="spellStart"/>
      <w:r w:rsidRPr="004C5EC1">
        <w:t>saya</w:t>
      </w:r>
      <w:proofErr w:type="spellEnd"/>
      <w:r w:rsidRPr="004C5EC1">
        <w:t xml:space="preserve"> </w:t>
      </w:r>
      <w:proofErr w:type="spellStart"/>
      <w:r w:rsidRPr="004C5EC1">
        <w:t>sendiri</w:t>
      </w:r>
      <w:proofErr w:type="spellEnd"/>
      <w:r w:rsidRPr="004C5EC1">
        <w:t xml:space="preserve"> juga </w:t>
      </w:r>
      <w:proofErr w:type="spellStart"/>
      <w:r w:rsidRPr="004C5EC1">
        <w:t>belum</w:t>
      </w:r>
      <w:proofErr w:type="spellEnd"/>
      <w:r w:rsidRPr="004C5EC1">
        <w:t xml:space="preserve"> </w:t>
      </w:r>
      <w:proofErr w:type="spellStart"/>
      <w:r w:rsidRPr="004C5EC1">
        <w:t>pernah</w:t>
      </w:r>
      <w:proofErr w:type="spellEnd"/>
      <w:r w:rsidRPr="004C5EC1">
        <w:t xml:space="preserve"> </w:t>
      </w:r>
      <w:proofErr w:type="spellStart"/>
      <w:r w:rsidRPr="004C5EC1">
        <w:t>coba</w:t>
      </w:r>
      <w:proofErr w:type="spellEnd"/>
      <w:r w:rsidRPr="004C5EC1">
        <w:t xml:space="preserve"> ReactJS </w:t>
      </w:r>
      <w:proofErr w:type="spellStart"/>
      <w:r w:rsidRPr="004C5EC1">
        <w:t>sebelumnya</w:t>
      </w:r>
      <w:proofErr w:type="spellEnd"/>
      <w:r w:rsidRPr="004C5EC1">
        <w:t>.</w:t>
      </w:r>
    </w:p>
    <w:p w14:paraId="001A7425"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Native</w:t>
      </w:r>
    </w:p>
    <w:p w14:paraId="11E671D5"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Di Android dan IOS </w:t>
      </w:r>
      <w:proofErr w:type="spellStart"/>
      <w:r w:rsidRPr="004C5EC1">
        <w:t>memiliki</w:t>
      </w:r>
      <w:proofErr w:type="spellEnd"/>
      <w:r w:rsidRPr="004C5EC1">
        <w:t xml:space="preserve"> </w:t>
      </w:r>
      <w:proofErr w:type="spellStart"/>
      <w:r w:rsidRPr="004C5EC1">
        <w:t>arsitektur</w:t>
      </w:r>
      <w:proofErr w:type="spellEnd"/>
      <w:r w:rsidRPr="004C5EC1">
        <w:t xml:space="preserve"> yang </w:t>
      </w:r>
      <w:proofErr w:type="spellStart"/>
      <w:r w:rsidRPr="004C5EC1">
        <w:t>berbeda</w:t>
      </w:r>
      <w:proofErr w:type="spellEnd"/>
      <w:r w:rsidRPr="004C5EC1">
        <w:t xml:space="preserve">, nah </w:t>
      </w:r>
      <w:proofErr w:type="spellStart"/>
      <w:r w:rsidRPr="004C5EC1">
        <w:t>disini</w:t>
      </w:r>
      <w:proofErr w:type="spellEnd"/>
      <w:r w:rsidRPr="004C5EC1">
        <w:t xml:space="preserve"> Native </w:t>
      </w:r>
      <w:proofErr w:type="spellStart"/>
      <w:r w:rsidRPr="004C5EC1">
        <w:t>ini</w:t>
      </w:r>
      <w:proofErr w:type="spellEnd"/>
      <w:r w:rsidRPr="004C5EC1">
        <w:t xml:space="preserve"> yang </w:t>
      </w:r>
      <w:proofErr w:type="spellStart"/>
      <w:r w:rsidRPr="004C5EC1">
        <w:t>berfungsi</w:t>
      </w:r>
      <w:proofErr w:type="spellEnd"/>
      <w:r w:rsidRPr="004C5EC1">
        <w:t xml:space="preserve"> </w:t>
      </w:r>
      <w:proofErr w:type="spellStart"/>
      <w:r w:rsidRPr="004C5EC1">
        <w:t>untuk</w:t>
      </w:r>
      <w:proofErr w:type="spellEnd"/>
      <w:r w:rsidRPr="004C5EC1">
        <w:t xml:space="preserve"> </w:t>
      </w:r>
      <w:proofErr w:type="spellStart"/>
      <w:r w:rsidRPr="004C5EC1">
        <w:t>menghandle</w:t>
      </w:r>
      <w:proofErr w:type="spellEnd"/>
      <w:r w:rsidRPr="004C5EC1">
        <w:t xml:space="preserve"> </w:t>
      </w:r>
      <w:proofErr w:type="spellStart"/>
      <w:r w:rsidRPr="004C5EC1">
        <w:t>komponen</w:t>
      </w:r>
      <w:proofErr w:type="spellEnd"/>
      <w:r w:rsidRPr="004C5EC1">
        <w:t xml:space="preserve"> </w:t>
      </w:r>
      <w:proofErr w:type="spellStart"/>
      <w:r w:rsidRPr="004C5EC1">
        <w:t>dari</w:t>
      </w:r>
      <w:proofErr w:type="spellEnd"/>
      <w:r w:rsidRPr="004C5EC1">
        <w:t xml:space="preserve"> </w:t>
      </w:r>
      <w:proofErr w:type="spellStart"/>
      <w:r w:rsidRPr="004C5EC1">
        <w:t>masing</w:t>
      </w:r>
      <w:proofErr w:type="spellEnd"/>
      <w:r w:rsidRPr="004C5EC1">
        <w:t xml:space="preserve"> - </w:t>
      </w:r>
      <w:proofErr w:type="spellStart"/>
      <w:r w:rsidRPr="004C5EC1">
        <w:t>masing</w:t>
      </w:r>
      <w:proofErr w:type="spellEnd"/>
      <w:r w:rsidRPr="004C5EC1">
        <w:t xml:space="preserve"> platform. Di native </w:t>
      </w:r>
      <w:proofErr w:type="spellStart"/>
      <w:r w:rsidRPr="004C5EC1">
        <w:t>ini</w:t>
      </w:r>
      <w:proofErr w:type="spellEnd"/>
      <w:r w:rsidRPr="004C5EC1">
        <w:t xml:space="preserve"> </w:t>
      </w:r>
      <w:proofErr w:type="spellStart"/>
      <w:r w:rsidRPr="004C5EC1">
        <w:t>nanti</w:t>
      </w:r>
      <w:proofErr w:type="spellEnd"/>
      <w:r w:rsidRPr="004C5EC1">
        <w:t xml:space="preserve"> </w:t>
      </w:r>
      <w:proofErr w:type="spellStart"/>
      <w:r w:rsidRPr="004C5EC1">
        <w:t>kita</w:t>
      </w:r>
      <w:proofErr w:type="spellEnd"/>
      <w:r w:rsidRPr="004C5EC1">
        <w:t xml:space="preserve"> </w:t>
      </w:r>
      <w:proofErr w:type="spellStart"/>
      <w:r w:rsidRPr="004C5EC1">
        <w:t>akan</w:t>
      </w:r>
      <w:proofErr w:type="spellEnd"/>
      <w:r w:rsidRPr="004C5EC1">
        <w:t xml:space="preserve"> </w:t>
      </w:r>
      <w:proofErr w:type="spellStart"/>
      <w:r w:rsidRPr="004C5EC1">
        <w:t>mempelajari</w:t>
      </w:r>
      <w:proofErr w:type="spellEnd"/>
      <w:r w:rsidRPr="004C5EC1">
        <w:t xml:space="preserve"> </w:t>
      </w:r>
      <w:proofErr w:type="spellStart"/>
      <w:r w:rsidRPr="004C5EC1">
        <w:t>beberapa</w:t>
      </w:r>
      <w:proofErr w:type="spellEnd"/>
      <w:r w:rsidRPr="004C5EC1">
        <w:t xml:space="preserve"> </w:t>
      </w:r>
      <w:proofErr w:type="spellStart"/>
      <w:r w:rsidRPr="004C5EC1">
        <w:t>komponen</w:t>
      </w:r>
      <w:proofErr w:type="spellEnd"/>
      <w:r w:rsidRPr="004C5EC1">
        <w:t xml:space="preserve"> </w:t>
      </w:r>
      <w:proofErr w:type="spellStart"/>
      <w:r w:rsidRPr="004C5EC1">
        <w:t>untuk</w:t>
      </w:r>
      <w:proofErr w:type="spellEnd"/>
      <w:r w:rsidRPr="004C5EC1">
        <w:t xml:space="preserve"> </w:t>
      </w:r>
      <w:proofErr w:type="spellStart"/>
      <w:r w:rsidRPr="004C5EC1">
        <w:t>keperluan</w:t>
      </w:r>
      <w:proofErr w:type="spellEnd"/>
      <w:r w:rsidRPr="004C5EC1">
        <w:t xml:space="preserve"> </w:t>
      </w:r>
      <w:proofErr w:type="spellStart"/>
      <w:r w:rsidRPr="004C5EC1">
        <w:t>kita</w:t>
      </w:r>
      <w:proofErr w:type="spellEnd"/>
      <w:r w:rsidRPr="004C5EC1">
        <w:t xml:space="preserve"> </w:t>
      </w:r>
      <w:proofErr w:type="spellStart"/>
      <w:r w:rsidRPr="004C5EC1">
        <w:t>belajar</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t>
      </w:r>
      <w:proofErr w:type="spellStart"/>
      <w:r w:rsidRPr="004C5EC1">
        <w:t>dengan</w:t>
      </w:r>
      <w:proofErr w:type="spellEnd"/>
      <w:r w:rsidRPr="004C5EC1">
        <w:t xml:space="preserve"> React Native.</w:t>
      </w:r>
    </w:p>
    <w:p w14:paraId="50A9A94F"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lastRenderedPageBreak/>
        <w:t>Platform</w:t>
      </w:r>
    </w:p>
    <w:p w14:paraId="17D114FF"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Untuk</w:t>
      </w:r>
      <w:proofErr w:type="spellEnd"/>
      <w:r w:rsidRPr="004C5EC1">
        <w:t xml:space="preserve"> </w:t>
      </w:r>
      <w:proofErr w:type="spellStart"/>
      <w:r w:rsidRPr="004C5EC1">
        <w:t>saat</w:t>
      </w:r>
      <w:proofErr w:type="spellEnd"/>
      <w:r w:rsidRPr="004C5EC1">
        <w:t xml:space="preserve"> </w:t>
      </w:r>
      <w:proofErr w:type="spellStart"/>
      <w:r w:rsidRPr="004C5EC1">
        <w:t>ini</w:t>
      </w:r>
      <w:proofErr w:type="spellEnd"/>
      <w:r w:rsidRPr="004C5EC1">
        <w:t xml:space="preserve"> platform yang </w:t>
      </w:r>
      <w:proofErr w:type="spellStart"/>
      <w:r w:rsidRPr="004C5EC1">
        <w:t>sudah</w:t>
      </w:r>
      <w:proofErr w:type="spellEnd"/>
      <w:r w:rsidRPr="004C5EC1">
        <w:t xml:space="preserve"> </w:t>
      </w:r>
      <w:proofErr w:type="spellStart"/>
      <w:r w:rsidRPr="004C5EC1">
        <w:t>terintegrasi</w:t>
      </w:r>
      <w:proofErr w:type="spellEnd"/>
      <w:r w:rsidRPr="004C5EC1">
        <w:t xml:space="preserve"> </w:t>
      </w:r>
      <w:proofErr w:type="spellStart"/>
      <w:r w:rsidRPr="004C5EC1">
        <w:t>adalah</w:t>
      </w:r>
      <w:proofErr w:type="spellEnd"/>
      <w:r w:rsidRPr="004C5EC1">
        <w:t xml:space="preserve"> Android dan IOS. </w:t>
      </w:r>
      <w:proofErr w:type="spellStart"/>
      <w:r w:rsidRPr="004C5EC1">
        <w:t>Mungkin</w:t>
      </w:r>
      <w:proofErr w:type="spellEnd"/>
      <w:r w:rsidRPr="004C5EC1">
        <w:t xml:space="preserve"> </w:t>
      </w:r>
      <w:proofErr w:type="spellStart"/>
      <w:r w:rsidRPr="004C5EC1">
        <w:t>kedepanya</w:t>
      </w:r>
      <w:proofErr w:type="spellEnd"/>
      <w:r w:rsidRPr="004C5EC1">
        <w:t xml:space="preserve"> </w:t>
      </w:r>
      <w:proofErr w:type="spellStart"/>
      <w:r w:rsidRPr="004C5EC1">
        <w:t>bisa</w:t>
      </w:r>
      <w:proofErr w:type="spellEnd"/>
      <w:r w:rsidRPr="004C5EC1">
        <w:t xml:space="preserve"> </w:t>
      </w:r>
      <w:proofErr w:type="spellStart"/>
      <w:r w:rsidRPr="004C5EC1">
        <w:t>lebih</w:t>
      </w:r>
      <w:proofErr w:type="spellEnd"/>
      <w:r w:rsidRPr="004C5EC1">
        <w:t xml:space="preserve"> </w:t>
      </w:r>
      <w:proofErr w:type="spellStart"/>
      <w:r w:rsidRPr="004C5EC1">
        <w:t>dari</w:t>
      </w:r>
      <w:proofErr w:type="spellEnd"/>
      <w:r w:rsidRPr="004C5EC1">
        <w:t xml:space="preserve"> </w:t>
      </w:r>
      <w:proofErr w:type="spellStart"/>
      <w:r w:rsidRPr="004C5EC1">
        <w:t>dua</w:t>
      </w:r>
      <w:proofErr w:type="spellEnd"/>
      <w:r w:rsidRPr="004C5EC1">
        <w:t xml:space="preserve"> platform </w:t>
      </w:r>
      <w:proofErr w:type="spellStart"/>
      <w:r w:rsidRPr="004C5EC1">
        <w:t>ini</w:t>
      </w:r>
      <w:proofErr w:type="spellEnd"/>
      <w:r w:rsidRPr="004C5EC1">
        <w:t xml:space="preserve"> yang </w:t>
      </w:r>
      <w:proofErr w:type="spellStart"/>
      <w:r w:rsidRPr="004C5EC1">
        <w:t>bisa</w:t>
      </w:r>
      <w:proofErr w:type="spellEnd"/>
      <w:r w:rsidRPr="004C5EC1">
        <w:t xml:space="preserve"> </w:t>
      </w:r>
      <w:proofErr w:type="spellStart"/>
      <w:r w:rsidRPr="004C5EC1">
        <w:t>terintegrasi</w:t>
      </w:r>
      <w:proofErr w:type="spellEnd"/>
      <w:r w:rsidRPr="004C5EC1">
        <w:t xml:space="preserve"> </w:t>
      </w:r>
      <w:proofErr w:type="spellStart"/>
      <w:r w:rsidRPr="004C5EC1">
        <w:t>dengan</w:t>
      </w:r>
      <w:proofErr w:type="spellEnd"/>
      <w:r w:rsidRPr="004C5EC1">
        <w:t xml:space="preserve"> react native </w:t>
      </w:r>
      <w:proofErr w:type="spellStart"/>
      <w:r w:rsidRPr="004C5EC1">
        <w:t>ini</w:t>
      </w:r>
      <w:proofErr w:type="spellEnd"/>
      <w:r w:rsidRPr="004C5EC1">
        <w:t xml:space="preserve"> </w:t>
      </w:r>
      <w:proofErr w:type="spellStart"/>
      <w:r w:rsidRPr="004C5EC1">
        <w:t>kita</w:t>
      </w:r>
      <w:proofErr w:type="spellEnd"/>
      <w:r w:rsidRPr="004C5EC1">
        <w:t xml:space="preserve"> </w:t>
      </w:r>
      <w:proofErr w:type="spellStart"/>
      <w:r w:rsidRPr="004C5EC1">
        <w:t>tunggu</w:t>
      </w:r>
      <w:proofErr w:type="spellEnd"/>
      <w:r w:rsidRPr="004C5EC1">
        <w:t xml:space="preserve"> </w:t>
      </w:r>
      <w:proofErr w:type="spellStart"/>
      <w:r w:rsidRPr="004C5EC1">
        <w:t>saja</w:t>
      </w:r>
      <w:proofErr w:type="spellEnd"/>
      <w:r w:rsidRPr="004C5EC1">
        <w:t>.</w:t>
      </w:r>
    </w:p>
    <w:p w14:paraId="4B1F49C3" w14:textId="77777777" w:rsidR="00BB2E15" w:rsidRPr="004C5EC1" w:rsidRDefault="00BB2E15" w:rsidP="004C5EC1">
      <w:pPr>
        <w:pStyle w:val="Heading2"/>
        <w:shd w:val="clear" w:color="auto" w:fill="FFFFFF"/>
        <w:spacing w:before="0" w:after="189"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Kelebihan React Native</w:t>
      </w:r>
    </w:p>
    <w:p w14:paraId="0A5D907D"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Sebelum</w:t>
      </w:r>
      <w:proofErr w:type="spellEnd"/>
      <w:r w:rsidRPr="004C5EC1">
        <w:t xml:space="preserve"> </w:t>
      </w:r>
      <w:proofErr w:type="spellStart"/>
      <w:r w:rsidRPr="004C5EC1">
        <w:t>kita</w:t>
      </w:r>
      <w:proofErr w:type="spellEnd"/>
      <w:r w:rsidRPr="004C5EC1">
        <w:t xml:space="preserve"> </w:t>
      </w:r>
      <w:proofErr w:type="spellStart"/>
      <w:r w:rsidRPr="004C5EC1">
        <w:t>lanjut</w:t>
      </w:r>
      <w:proofErr w:type="spellEnd"/>
      <w:r w:rsidRPr="004C5EC1">
        <w:t xml:space="preserve"> </w:t>
      </w:r>
      <w:proofErr w:type="spellStart"/>
      <w:r w:rsidRPr="004C5EC1">
        <w:t>lebih</w:t>
      </w:r>
      <w:proofErr w:type="spellEnd"/>
      <w:r w:rsidRPr="004C5EC1">
        <w:t xml:space="preserve"> </w:t>
      </w:r>
      <w:proofErr w:type="spellStart"/>
      <w:r w:rsidRPr="004C5EC1">
        <w:t>dalam</w:t>
      </w:r>
      <w:proofErr w:type="spellEnd"/>
      <w:r w:rsidRPr="004C5EC1">
        <w:t xml:space="preserve"> </w:t>
      </w:r>
      <w:proofErr w:type="spellStart"/>
      <w:r w:rsidRPr="004C5EC1">
        <w:t>untuk</w:t>
      </w:r>
      <w:proofErr w:type="spellEnd"/>
      <w:r w:rsidRPr="004C5EC1">
        <w:t xml:space="preserve"> coding </w:t>
      </w:r>
      <w:proofErr w:type="spellStart"/>
      <w:r w:rsidRPr="004C5EC1">
        <w:t>kita</w:t>
      </w:r>
      <w:proofErr w:type="spellEnd"/>
      <w:r w:rsidRPr="004C5EC1">
        <w:t xml:space="preserve"> </w:t>
      </w:r>
      <w:proofErr w:type="spellStart"/>
      <w:r w:rsidRPr="004C5EC1">
        <w:t>perlu</w:t>
      </w:r>
      <w:proofErr w:type="spellEnd"/>
      <w:r w:rsidRPr="004C5EC1">
        <w:t xml:space="preserve"> tau </w:t>
      </w:r>
      <w:proofErr w:type="spellStart"/>
      <w:r w:rsidRPr="004C5EC1">
        <w:t>dulu</w:t>
      </w:r>
      <w:proofErr w:type="spellEnd"/>
      <w:r w:rsidRPr="004C5EC1">
        <w:t xml:space="preserve"> </w:t>
      </w:r>
      <w:proofErr w:type="spellStart"/>
      <w:r w:rsidRPr="004C5EC1">
        <w:t>sedikit</w:t>
      </w:r>
      <w:proofErr w:type="spellEnd"/>
      <w:r w:rsidRPr="004C5EC1">
        <w:t xml:space="preserve"> </w:t>
      </w:r>
      <w:proofErr w:type="spellStart"/>
      <w:r w:rsidRPr="004C5EC1">
        <w:t>apa</w:t>
      </w:r>
      <w:proofErr w:type="spellEnd"/>
      <w:r w:rsidRPr="004C5EC1">
        <w:t xml:space="preserve"> </w:t>
      </w:r>
      <w:proofErr w:type="spellStart"/>
      <w:r w:rsidRPr="004C5EC1">
        <w:t>sih</w:t>
      </w:r>
      <w:proofErr w:type="spellEnd"/>
      <w:r w:rsidRPr="004C5EC1">
        <w:t xml:space="preserve"> </w:t>
      </w:r>
      <w:proofErr w:type="spellStart"/>
      <w:r w:rsidRPr="004C5EC1">
        <w:t>kelebihan</w:t>
      </w:r>
      <w:proofErr w:type="spellEnd"/>
      <w:r w:rsidRPr="004C5EC1">
        <w:t xml:space="preserve"> React Native dan </w:t>
      </w:r>
      <w:proofErr w:type="spellStart"/>
      <w:r w:rsidRPr="004C5EC1">
        <w:t>kenapa</w:t>
      </w:r>
      <w:proofErr w:type="spellEnd"/>
      <w:r w:rsidRPr="004C5EC1">
        <w:t xml:space="preserve"> </w:t>
      </w:r>
      <w:proofErr w:type="spellStart"/>
      <w:r w:rsidRPr="004C5EC1">
        <w:t>kita</w:t>
      </w:r>
      <w:proofErr w:type="spellEnd"/>
      <w:r w:rsidRPr="004C5EC1">
        <w:t xml:space="preserve"> </w:t>
      </w:r>
      <w:proofErr w:type="spellStart"/>
      <w:r w:rsidRPr="004C5EC1">
        <w:t>harus</w:t>
      </w:r>
      <w:proofErr w:type="spellEnd"/>
      <w:r w:rsidRPr="004C5EC1">
        <w:t xml:space="preserve"> </w:t>
      </w:r>
      <w:proofErr w:type="spellStart"/>
      <w:r w:rsidRPr="004C5EC1">
        <w:t>mencoba</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t>
      </w:r>
      <w:proofErr w:type="spellStart"/>
      <w:r w:rsidRPr="004C5EC1">
        <w:t>dengan</w:t>
      </w:r>
      <w:proofErr w:type="spellEnd"/>
      <w:r w:rsidRPr="004C5EC1">
        <w:t xml:space="preserve"> React Native </w:t>
      </w:r>
      <w:proofErr w:type="spellStart"/>
      <w:r w:rsidRPr="004C5EC1">
        <w:t>ini</w:t>
      </w:r>
      <w:proofErr w:type="spellEnd"/>
      <w:r w:rsidRPr="004C5EC1">
        <w:t xml:space="preserve">. Nah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adalah</w:t>
      </w:r>
      <w:proofErr w:type="spellEnd"/>
      <w:r w:rsidRPr="004C5EC1">
        <w:t xml:space="preserve"> </w:t>
      </w:r>
      <w:proofErr w:type="spellStart"/>
      <w:r w:rsidRPr="004C5EC1">
        <w:t>kelebihan</w:t>
      </w:r>
      <w:proofErr w:type="spellEnd"/>
      <w:r w:rsidRPr="004C5EC1">
        <w:t xml:space="preserve"> </w:t>
      </w:r>
      <w:proofErr w:type="spellStart"/>
      <w:r w:rsidRPr="004C5EC1">
        <w:t>kita</w:t>
      </w:r>
      <w:proofErr w:type="spellEnd"/>
      <w:r w:rsidRPr="004C5EC1">
        <w:t xml:space="preserve"> </w:t>
      </w:r>
      <w:proofErr w:type="spellStart"/>
      <w:r w:rsidRPr="004C5EC1">
        <w:t>untuk</w:t>
      </w:r>
      <w:proofErr w:type="spellEnd"/>
      <w:r w:rsidRPr="004C5EC1">
        <w:t xml:space="preserve"> </w:t>
      </w:r>
      <w:proofErr w:type="spellStart"/>
      <w:r w:rsidRPr="004C5EC1">
        <w:t>menggunakan</w:t>
      </w:r>
      <w:proofErr w:type="spellEnd"/>
      <w:r w:rsidRPr="004C5EC1">
        <w:t xml:space="preserve"> React Native.</w:t>
      </w:r>
    </w:p>
    <w:p w14:paraId="427CCC4C"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JavaSript</w:t>
      </w:r>
    </w:p>
    <w:p w14:paraId="48B664FD"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Seperti</w:t>
      </w:r>
      <w:proofErr w:type="spellEnd"/>
      <w:r w:rsidRPr="004C5EC1">
        <w:t xml:space="preserve"> yang </w:t>
      </w:r>
      <w:proofErr w:type="spellStart"/>
      <w:r w:rsidRPr="004C5EC1">
        <w:t>sudah</w:t>
      </w:r>
      <w:proofErr w:type="spellEnd"/>
      <w:r w:rsidRPr="004C5EC1">
        <w:t xml:space="preserve"> </w:t>
      </w:r>
      <w:proofErr w:type="spellStart"/>
      <w:r w:rsidRPr="004C5EC1">
        <w:t>kita</w:t>
      </w:r>
      <w:proofErr w:type="spellEnd"/>
      <w:r w:rsidRPr="004C5EC1">
        <w:t xml:space="preserve"> </w:t>
      </w:r>
      <w:proofErr w:type="spellStart"/>
      <w:r w:rsidRPr="004C5EC1">
        <w:t>ketahui</w:t>
      </w:r>
      <w:proofErr w:type="spellEnd"/>
      <w:r w:rsidRPr="004C5EC1">
        <w:t xml:space="preserve"> </w:t>
      </w:r>
      <w:proofErr w:type="spellStart"/>
      <w:r w:rsidRPr="004C5EC1">
        <w:t>beberapa</w:t>
      </w:r>
      <w:proofErr w:type="spellEnd"/>
      <w:r w:rsidRPr="004C5EC1">
        <w:t xml:space="preserve"> </w:t>
      </w:r>
      <w:proofErr w:type="spellStart"/>
      <w:r w:rsidRPr="004C5EC1">
        <w:t>waktu</w:t>
      </w:r>
      <w:proofErr w:type="spellEnd"/>
      <w:r w:rsidRPr="004C5EC1">
        <w:t xml:space="preserve"> yang </w:t>
      </w:r>
      <w:proofErr w:type="spellStart"/>
      <w:r w:rsidRPr="004C5EC1">
        <w:t>lalu</w:t>
      </w:r>
      <w:proofErr w:type="spellEnd"/>
      <w:r w:rsidRPr="004C5EC1">
        <w:t xml:space="preserve"> di survey </w:t>
      </w:r>
      <w:proofErr w:type="spellStart"/>
      <w:r w:rsidRPr="004C5EC1">
        <w:t>stackoverflow</w:t>
      </w:r>
      <w:proofErr w:type="spellEnd"/>
      <w:r w:rsidRPr="004C5EC1">
        <w:t xml:space="preserve"> JavaScript </w:t>
      </w:r>
      <w:proofErr w:type="spellStart"/>
      <w:r w:rsidRPr="004C5EC1">
        <w:t>adalah</w:t>
      </w:r>
      <w:proofErr w:type="spellEnd"/>
      <w:r w:rsidRPr="004C5EC1">
        <w:t xml:space="preserve"> salah </w:t>
      </w:r>
      <w:proofErr w:type="spellStart"/>
      <w:r w:rsidRPr="004C5EC1">
        <w:t>satu</w:t>
      </w:r>
      <w:proofErr w:type="spellEnd"/>
      <w:r w:rsidRPr="004C5EC1">
        <w:t xml:space="preserve"> </w:t>
      </w:r>
      <w:proofErr w:type="spellStart"/>
      <w:r w:rsidRPr="004C5EC1">
        <w:t>bahasa</w:t>
      </w:r>
      <w:proofErr w:type="spellEnd"/>
      <w:r w:rsidRPr="004C5EC1">
        <w:t xml:space="preserve"> </w:t>
      </w:r>
      <w:proofErr w:type="spellStart"/>
      <w:r w:rsidRPr="004C5EC1">
        <w:t>pemrogramman</w:t>
      </w:r>
      <w:proofErr w:type="spellEnd"/>
      <w:r w:rsidRPr="004C5EC1">
        <w:t xml:space="preserve"> yang paling </w:t>
      </w:r>
      <w:proofErr w:type="spellStart"/>
      <w:r w:rsidRPr="004C5EC1">
        <w:t>banyak</w:t>
      </w:r>
      <w:proofErr w:type="spellEnd"/>
      <w:r w:rsidRPr="004C5EC1">
        <w:t xml:space="preserve"> </w:t>
      </w:r>
      <w:proofErr w:type="spellStart"/>
      <w:r w:rsidRPr="004C5EC1">
        <w:t>digunakan</w:t>
      </w:r>
      <w:proofErr w:type="spellEnd"/>
      <w:r w:rsidRPr="004C5EC1">
        <w:t xml:space="preserve"> oleh developer di dunia. </w:t>
      </w:r>
      <w:proofErr w:type="spellStart"/>
      <w:r w:rsidRPr="004C5EC1">
        <w:t>Dengan</w:t>
      </w:r>
      <w:proofErr w:type="spellEnd"/>
      <w:r w:rsidRPr="004C5EC1">
        <w:t xml:space="preserve"> </w:t>
      </w:r>
      <w:proofErr w:type="spellStart"/>
      <w:r w:rsidRPr="004C5EC1">
        <w:t>begitu</w:t>
      </w:r>
      <w:proofErr w:type="spellEnd"/>
      <w:r w:rsidRPr="004C5EC1">
        <w:t xml:space="preserve"> </w:t>
      </w:r>
      <w:proofErr w:type="spellStart"/>
      <w:r w:rsidRPr="004C5EC1">
        <w:t>artinya</w:t>
      </w:r>
      <w:proofErr w:type="spellEnd"/>
      <w:r w:rsidRPr="004C5EC1">
        <w:t xml:space="preserve"> </w:t>
      </w:r>
      <w:proofErr w:type="spellStart"/>
      <w:r w:rsidRPr="004C5EC1">
        <w:t>kita</w:t>
      </w:r>
      <w:proofErr w:type="spellEnd"/>
      <w:r w:rsidRPr="004C5EC1">
        <w:t xml:space="preserve"> </w:t>
      </w:r>
      <w:proofErr w:type="spellStart"/>
      <w:r w:rsidRPr="004C5EC1">
        <w:t>sebagai</w:t>
      </w:r>
      <w:proofErr w:type="spellEnd"/>
      <w:r w:rsidRPr="004C5EC1">
        <w:t xml:space="preserve"> developer </w:t>
      </w:r>
      <w:proofErr w:type="spellStart"/>
      <w:r w:rsidRPr="004C5EC1">
        <w:t>akan</w:t>
      </w:r>
      <w:proofErr w:type="spellEnd"/>
      <w:r w:rsidRPr="004C5EC1">
        <w:t xml:space="preserve"> </w:t>
      </w:r>
      <w:proofErr w:type="spellStart"/>
      <w:r w:rsidRPr="004C5EC1">
        <w:t>sangat</w:t>
      </w:r>
      <w:proofErr w:type="spellEnd"/>
      <w:r w:rsidRPr="004C5EC1">
        <w:t xml:space="preserve"> </w:t>
      </w:r>
      <w:proofErr w:type="spellStart"/>
      <w:r w:rsidRPr="004C5EC1">
        <w:t>mudah</w:t>
      </w:r>
      <w:proofErr w:type="spellEnd"/>
      <w:r w:rsidRPr="004C5EC1">
        <w:t xml:space="preserve"> </w:t>
      </w:r>
      <w:proofErr w:type="spellStart"/>
      <w:r w:rsidRPr="004C5EC1">
        <w:t>untuk</w:t>
      </w:r>
      <w:proofErr w:type="spellEnd"/>
      <w:r w:rsidRPr="004C5EC1">
        <w:t xml:space="preserve"> </w:t>
      </w:r>
      <w:proofErr w:type="spellStart"/>
      <w:r w:rsidRPr="004C5EC1">
        <w:t>mempelajari</w:t>
      </w:r>
      <w:proofErr w:type="spellEnd"/>
      <w:r w:rsidRPr="004C5EC1">
        <w:t xml:space="preserve"> JavaScript </w:t>
      </w:r>
      <w:proofErr w:type="spellStart"/>
      <w:r w:rsidRPr="004C5EC1">
        <w:t>ini</w:t>
      </w:r>
      <w:proofErr w:type="spellEnd"/>
      <w:r w:rsidRPr="004C5EC1">
        <w:t xml:space="preserve"> </w:t>
      </w:r>
      <w:proofErr w:type="spellStart"/>
      <w:r w:rsidRPr="004C5EC1">
        <w:t>karna</w:t>
      </w:r>
      <w:proofErr w:type="spellEnd"/>
      <w:r w:rsidRPr="004C5EC1">
        <w:t xml:space="preserve"> </w:t>
      </w:r>
      <w:proofErr w:type="spellStart"/>
      <w:r w:rsidRPr="004C5EC1">
        <w:t>komunitas</w:t>
      </w:r>
      <w:proofErr w:type="spellEnd"/>
      <w:r w:rsidRPr="004C5EC1">
        <w:t xml:space="preserve"> yang </w:t>
      </w:r>
      <w:proofErr w:type="spellStart"/>
      <w:r w:rsidRPr="004C5EC1">
        <w:t>sudah</w:t>
      </w:r>
      <w:proofErr w:type="spellEnd"/>
      <w:r w:rsidRPr="004C5EC1">
        <w:t xml:space="preserve"> </w:t>
      </w:r>
      <w:proofErr w:type="spellStart"/>
      <w:r w:rsidRPr="004C5EC1">
        <w:t>besar</w:t>
      </w:r>
      <w:proofErr w:type="spellEnd"/>
      <w:r w:rsidRPr="004C5EC1">
        <w:t xml:space="preserve"> dan juga </w:t>
      </w:r>
      <w:proofErr w:type="spellStart"/>
      <w:r w:rsidRPr="004C5EC1">
        <w:t>kita</w:t>
      </w:r>
      <w:proofErr w:type="spellEnd"/>
      <w:r w:rsidRPr="004C5EC1">
        <w:t xml:space="preserve"> </w:t>
      </w:r>
      <w:proofErr w:type="spellStart"/>
      <w:r w:rsidRPr="004C5EC1">
        <w:t>mempunyai</w:t>
      </w:r>
      <w:proofErr w:type="spellEnd"/>
      <w:r w:rsidRPr="004C5EC1">
        <w:t xml:space="preserve"> </w:t>
      </w:r>
      <w:proofErr w:type="spellStart"/>
      <w:r w:rsidRPr="004C5EC1">
        <w:t>banyak</w:t>
      </w:r>
      <w:proofErr w:type="spellEnd"/>
      <w:r w:rsidRPr="004C5EC1">
        <w:t xml:space="preserve"> </w:t>
      </w:r>
      <w:proofErr w:type="spellStart"/>
      <w:r w:rsidRPr="004C5EC1">
        <w:t>tempat</w:t>
      </w:r>
      <w:proofErr w:type="spellEnd"/>
      <w:r w:rsidRPr="004C5EC1">
        <w:t xml:space="preserve"> </w:t>
      </w:r>
      <w:proofErr w:type="spellStart"/>
      <w:r w:rsidRPr="004C5EC1">
        <w:t>untuk</w:t>
      </w:r>
      <w:proofErr w:type="spellEnd"/>
      <w:r w:rsidRPr="004C5EC1">
        <w:t xml:space="preserve"> </w:t>
      </w:r>
      <w:proofErr w:type="spellStart"/>
      <w:r w:rsidRPr="004C5EC1">
        <w:t>bertanya</w:t>
      </w:r>
      <w:proofErr w:type="spellEnd"/>
      <w:r w:rsidRPr="004C5EC1">
        <w:t xml:space="preserve"> </w:t>
      </w:r>
      <w:proofErr w:type="spellStart"/>
      <w:r w:rsidRPr="004C5EC1">
        <w:t>kalau</w:t>
      </w:r>
      <w:proofErr w:type="spellEnd"/>
      <w:r w:rsidRPr="004C5EC1">
        <w:t xml:space="preserve"> </w:t>
      </w:r>
      <w:proofErr w:type="spellStart"/>
      <w:r w:rsidRPr="004C5EC1">
        <w:t>kita</w:t>
      </w:r>
      <w:proofErr w:type="spellEnd"/>
      <w:r w:rsidRPr="004C5EC1">
        <w:t xml:space="preserve"> </w:t>
      </w:r>
      <w:proofErr w:type="spellStart"/>
      <w:r w:rsidRPr="004C5EC1">
        <w:t>mengalami</w:t>
      </w:r>
      <w:proofErr w:type="spellEnd"/>
      <w:r w:rsidRPr="004C5EC1">
        <w:t xml:space="preserve"> </w:t>
      </w:r>
      <w:proofErr w:type="spellStart"/>
      <w:r w:rsidRPr="004C5EC1">
        <w:t>kebingunan</w:t>
      </w:r>
      <w:proofErr w:type="spellEnd"/>
      <w:r w:rsidRPr="004C5EC1">
        <w:t xml:space="preserve">. Dan </w:t>
      </w:r>
      <w:proofErr w:type="spellStart"/>
      <w:r w:rsidRPr="004C5EC1">
        <w:t>bagi</w:t>
      </w:r>
      <w:proofErr w:type="spellEnd"/>
      <w:r w:rsidRPr="004C5EC1">
        <w:t xml:space="preserve"> </w:t>
      </w:r>
      <w:proofErr w:type="spellStart"/>
      <w:r w:rsidRPr="004C5EC1">
        <w:t>kamu</w:t>
      </w:r>
      <w:proofErr w:type="spellEnd"/>
      <w:r w:rsidRPr="004C5EC1">
        <w:t xml:space="preserve"> yang </w:t>
      </w:r>
      <w:proofErr w:type="spellStart"/>
      <w:r w:rsidRPr="004C5EC1">
        <w:t>sudah</w:t>
      </w:r>
      <w:proofErr w:type="spellEnd"/>
      <w:r w:rsidRPr="004C5EC1">
        <w:t xml:space="preserve"> </w:t>
      </w:r>
      <w:proofErr w:type="spellStart"/>
      <w:r w:rsidRPr="004C5EC1">
        <w:t>berpengalaman</w:t>
      </w:r>
      <w:proofErr w:type="spellEnd"/>
      <w:r w:rsidRPr="004C5EC1">
        <w:t xml:space="preserve"> </w:t>
      </w:r>
      <w:proofErr w:type="spellStart"/>
      <w:r w:rsidRPr="004C5EC1">
        <w:t>dengan</w:t>
      </w:r>
      <w:proofErr w:type="spellEnd"/>
      <w:r w:rsidRPr="004C5EC1">
        <w:t xml:space="preserve"> web development </w:t>
      </w:r>
      <w:proofErr w:type="spellStart"/>
      <w:r w:rsidRPr="004C5EC1">
        <w:t>tentunya</w:t>
      </w:r>
      <w:proofErr w:type="spellEnd"/>
      <w:r w:rsidRPr="004C5EC1">
        <w:t xml:space="preserve"> </w:t>
      </w:r>
      <w:proofErr w:type="spellStart"/>
      <w:r w:rsidRPr="004C5EC1">
        <w:t>sudah</w:t>
      </w:r>
      <w:proofErr w:type="spellEnd"/>
      <w:r w:rsidRPr="004C5EC1">
        <w:t xml:space="preserve"> </w:t>
      </w:r>
      <w:proofErr w:type="spellStart"/>
      <w:r w:rsidRPr="004C5EC1">
        <w:t>akrab</w:t>
      </w:r>
      <w:proofErr w:type="spellEnd"/>
      <w:r w:rsidRPr="004C5EC1">
        <w:t xml:space="preserve"> </w:t>
      </w:r>
      <w:proofErr w:type="spellStart"/>
      <w:r w:rsidRPr="004C5EC1">
        <w:t>dengan</w:t>
      </w:r>
      <w:proofErr w:type="spellEnd"/>
      <w:r w:rsidRPr="004C5EC1">
        <w:t xml:space="preserve"> </w:t>
      </w:r>
      <w:proofErr w:type="spellStart"/>
      <w:r w:rsidRPr="004C5EC1">
        <w:t>javascript</w:t>
      </w:r>
      <w:proofErr w:type="spellEnd"/>
      <w:r w:rsidRPr="004C5EC1">
        <w:t xml:space="preserve"> </w:t>
      </w:r>
      <w:proofErr w:type="spellStart"/>
      <w:r w:rsidRPr="004C5EC1">
        <w:t>ini</w:t>
      </w:r>
      <w:proofErr w:type="spellEnd"/>
      <w:r w:rsidRPr="004C5EC1">
        <w:t xml:space="preserve"> dan </w:t>
      </w:r>
      <w:proofErr w:type="spellStart"/>
      <w:r w:rsidRPr="004C5EC1">
        <w:t>kamu</w:t>
      </w:r>
      <w:proofErr w:type="spellEnd"/>
      <w:r w:rsidRPr="004C5EC1">
        <w:t xml:space="preserve"> </w:t>
      </w:r>
      <w:proofErr w:type="spellStart"/>
      <w:r w:rsidRPr="004C5EC1">
        <w:t>sudah</w:t>
      </w:r>
      <w:proofErr w:type="spellEnd"/>
      <w:r w:rsidRPr="004C5EC1">
        <w:t xml:space="preserve"> punya </w:t>
      </w:r>
      <w:proofErr w:type="spellStart"/>
      <w:r w:rsidRPr="004C5EC1">
        <w:t>dasar</w:t>
      </w:r>
      <w:proofErr w:type="spellEnd"/>
      <w:r w:rsidRPr="004C5EC1">
        <w:t xml:space="preserve"> </w:t>
      </w:r>
      <w:proofErr w:type="spellStart"/>
      <w:r w:rsidRPr="004C5EC1">
        <w:t>untuk</w:t>
      </w:r>
      <w:proofErr w:type="spellEnd"/>
      <w:r w:rsidRPr="004C5EC1">
        <w:t xml:space="preserve"> </w:t>
      </w:r>
      <w:proofErr w:type="spellStart"/>
      <w:r w:rsidRPr="004C5EC1">
        <w:t>mulai</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t>
      </w:r>
      <w:proofErr w:type="spellStart"/>
      <w:r w:rsidRPr="004C5EC1">
        <w:t>dengan</w:t>
      </w:r>
      <w:proofErr w:type="spellEnd"/>
      <w:r w:rsidRPr="004C5EC1">
        <w:t xml:space="preserve"> react native </w:t>
      </w:r>
      <w:proofErr w:type="spellStart"/>
      <w:r w:rsidRPr="004C5EC1">
        <w:t>ini</w:t>
      </w:r>
      <w:proofErr w:type="spellEnd"/>
      <w:r w:rsidRPr="004C5EC1">
        <w:t>.</w:t>
      </w:r>
    </w:p>
    <w:p w14:paraId="184D0E89"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lastRenderedPageBreak/>
        <w:t>Code Sharing</w:t>
      </w:r>
    </w:p>
    <w:p w14:paraId="5F336254"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Sebagian</w:t>
      </w:r>
      <w:proofErr w:type="spellEnd"/>
      <w:r w:rsidRPr="004C5EC1">
        <w:t xml:space="preserve"> codebase yang </w:t>
      </w:r>
      <w:proofErr w:type="spellStart"/>
      <w:r w:rsidRPr="004C5EC1">
        <w:t>kamu</w:t>
      </w:r>
      <w:proofErr w:type="spellEnd"/>
      <w:r w:rsidRPr="004C5EC1">
        <w:t xml:space="preserve"> </w:t>
      </w:r>
      <w:proofErr w:type="spellStart"/>
      <w:r w:rsidRPr="004C5EC1">
        <w:t>tulis</w:t>
      </w:r>
      <w:proofErr w:type="spellEnd"/>
      <w:r w:rsidRPr="004C5EC1">
        <w:t xml:space="preserve"> </w:t>
      </w:r>
      <w:proofErr w:type="spellStart"/>
      <w:r w:rsidRPr="004C5EC1">
        <w:t>itu</w:t>
      </w:r>
      <w:proofErr w:type="spellEnd"/>
      <w:r w:rsidRPr="004C5EC1">
        <w:t xml:space="preserve"> </w:t>
      </w:r>
      <w:proofErr w:type="spellStart"/>
      <w:r w:rsidRPr="004C5EC1">
        <w:t>bisa</w:t>
      </w:r>
      <w:proofErr w:type="spellEnd"/>
      <w:r w:rsidRPr="004C5EC1">
        <w:t xml:space="preserve"> </w:t>
      </w:r>
      <w:proofErr w:type="spellStart"/>
      <w:r w:rsidRPr="004C5EC1">
        <w:t>kamu</w:t>
      </w:r>
      <w:proofErr w:type="spellEnd"/>
      <w:r w:rsidRPr="004C5EC1">
        <w:t xml:space="preserve"> </w:t>
      </w:r>
      <w:proofErr w:type="spellStart"/>
      <w:r w:rsidRPr="004C5EC1">
        <w:t>gunakan</w:t>
      </w:r>
      <w:proofErr w:type="spellEnd"/>
      <w:r w:rsidRPr="004C5EC1">
        <w:t xml:space="preserve"> </w:t>
      </w:r>
      <w:proofErr w:type="spellStart"/>
      <w:r w:rsidRPr="004C5EC1">
        <w:t>untuk</w:t>
      </w:r>
      <w:proofErr w:type="spellEnd"/>
      <w:r w:rsidRPr="004C5EC1">
        <w:t xml:space="preserve"> </w:t>
      </w:r>
      <w:proofErr w:type="spellStart"/>
      <w:r w:rsidRPr="004C5EC1">
        <w:t>berbeda</w:t>
      </w:r>
      <w:proofErr w:type="spellEnd"/>
      <w:r w:rsidRPr="004C5EC1">
        <w:t xml:space="preserve"> platform </w:t>
      </w:r>
      <w:proofErr w:type="spellStart"/>
      <w:r w:rsidRPr="004C5EC1">
        <w:t>dimana</w:t>
      </w:r>
      <w:proofErr w:type="spellEnd"/>
      <w:r w:rsidRPr="004C5EC1">
        <w:t xml:space="preserve"> </w:t>
      </w:r>
      <w:proofErr w:type="spellStart"/>
      <w:r w:rsidRPr="004C5EC1">
        <w:t>disni</w:t>
      </w:r>
      <w:proofErr w:type="spellEnd"/>
      <w:r w:rsidRPr="004C5EC1">
        <w:t xml:space="preserve"> </w:t>
      </w:r>
      <w:proofErr w:type="spellStart"/>
      <w:r w:rsidRPr="004C5EC1">
        <w:t>bisa</w:t>
      </w:r>
      <w:proofErr w:type="spellEnd"/>
      <w:r w:rsidRPr="004C5EC1">
        <w:t xml:space="preserve"> </w:t>
      </w:r>
      <w:proofErr w:type="spellStart"/>
      <w:r w:rsidRPr="004C5EC1">
        <w:t>digunakan</w:t>
      </w:r>
      <w:proofErr w:type="spellEnd"/>
      <w:r w:rsidRPr="004C5EC1">
        <w:t xml:space="preserve"> </w:t>
      </w:r>
      <w:proofErr w:type="spellStart"/>
      <w:r w:rsidRPr="004C5EC1">
        <w:t>untuk</w:t>
      </w:r>
      <w:proofErr w:type="spellEnd"/>
      <w:r w:rsidRPr="004C5EC1">
        <w:t xml:space="preserve"> android dan </w:t>
      </w:r>
      <w:proofErr w:type="spellStart"/>
      <w:r w:rsidRPr="004C5EC1">
        <w:t>ios</w:t>
      </w:r>
      <w:proofErr w:type="spellEnd"/>
      <w:r w:rsidRPr="004C5EC1">
        <w:t xml:space="preserve">. </w:t>
      </w:r>
      <w:proofErr w:type="spellStart"/>
      <w:r w:rsidRPr="004C5EC1">
        <w:t>Dengan</w:t>
      </w:r>
      <w:proofErr w:type="spellEnd"/>
      <w:r w:rsidRPr="004C5EC1">
        <w:t xml:space="preserve"> </w:t>
      </w:r>
      <w:proofErr w:type="spellStart"/>
      <w:r w:rsidRPr="004C5EC1">
        <w:t>begitu</w:t>
      </w:r>
      <w:proofErr w:type="spellEnd"/>
      <w:r w:rsidRPr="004C5EC1">
        <w:t xml:space="preserve"> </w:t>
      </w:r>
      <w:proofErr w:type="spellStart"/>
      <w:r w:rsidRPr="004C5EC1">
        <w:t>untuk</w:t>
      </w:r>
      <w:proofErr w:type="spellEnd"/>
      <w:r w:rsidRPr="004C5EC1">
        <w:t xml:space="preserve"> </w:t>
      </w:r>
      <w:proofErr w:type="spellStart"/>
      <w:r w:rsidRPr="004C5EC1">
        <w:t>hal</w:t>
      </w:r>
      <w:proofErr w:type="spellEnd"/>
      <w:r w:rsidRPr="004C5EC1">
        <w:t xml:space="preserve"> - </w:t>
      </w:r>
      <w:proofErr w:type="spellStart"/>
      <w:r w:rsidRPr="004C5EC1">
        <w:t>hal</w:t>
      </w:r>
      <w:proofErr w:type="spellEnd"/>
      <w:r w:rsidRPr="004C5EC1">
        <w:t xml:space="preserve"> yang </w:t>
      </w:r>
      <w:proofErr w:type="spellStart"/>
      <w:r w:rsidRPr="004C5EC1">
        <w:t>mendasar</w:t>
      </w:r>
      <w:proofErr w:type="spellEnd"/>
      <w:r w:rsidRPr="004C5EC1">
        <w:t xml:space="preserve"> </w:t>
      </w:r>
      <w:proofErr w:type="spellStart"/>
      <w:r w:rsidRPr="004C5EC1">
        <w:t>jika</w:t>
      </w:r>
      <w:proofErr w:type="spellEnd"/>
      <w:r w:rsidRPr="004C5EC1">
        <w:t xml:space="preserve"> </w:t>
      </w:r>
      <w:proofErr w:type="spellStart"/>
      <w:r w:rsidRPr="004C5EC1">
        <w:t>kita</w:t>
      </w:r>
      <w:proofErr w:type="spellEnd"/>
      <w:r w:rsidRPr="004C5EC1">
        <w:t xml:space="preserve"> </w:t>
      </w:r>
      <w:proofErr w:type="spellStart"/>
      <w:r w:rsidRPr="004C5EC1">
        <w:t>memiliki</w:t>
      </w:r>
      <w:proofErr w:type="spellEnd"/>
      <w:r w:rsidRPr="004C5EC1">
        <w:t xml:space="preserve"> </w:t>
      </w:r>
      <w:proofErr w:type="spellStart"/>
      <w:r w:rsidRPr="004C5EC1">
        <w:t>fungsi</w:t>
      </w:r>
      <w:proofErr w:type="spellEnd"/>
      <w:r w:rsidRPr="004C5EC1">
        <w:t xml:space="preserve"> - </w:t>
      </w:r>
      <w:proofErr w:type="spellStart"/>
      <w:r w:rsidRPr="004C5EC1">
        <w:t>fungsi</w:t>
      </w:r>
      <w:proofErr w:type="spellEnd"/>
      <w:r w:rsidRPr="004C5EC1">
        <w:t xml:space="preserve"> </w:t>
      </w:r>
      <w:proofErr w:type="spellStart"/>
      <w:r w:rsidRPr="004C5EC1">
        <w:t>umum</w:t>
      </w:r>
      <w:proofErr w:type="spellEnd"/>
      <w:r w:rsidRPr="004C5EC1">
        <w:t xml:space="preserve"> yang </w:t>
      </w:r>
      <w:proofErr w:type="spellStart"/>
      <w:r w:rsidRPr="004C5EC1">
        <w:t>tidak</w:t>
      </w:r>
      <w:proofErr w:type="spellEnd"/>
      <w:r w:rsidRPr="004C5EC1">
        <w:t xml:space="preserve"> </w:t>
      </w:r>
      <w:proofErr w:type="spellStart"/>
      <w:r w:rsidRPr="004C5EC1">
        <w:t>bersentuhan</w:t>
      </w:r>
      <w:proofErr w:type="spellEnd"/>
      <w:r w:rsidRPr="004C5EC1">
        <w:t xml:space="preserve"> </w:t>
      </w:r>
      <w:proofErr w:type="spellStart"/>
      <w:r w:rsidRPr="004C5EC1">
        <w:t>langsung</w:t>
      </w:r>
      <w:proofErr w:type="spellEnd"/>
      <w:r w:rsidRPr="004C5EC1">
        <w:t xml:space="preserve"> </w:t>
      </w:r>
      <w:proofErr w:type="spellStart"/>
      <w:r w:rsidRPr="004C5EC1">
        <w:t>dengan</w:t>
      </w:r>
      <w:proofErr w:type="spellEnd"/>
      <w:r w:rsidRPr="004C5EC1">
        <w:t xml:space="preserve"> </w:t>
      </w:r>
      <w:proofErr w:type="spellStart"/>
      <w:r w:rsidRPr="004C5EC1">
        <w:t>komponen</w:t>
      </w:r>
      <w:proofErr w:type="spellEnd"/>
      <w:r w:rsidRPr="004C5EC1">
        <w:t xml:space="preserve"> yang </w:t>
      </w:r>
      <w:proofErr w:type="spellStart"/>
      <w:r w:rsidRPr="004C5EC1">
        <w:t>berbeda</w:t>
      </w:r>
      <w:proofErr w:type="spellEnd"/>
      <w:r w:rsidRPr="004C5EC1">
        <w:t xml:space="preserve"> platform </w:t>
      </w:r>
      <w:proofErr w:type="spellStart"/>
      <w:r w:rsidRPr="004C5EC1">
        <w:t>ini</w:t>
      </w:r>
      <w:proofErr w:type="spellEnd"/>
      <w:r w:rsidRPr="004C5EC1">
        <w:t xml:space="preserve"> </w:t>
      </w:r>
      <w:proofErr w:type="spellStart"/>
      <w:r w:rsidRPr="004C5EC1">
        <w:t>kita</w:t>
      </w:r>
      <w:proofErr w:type="spellEnd"/>
      <w:r w:rsidRPr="004C5EC1">
        <w:t xml:space="preserve"> </w:t>
      </w:r>
      <w:proofErr w:type="spellStart"/>
      <w:r w:rsidRPr="004C5EC1">
        <w:t>bisa</w:t>
      </w:r>
      <w:proofErr w:type="spellEnd"/>
      <w:r w:rsidRPr="004C5EC1">
        <w:t xml:space="preserve"> </w:t>
      </w:r>
      <w:proofErr w:type="spellStart"/>
      <w:r w:rsidRPr="004C5EC1">
        <w:t>kita</w:t>
      </w:r>
      <w:proofErr w:type="spellEnd"/>
      <w:r w:rsidRPr="004C5EC1">
        <w:t xml:space="preserve"> </w:t>
      </w:r>
      <w:proofErr w:type="spellStart"/>
      <w:r w:rsidRPr="004C5EC1">
        <w:t>gunakan</w:t>
      </w:r>
      <w:proofErr w:type="spellEnd"/>
      <w:r w:rsidRPr="004C5EC1">
        <w:t xml:space="preserve"> codebase </w:t>
      </w:r>
      <w:proofErr w:type="spellStart"/>
      <w:r w:rsidRPr="004C5EC1">
        <w:t>tersebut</w:t>
      </w:r>
      <w:proofErr w:type="spellEnd"/>
      <w:r w:rsidRPr="004C5EC1">
        <w:t xml:space="preserve">. </w:t>
      </w:r>
      <w:proofErr w:type="spellStart"/>
      <w:r w:rsidRPr="004C5EC1">
        <w:t>Sebagai</w:t>
      </w:r>
      <w:proofErr w:type="spellEnd"/>
      <w:r w:rsidRPr="004C5EC1">
        <w:t xml:space="preserve"> </w:t>
      </w:r>
      <w:proofErr w:type="spellStart"/>
      <w:r w:rsidRPr="004C5EC1">
        <w:t>contoh</w:t>
      </w:r>
      <w:proofErr w:type="spellEnd"/>
      <w:r w:rsidRPr="004C5EC1">
        <w:t xml:space="preserve"> </w:t>
      </w:r>
      <w:proofErr w:type="spellStart"/>
      <w:r w:rsidRPr="004C5EC1">
        <w:t>semisal</w:t>
      </w:r>
      <w:proofErr w:type="spellEnd"/>
      <w:r w:rsidRPr="004C5EC1">
        <w:t xml:space="preserve"> </w:t>
      </w:r>
      <w:proofErr w:type="spellStart"/>
      <w:r w:rsidRPr="004C5EC1">
        <w:t>kita</w:t>
      </w:r>
      <w:proofErr w:type="spellEnd"/>
      <w:r w:rsidRPr="004C5EC1">
        <w:t xml:space="preserve"> punya </w:t>
      </w:r>
      <w:proofErr w:type="spellStart"/>
      <w:r w:rsidRPr="004C5EC1">
        <w:t>sebuah</w:t>
      </w:r>
      <w:proofErr w:type="spellEnd"/>
      <w:r w:rsidRPr="004C5EC1">
        <w:t xml:space="preserve"> </w:t>
      </w:r>
      <w:proofErr w:type="spellStart"/>
      <w:r w:rsidRPr="004C5EC1">
        <w:t>fungsi</w:t>
      </w:r>
      <w:proofErr w:type="spellEnd"/>
      <w:r w:rsidRPr="004C5EC1">
        <w:t xml:space="preserve"> </w:t>
      </w:r>
      <w:proofErr w:type="spellStart"/>
      <w:r w:rsidRPr="004C5EC1">
        <w:t>untuk</w:t>
      </w:r>
      <w:proofErr w:type="spellEnd"/>
      <w:r w:rsidRPr="004C5EC1">
        <w:t xml:space="preserve"> </w:t>
      </w:r>
      <w:proofErr w:type="spellStart"/>
      <w:r w:rsidRPr="004C5EC1">
        <w:t>mengkonfersi</w:t>
      </w:r>
      <w:proofErr w:type="spellEnd"/>
      <w:r w:rsidRPr="004C5EC1">
        <w:t xml:space="preserve"> currency, </w:t>
      </w:r>
      <w:proofErr w:type="spellStart"/>
      <w:r w:rsidRPr="004C5EC1">
        <w:t>maka</w:t>
      </w:r>
      <w:proofErr w:type="spellEnd"/>
      <w:r w:rsidRPr="004C5EC1">
        <w:t xml:space="preserve"> </w:t>
      </w:r>
      <w:proofErr w:type="spellStart"/>
      <w:r w:rsidRPr="004C5EC1">
        <w:t>dengan</w:t>
      </w:r>
      <w:proofErr w:type="spellEnd"/>
      <w:r w:rsidRPr="004C5EC1">
        <w:t xml:space="preserve"> </w:t>
      </w:r>
      <w:proofErr w:type="spellStart"/>
      <w:r w:rsidRPr="004C5EC1">
        <w:t>begitu</w:t>
      </w:r>
      <w:proofErr w:type="spellEnd"/>
      <w:r w:rsidRPr="004C5EC1">
        <w:t xml:space="preserve"> </w:t>
      </w:r>
      <w:proofErr w:type="spellStart"/>
      <w:r w:rsidRPr="004C5EC1">
        <w:t>kita</w:t>
      </w:r>
      <w:proofErr w:type="spellEnd"/>
      <w:r w:rsidRPr="004C5EC1">
        <w:t xml:space="preserve"> </w:t>
      </w:r>
      <w:proofErr w:type="spellStart"/>
      <w:r w:rsidRPr="004C5EC1">
        <w:t>bisa</w:t>
      </w:r>
      <w:proofErr w:type="spellEnd"/>
      <w:r w:rsidRPr="004C5EC1">
        <w:t xml:space="preserve"> </w:t>
      </w:r>
      <w:proofErr w:type="spellStart"/>
      <w:r w:rsidRPr="004C5EC1">
        <w:t>gunakan</w:t>
      </w:r>
      <w:proofErr w:type="spellEnd"/>
      <w:r w:rsidRPr="004C5EC1">
        <w:t xml:space="preserve"> </w:t>
      </w:r>
      <w:proofErr w:type="spellStart"/>
      <w:r w:rsidRPr="004C5EC1">
        <w:t>untuk</w:t>
      </w:r>
      <w:proofErr w:type="spellEnd"/>
      <w:r w:rsidRPr="004C5EC1">
        <w:t xml:space="preserve"> android </w:t>
      </w:r>
      <w:proofErr w:type="spellStart"/>
      <w:r w:rsidRPr="004C5EC1">
        <w:t>ataupun</w:t>
      </w:r>
      <w:proofErr w:type="spellEnd"/>
      <w:r w:rsidRPr="004C5EC1">
        <w:t xml:space="preserve"> di </w:t>
      </w:r>
      <w:proofErr w:type="spellStart"/>
      <w:r w:rsidRPr="004C5EC1">
        <w:t>ios</w:t>
      </w:r>
      <w:proofErr w:type="spellEnd"/>
      <w:r w:rsidRPr="004C5EC1">
        <w:t>.</w:t>
      </w:r>
    </w:p>
    <w:p w14:paraId="51501212"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Comunity</w:t>
      </w:r>
    </w:p>
    <w:p w14:paraId="248B7810" w14:textId="7B46A228"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React Native </w:t>
      </w:r>
      <w:proofErr w:type="spellStart"/>
      <w:r w:rsidRPr="004C5EC1">
        <w:t>ini</w:t>
      </w:r>
      <w:proofErr w:type="spellEnd"/>
      <w:r w:rsidRPr="004C5EC1">
        <w:t xml:space="preserve"> </w:t>
      </w:r>
      <w:proofErr w:type="spellStart"/>
      <w:r w:rsidRPr="004C5EC1">
        <w:t>cukup</w:t>
      </w:r>
      <w:proofErr w:type="spellEnd"/>
      <w:r w:rsidRPr="004C5EC1">
        <w:t xml:space="preserve"> </w:t>
      </w:r>
      <w:proofErr w:type="spellStart"/>
      <w:r w:rsidRPr="004C5EC1">
        <w:t>diminati</w:t>
      </w:r>
      <w:proofErr w:type="spellEnd"/>
      <w:r w:rsidRPr="004C5EC1">
        <w:t xml:space="preserve"> oleh para developer di dunia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adalah</w:t>
      </w:r>
      <w:proofErr w:type="spellEnd"/>
      <w:r w:rsidRPr="004C5EC1">
        <w:t xml:space="preserve"> </w:t>
      </w:r>
      <w:proofErr w:type="spellStart"/>
      <w:r w:rsidRPr="004C5EC1">
        <w:t>screenshoot</w:t>
      </w:r>
      <w:proofErr w:type="spellEnd"/>
      <w:r w:rsidRPr="004C5EC1">
        <w:t xml:space="preserve"> </w:t>
      </w:r>
      <w:proofErr w:type="spellStart"/>
      <w:r w:rsidRPr="004C5EC1">
        <w:t>dari</w:t>
      </w:r>
      <w:proofErr w:type="spellEnd"/>
      <w:r w:rsidRPr="004C5EC1">
        <w:t xml:space="preserve"> repository react native.</w:t>
      </w:r>
    </w:p>
    <w:p w14:paraId="1589CC44" w14:textId="77777777" w:rsidR="00BB2E15" w:rsidRPr="004C5EC1" w:rsidRDefault="00BB2E15" w:rsidP="004C5EC1">
      <w:pPr>
        <w:pStyle w:val="Heading3"/>
        <w:shd w:val="clear" w:color="auto" w:fill="FFFFFF"/>
        <w:spacing w:before="0" w:after="250" w:line="360" w:lineRule="auto"/>
        <w:jc w:val="both"/>
        <w:rPr>
          <w:rFonts w:ascii="Times New Roman" w:hAnsi="Times New Roman" w:cs="Times New Roman"/>
          <w:color w:val="auto"/>
        </w:rPr>
      </w:pPr>
      <w:r w:rsidRPr="004C5EC1">
        <w:rPr>
          <w:rFonts w:ascii="Times New Roman" w:hAnsi="Times New Roman" w:cs="Times New Roman"/>
          <w:b/>
          <w:bCs/>
          <w:color w:val="auto"/>
        </w:rPr>
        <w:t>Kelemahan React Native</w:t>
      </w:r>
    </w:p>
    <w:p w14:paraId="626E06FF"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React Native </w:t>
      </w:r>
      <w:proofErr w:type="spellStart"/>
      <w:r w:rsidRPr="004C5EC1">
        <w:t>sendiri</w:t>
      </w:r>
      <w:proofErr w:type="spellEnd"/>
      <w:r w:rsidRPr="004C5EC1">
        <w:t xml:space="preserve"> juga </w:t>
      </w:r>
      <w:proofErr w:type="spellStart"/>
      <w:r w:rsidRPr="004C5EC1">
        <w:t>memiliki</w:t>
      </w:r>
      <w:proofErr w:type="spellEnd"/>
      <w:r w:rsidRPr="004C5EC1">
        <w:t xml:space="preserve"> </w:t>
      </w:r>
      <w:proofErr w:type="spellStart"/>
      <w:r w:rsidRPr="004C5EC1">
        <w:t>kelemahan</w:t>
      </w:r>
      <w:proofErr w:type="spellEnd"/>
      <w:r w:rsidRPr="004C5EC1">
        <w:t xml:space="preserve">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adalah</w:t>
      </w:r>
      <w:proofErr w:type="spellEnd"/>
      <w:r w:rsidRPr="004C5EC1">
        <w:t xml:space="preserve"> </w:t>
      </w:r>
      <w:proofErr w:type="spellStart"/>
      <w:r w:rsidRPr="004C5EC1">
        <w:t>beberapa</w:t>
      </w:r>
      <w:proofErr w:type="spellEnd"/>
      <w:r w:rsidRPr="004C5EC1">
        <w:t xml:space="preserve"> </w:t>
      </w:r>
      <w:proofErr w:type="spellStart"/>
      <w:r w:rsidRPr="004C5EC1">
        <w:t>keleamahan</w:t>
      </w:r>
      <w:proofErr w:type="spellEnd"/>
      <w:r w:rsidRPr="004C5EC1">
        <w:t xml:space="preserve"> </w:t>
      </w:r>
      <w:proofErr w:type="spellStart"/>
      <w:r w:rsidRPr="004C5EC1">
        <w:t>dari</w:t>
      </w:r>
      <w:proofErr w:type="spellEnd"/>
      <w:r w:rsidRPr="004C5EC1">
        <w:t xml:space="preserve"> react native</w:t>
      </w:r>
    </w:p>
    <w:p w14:paraId="320F4A9E"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Components</w:t>
      </w:r>
    </w:p>
    <w:p w14:paraId="0FAE4B0B"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Untuk</w:t>
      </w:r>
      <w:proofErr w:type="spellEnd"/>
      <w:r w:rsidRPr="004C5EC1">
        <w:t xml:space="preserve"> </w:t>
      </w:r>
      <w:proofErr w:type="spellStart"/>
      <w:r w:rsidRPr="004C5EC1">
        <w:t>mengembangkan</w:t>
      </w:r>
      <w:proofErr w:type="spellEnd"/>
      <w:r w:rsidRPr="004C5EC1">
        <w:t xml:space="preserve"> </w:t>
      </w:r>
      <w:proofErr w:type="spellStart"/>
      <w:r w:rsidRPr="004C5EC1">
        <w:t>aplikasi</w:t>
      </w:r>
      <w:proofErr w:type="spellEnd"/>
      <w:r w:rsidRPr="004C5EC1">
        <w:t xml:space="preserve"> mobile </w:t>
      </w:r>
      <w:proofErr w:type="spellStart"/>
      <w:r w:rsidRPr="004C5EC1">
        <w:t>dengan</w:t>
      </w:r>
      <w:proofErr w:type="spellEnd"/>
      <w:r w:rsidRPr="004C5EC1">
        <w:t xml:space="preserve"> react native </w:t>
      </w:r>
      <w:proofErr w:type="spellStart"/>
      <w:r w:rsidRPr="004C5EC1">
        <w:t>kita</w:t>
      </w:r>
      <w:proofErr w:type="spellEnd"/>
      <w:r w:rsidRPr="004C5EC1">
        <w:t xml:space="preserve"> </w:t>
      </w:r>
      <w:proofErr w:type="spellStart"/>
      <w:r w:rsidRPr="004C5EC1">
        <w:t>harus</w:t>
      </w:r>
      <w:proofErr w:type="spellEnd"/>
      <w:r w:rsidRPr="004C5EC1">
        <w:t xml:space="preserve"> </w:t>
      </w:r>
      <w:proofErr w:type="spellStart"/>
      <w:r w:rsidRPr="004C5EC1">
        <w:t>banyak</w:t>
      </w:r>
      <w:proofErr w:type="spellEnd"/>
      <w:r w:rsidRPr="004C5EC1">
        <w:t xml:space="preserve"> </w:t>
      </w:r>
      <w:proofErr w:type="spellStart"/>
      <w:r w:rsidRPr="004C5EC1">
        <w:t>memahami</w:t>
      </w:r>
      <w:proofErr w:type="spellEnd"/>
      <w:r w:rsidRPr="004C5EC1">
        <w:t xml:space="preserve"> Components </w:t>
      </w:r>
      <w:proofErr w:type="spellStart"/>
      <w:r w:rsidRPr="004C5EC1">
        <w:t>dari</w:t>
      </w:r>
      <w:proofErr w:type="spellEnd"/>
      <w:r w:rsidRPr="004C5EC1">
        <w:t xml:space="preserve"> </w:t>
      </w:r>
      <w:proofErr w:type="spellStart"/>
      <w:r w:rsidRPr="004C5EC1">
        <w:t>masing</w:t>
      </w:r>
      <w:proofErr w:type="spellEnd"/>
      <w:r w:rsidRPr="004C5EC1">
        <w:t xml:space="preserve"> - </w:t>
      </w:r>
      <w:proofErr w:type="spellStart"/>
      <w:r w:rsidRPr="004C5EC1">
        <w:t>masing</w:t>
      </w:r>
      <w:proofErr w:type="spellEnd"/>
      <w:r w:rsidRPr="004C5EC1">
        <w:t xml:space="preserve"> platform. </w:t>
      </w:r>
      <w:proofErr w:type="spellStart"/>
      <w:r w:rsidRPr="004C5EC1">
        <w:t>Dikarenakan</w:t>
      </w:r>
      <w:proofErr w:type="spellEnd"/>
      <w:r w:rsidRPr="004C5EC1">
        <w:t xml:space="preserve"> android dan </w:t>
      </w:r>
      <w:proofErr w:type="spellStart"/>
      <w:r w:rsidRPr="004C5EC1">
        <w:t>ios</w:t>
      </w:r>
      <w:proofErr w:type="spellEnd"/>
      <w:r w:rsidRPr="004C5EC1">
        <w:t xml:space="preserve"> </w:t>
      </w:r>
      <w:proofErr w:type="spellStart"/>
      <w:r w:rsidRPr="004C5EC1">
        <w:t>ini</w:t>
      </w:r>
      <w:proofErr w:type="spellEnd"/>
      <w:r w:rsidRPr="004C5EC1">
        <w:t xml:space="preserve"> </w:t>
      </w:r>
      <w:proofErr w:type="spellStart"/>
      <w:r w:rsidRPr="004C5EC1">
        <w:t>memiliki</w:t>
      </w:r>
      <w:proofErr w:type="spellEnd"/>
      <w:r w:rsidRPr="004C5EC1">
        <w:t xml:space="preserve"> </w:t>
      </w:r>
      <w:proofErr w:type="spellStart"/>
      <w:r w:rsidRPr="004C5EC1">
        <w:t>arsitektur</w:t>
      </w:r>
      <w:proofErr w:type="spellEnd"/>
      <w:r w:rsidRPr="004C5EC1">
        <w:t xml:space="preserve"> yang </w:t>
      </w:r>
      <w:proofErr w:type="spellStart"/>
      <w:r w:rsidRPr="004C5EC1">
        <w:t>berbeda</w:t>
      </w:r>
      <w:proofErr w:type="spellEnd"/>
      <w:r w:rsidRPr="004C5EC1">
        <w:t xml:space="preserve"> </w:t>
      </w:r>
      <w:proofErr w:type="spellStart"/>
      <w:r w:rsidRPr="004C5EC1">
        <w:t>dengan</w:t>
      </w:r>
      <w:proofErr w:type="spellEnd"/>
      <w:r w:rsidRPr="004C5EC1">
        <w:t xml:space="preserve"> </w:t>
      </w:r>
      <w:proofErr w:type="spellStart"/>
      <w:r w:rsidRPr="004C5EC1">
        <w:t>begitu</w:t>
      </w:r>
      <w:proofErr w:type="spellEnd"/>
      <w:r w:rsidRPr="004C5EC1">
        <w:t xml:space="preserve"> Components Native </w:t>
      </w:r>
      <w:proofErr w:type="spellStart"/>
      <w:r w:rsidRPr="004C5EC1">
        <w:t>dari</w:t>
      </w:r>
      <w:proofErr w:type="spellEnd"/>
      <w:r w:rsidRPr="004C5EC1">
        <w:t xml:space="preserve"> </w:t>
      </w:r>
      <w:proofErr w:type="spellStart"/>
      <w:r w:rsidRPr="004C5EC1">
        <w:t>masing</w:t>
      </w:r>
      <w:proofErr w:type="spellEnd"/>
      <w:r w:rsidRPr="004C5EC1">
        <w:t xml:space="preserve"> - </w:t>
      </w:r>
      <w:proofErr w:type="spellStart"/>
      <w:r w:rsidRPr="004C5EC1">
        <w:t>masing</w:t>
      </w:r>
      <w:proofErr w:type="spellEnd"/>
      <w:r w:rsidRPr="004C5EC1">
        <w:t xml:space="preserve"> platform </w:t>
      </w:r>
      <w:proofErr w:type="spellStart"/>
      <w:r w:rsidRPr="004C5EC1">
        <w:t>masih</w:t>
      </w:r>
      <w:proofErr w:type="spellEnd"/>
      <w:r w:rsidRPr="004C5EC1">
        <w:t xml:space="preserve"> </w:t>
      </w:r>
      <w:proofErr w:type="spellStart"/>
      <w:r w:rsidRPr="004C5EC1">
        <w:t>terbatas</w:t>
      </w:r>
      <w:proofErr w:type="spellEnd"/>
      <w:r w:rsidRPr="004C5EC1">
        <w:t xml:space="preserve">. </w:t>
      </w:r>
      <w:proofErr w:type="spellStart"/>
      <w:r w:rsidRPr="004C5EC1">
        <w:t>Untuk</w:t>
      </w:r>
      <w:proofErr w:type="spellEnd"/>
      <w:r w:rsidRPr="004C5EC1">
        <w:t xml:space="preserve"> </w:t>
      </w:r>
      <w:proofErr w:type="spellStart"/>
      <w:r w:rsidRPr="004C5EC1">
        <w:t>itu</w:t>
      </w:r>
      <w:proofErr w:type="spellEnd"/>
      <w:r w:rsidRPr="004C5EC1">
        <w:t xml:space="preserve"> </w:t>
      </w:r>
      <w:proofErr w:type="spellStart"/>
      <w:r w:rsidRPr="004C5EC1">
        <w:t>jika</w:t>
      </w:r>
      <w:proofErr w:type="spellEnd"/>
      <w:r w:rsidRPr="004C5EC1">
        <w:t xml:space="preserve"> </w:t>
      </w:r>
      <w:proofErr w:type="spellStart"/>
      <w:r w:rsidRPr="004C5EC1">
        <w:t>kita</w:t>
      </w:r>
      <w:proofErr w:type="spellEnd"/>
      <w:r w:rsidRPr="004C5EC1">
        <w:t xml:space="preserve"> </w:t>
      </w:r>
      <w:proofErr w:type="spellStart"/>
      <w:r w:rsidRPr="004C5EC1">
        <w:t>ingin</w:t>
      </w:r>
      <w:proofErr w:type="spellEnd"/>
      <w:r w:rsidRPr="004C5EC1">
        <w:t xml:space="preserve"> </w:t>
      </w:r>
      <w:proofErr w:type="spellStart"/>
      <w:r w:rsidRPr="004C5EC1">
        <w:t>menggunakan</w:t>
      </w:r>
      <w:proofErr w:type="spellEnd"/>
      <w:r w:rsidRPr="004C5EC1">
        <w:t xml:space="preserve"> </w:t>
      </w:r>
      <w:proofErr w:type="spellStart"/>
      <w:r w:rsidRPr="004C5EC1">
        <w:lastRenderedPageBreak/>
        <w:t>komponent</w:t>
      </w:r>
      <w:proofErr w:type="spellEnd"/>
      <w:r w:rsidRPr="004C5EC1">
        <w:t xml:space="preserve"> yang </w:t>
      </w:r>
      <w:proofErr w:type="spellStart"/>
      <w:r w:rsidRPr="004C5EC1">
        <w:t>belum</w:t>
      </w:r>
      <w:proofErr w:type="spellEnd"/>
      <w:r w:rsidRPr="004C5EC1">
        <w:t xml:space="preserve"> </w:t>
      </w:r>
      <w:proofErr w:type="spellStart"/>
      <w:r w:rsidRPr="004C5EC1">
        <w:t>ada</w:t>
      </w:r>
      <w:proofErr w:type="spellEnd"/>
      <w:r w:rsidRPr="004C5EC1">
        <w:t xml:space="preserve"> </w:t>
      </w:r>
      <w:proofErr w:type="spellStart"/>
      <w:r w:rsidRPr="004C5EC1">
        <w:t>maka</w:t>
      </w:r>
      <w:proofErr w:type="spellEnd"/>
      <w:r w:rsidRPr="004C5EC1">
        <w:t xml:space="preserve"> </w:t>
      </w:r>
      <w:proofErr w:type="spellStart"/>
      <w:r w:rsidRPr="004C5EC1">
        <w:t>kita</w:t>
      </w:r>
      <w:proofErr w:type="spellEnd"/>
      <w:r w:rsidRPr="004C5EC1">
        <w:t xml:space="preserve"> </w:t>
      </w:r>
      <w:proofErr w:type="spellStart"/>
      <w:r w:rsidRPr="004C5EC1">
        <w:t>harus</w:t>
      </w:r>
      <w:proofErr w:type="spellEnd"/>
      <w:r w:rsidRPr="004C5EC1">
        <w:t xml:space="preserve"> </w:t>
      </w:r>
      <w:proofErr w:type="spellStart"/>
      <w:r w:rsidRPr="004C5EC1">
        <w:t>membuatnya</w:t>
      </w:r>
      <w:proofErr w:type="spellEnd"/>
      <w:r w:rsidRPr="004C5EC1">
        <w:t xml:space="preserve"> </w:t>
      </w:r>
      <w:proofErr w:type="spellStart"/>
      <w:r w:rsidRPr="004C5EC1">
        <w:t>sendiri</w:t>
      </w:r>
      <w:proofErr w:type="spellEnd"/>
      <w:r w:rsidRPr="004C5EC1">
        <w:t xml:space="preserve">. </w:t>
      </w:r>
      <w:proofErr w:type="spellStart"/>
      <w:r w:rsidRPr="004C5EC1">
        <w:t>DImana</w:t>
      </w:r>
      <w:proofErr w:type="spellEnd"/>
      <w:r w:rsidRPr="004C5EC1">
        <w:t xml:space="preserve"> </w:t>
      </w:r>
      <w:proofErr w:type="spellStart"/>
      <w:r w:rsidRPr="004C5EC1">
        <w:t>dengan</w:t>
      </w:r>
      <w:proofErr w:type="spellEnd"/>
      <w:r w:rsidRPr="004C5EC1">
        <w:t xml:space="preserve"> </w:t>
      </w:r>
      <w:proofErr w:type="spellStart"/>
      <w:r w:rsidRPr="004C5EC1">
        <w:t>begini</w:t>
      </w:r>
      <w:proofErr w:type="spellEnd"/>
      <w:r w:rsidRPr="004C5EC1">
        <w:t xml:space="preserve"> </w:t>
      </w:r>
      <w:proofErr w:type="spellStart"/>
      <w:r w:rsidRPr="004C5EC1">
        <w:t>masih</w:t>
      </w:r>
      <w:proofErr w:type="spellEnd"/>
      <w:r w:rsidRPr="004C5EC1">
        <w:t xml:space="preserve"> </w:t>
      </w:r>
      <w:proofErr w:type="spellStart"/>
      <w:r w:rsidRPr="004C5EC1">
        <w:t>belum</w:t>
      </w:r>
      <w:proofErr w:type="spellEnd"/>
      <w:r w:rsidRPr="004C5EC1">
        <w:t xml:space="preserve"> </w:t>
      </w:r>
      <w:proofErr w:type="spellStart"/>
      <w:r w:rsidRPr="004C5EC1">
        <w:t>bisa</w:t>
      </w:r>
      <w:proofErr w:type="spellEnd"/>
      <w:r w:rsidRPr="004C5EC1">
        <w:t xml:space="preserve"> di </w:t>
      </w:r>
      <w:proofErr w:type="spellStart"/>
      <w:r w:rsidRPr="004C5EC1">
        <w:t>lakukan</w:t>
      </w:r>
      <w:proofErr w:type="spellEnd"/>
      <w:r w:rsidRPr="004C5EC1">
        <w:t xml:space="preserve"> oleh </w:t>
      </w:r>
      <w:proofErr w:type="spellStart"/>
      <w:r w:rsidRPr="004C5EC1">
        <w:t>pemula</w:t>
      </w:r>
      <w:proofErr w:type="spellEnd"/>
      <w:r w:rsidRPr="004C5EC1">
        <w:t xml:space="preserve">. </w:t>
      </w:r>
      <w:proofErr w:type="spellStart"/>
      <w:r w:rsidRPr="004C5EC1">
        <w:t>Tetapi</w:t>
      </w:r>
      <w:proofErr w:type="spellEnd"/>
      <w:r w:rsidRPr="004C5EC1">
        <w:t xml:space="preserve"> </w:t>
      </w:r>
      <w:proofErr w:type="spellStart"/>
      <w:r w:rsidRPr="004C5EC1">
        <w:t>jangan</w:t>
      </w:r>
      <w:proofErr w:type="spellEnd"/>
      <w:r w:rsidRPr="004C5EC1">
        <w:t xml:space="preserve"> </w:t>
      </w:r>
      <w:proofErr w:type="spellStart"/>
      <w:r w:rsidRPr="004C5EC1">
        <w:t>khawatir</w:t>
      </w:r>
      <w:proofErr w:type="spellEnd"/>
      <w:r w:rsidRPr="004C5EC1">
        <w:t xml:space="preserve"> </w:t>
      </w:r>
      <w:proofErr w:type="spellStart"/>
      <w:r w:rsidRPr="004C5EC1">
        <w:t>sampai</w:t>
      </w:r>
      <w:proofErr w:type="spellEnd"/>
      <w:r w:rsidRPr="004C5EC1">
        <w:t xml:space="preserve"> </w:t>
      </w:r>
      <w:proofErr w:type="spellStart"/>
      <w:r w:rsidRPr="004C5EC1">
        <w:t>saat</w:t>
      </w:r>
      <w:proofErr w:type="spellEnd"/>
      <w:r w:rsidRPr="004C5EC1">
        <w:t xml:space="preserve"> </w:t>
      </w:r>
      <w:proofErr w:type="spellStart"/>
      <w:r w:rsidRPr="004C5EC1">
        <w:t>ini</w:t>
      </w:r>
      <w:proofErr w:type="spellEnd"/>
      <w:r w:rsidRPr="004C5EC1">
        <w:t xml:space="preserve"> </w:t>
      </w:r>
      <w:proofErr w:type="spellStart"/>
      <w:r w:rsidRPr="004C5EC1">
        <w:t>kontributor</w:t>
      </w:r>
      <w:proofErr w:type="spellEnd"/>
      <w:r w:rsidRPr="004C5EC1">
        <w:t xml:space="preserve"> </w:t>
      </w:r>
      <w:proofErr w:type="spellStart"/>
      <w:r w:rsidRPr="004C5EC1">
        <w:t>untuk</w:t>
      </w:r>
      <w:proofErr w:type="spellEnd"/>
      <w:r w:rsidRPr="004C5EC1">
        <w:t xml:space="preserve"> react native </w:t>
      </w:r>
      <w:proofErr w:type="spellStart"/>
      <w:r w:rsidRPr="004C5EC1">
        <w:t>ini</w:t>
      </w:r>
      <w:proofErr w:type="spellEnd"/>
      <w:r w:rsidRPr="004C5EC1">
        <w:t xml:space="preserve"> </w:t>
      </w:r>
      <w:proofErr w:type="spellStart"/>
      <w:r w:rsidRPr="004C5EC1">
        <w:t>sudah</w:t>
      </w:r>
      <w:proofErr w:type="spellEnd"/>
      <w:r w:rsidRPr="004C5EC1">
        <w:t xml:space="preserve"> </w:t>
      </w:r>
      <w:proofErr w:type="spellStart"/>
      <w:r w:rsidRPr="004C5EC1">
        <w:t>mencapai</w:t>
      </w:r>
      <w:proofErr w:type="spellEnd"/>
      <w:r w:rsidRPr="004C5EC1">
        <w:t xml:space="preserve"> 1,231 orang, </w:t>
      </w:r>
      <w:proofErr w:type="spellStart"/>
      <w:r w:rsidRPr="004C5EC1">
        <w:t>artinya</w:t>
      </w:r>
      <w:proofErr w:type="spellEnd"/>
      <w:r w:rsidRPr="004C5EC1">
        <w:t xml:space="preserve"> </w:t>
      </w:r>
      <w:proofErr w:type="spellStart"/>
      <w:r w:rsidRPr="004C5EC1">
        <w:t>dengan</w:t>
      </w:r>
      <w:proofErr w:type="spellEnd"/>
      <w:r w:rsidRPr="004C5EC1">
        <w:t xml:space="preserve"> </w:t>
      </w:r>
      <w:proofErr w:type="spellStart"/>
      <w:r w:rsidRPr="004C5EC1">
        <w:t>begitu</w:t>
      </w:r>
      <w:proofErr w:type="spellEnd"/>
      <w:r w:rsidRPr="004C5EC1">
        <w:t xml:space="preserve"> </w:t>
      </w:r>
      <w:proofErr w:type="spellStart"/>
      <w:r w:rsidRPr="004C5EC1">
        <w:t>perkembangan</w:t>
      </w:r>
      <w:proofErr w:type="spellEnd"/>
      <w:r w:rsidRPr="004C5EC1">
        <w:t xml:space="preserve"> </w:t>
      </w:r>
      <w:proofErr w:type="spellStart"/>
      <w:r w:rsidRPr="004C5EC1">
        <w:t>dari</w:t>
      </w:r>
      <w:proofErr w:type="spellEnd"/>
      <w:r w:rsidRPr="004C5EC1">
        <w:t xml:space="preserve"> react native </w:t>
      </w:r>
      <w:proofErr w:type="spellStart"/>
      <w:r w:rsidRPr="004C5EC1">
        <w:t>hari</w:t>
      </w:r>
      <w:proofErr w:type="spellEnd"/>
      <w:r w:rsidRPr="004C5EC1">
        <w:t xml:space="preserve"> demi </w:t>
      </w:r>
      <w:proofErr w:type="spellStart"/>
      <w:r w:rsidRPr="004C5EC1">
        <w:t>hari</w:t>
      </w:r>
      <w:proofErr w:type="spellEnd"/>
      <w:r w:rsidRPr="004C5EC1">
        <w:t xml:space="preserve"> </w:t>
      </w:r>
      <w:proofErr w:type="spellStart"/>
      <w:r w:rsidRPr="004C5EC1">
        <w:t>akan</w:t>
      </w:r>
      <w:proofErr w:type="spellEnd"/>
      <w:r w:rsidRPr="004C5EC1">
        <w:t xml:space="preserve"> </w:t>
      </w:r>
      <w:proofErr w:type="spellStart"/>
      <w:r w:rsidRPr="004C5EC1">
        <w:t>lebih</w:t>
      </w:r>
      <w:proofErr w:type="spellEnd"/>
      <w:r w:rsidRPr="004C5EC1">
        <w:t xml:space="preserve"> </w:t>
      </w:r>
      <w:proofErr w:type="spellStart"/>
      <w:r w:rsidRPr="004C5EC1">
        <w:t>baik</w:t>
      </w:r>
      <w:proofErr w:type="spellEnd"/>
      <w:r w:rsidRPr="004C5EC1">
        <w:t xml:space="preserve">. </w:t>
      </w:r>
      <w:proofErr w:type="spellStart"/>
      <w:r w:rsidRPr="004C5EC1">
        <w:t>Atau</w:t>
      </w:r>
      <w:proofErr w:type="spellEnd"/>
      <w:r w:rsidRPr="004C5EC1">
        <w:t xml:space="preserve"> </w:t>
      </w:r>
      <w:proofErr w:type="spellStart"/>
      <w:r w:rsidRPr="004C5EC1">
        <w:t>kalau</w:t>
      </w:r>
      <w:proofErr w:type="spellEnd"/>
      <w:r w:rsidRPr="004C5EC1">
        <w:t xml:space="preserve"> </w:t>
      </w:r>
      <w:proofErr w:type="spellStart"/>
      <w:r w:rsidRPr="004C5EC1">
        <w:t>kamu</w:t>
      </w:r>
      <w:proofErr w:type="spellEnd"/>
      <w:r w:rsidRPr="004C5EC1">
        <w:t xml:space="preserve"> punya </w:t>
      </w:r>
      <w:proofErr w:type="spellStart"/>
      <w:r w:rsidRPr="004C5EC1">
        <w:t>pengalaman</w:t>
      </w:r>
      <w:proofErr w:type="spellEnd"/>
      <w:r w:rsidRPr="004C5EC1">
        <w:t xml:space="preserve"> yang </w:t>
      </w:r>
      <w:proofErr w:type="spellStart"/>
      <w:r w:rsidRPr="004C5EC1">
        <w:t>cukup</w:t>
      </w:r>
      <w:proofErr w:type="spellEnd"/>
      <w:r w:rsidRPr="004C5EC1">
        <w:t xml:space="preserve"> </w:t>
      </w:r>
      <w:proofErr w:type="spellStart"/>
      <w:r w:rsidRPr="004C5EC1">
        <w:t>untuk</w:t>
      </w:r>
      <w:proofErr w:type="spellEnd"/>
      <w:r w:rsidRPr="004C5EC1">
        <w:t xml:space="preserve"> </w:t>
      </w:r>
      <w:proofErr w:type="spellStart"/>
      <w:r w:rsidRPr="004C5EC1">
        <w:t>javascript</w:t>
      </w:r>
      <w:proofErr w:type="spellEnd"/>
      <w:r w:rsidRPr="004C5EC1">
        <w:t xml:space="preserve"> dan mobile development </w:t>
      </w:r>
      <w:proofErr w:type="spellStart"/>
      <w:r w:rsidRPr="004C5EC1">
        <w:t>maka</w:t>
      </w:r>
      <w:proofErr w:type="spellEnd"/>
      <w:r w:rsidRPr="004C5EC1">
        <w:t xml:space="preserve"> </w:t>
      </w:r>
      <w:proofErr w:type="spellStart"/>
      <w:r w:rsidRPr="004C5EC1">
        <w:t>silahkan</w:t>
      </w:r>
      <w:proofErr w:type="spellEnd"/>
      <w:r w:rsidRPr="004C5EC1">
        <w:t xml:space="preserve"> </w:t>
      </w:r>
      <w:proofErr w:type="spellStart"/>
      <w:r w:rsidRPr="004C5EC1">
        <w:t>berkontribusi</w:t>
      </w:r>
      <w:proofErr w:type="spellEnd"/>
      <w:r w:rsidRPr="004C5EC1">
        <w:t xml:space="preserve"> </w:t>
      </w:r>
      <w:proofErr w:type="spellStart"/>
      <w:r w:rsidRPr="004C5EC1">
        <w:t>untuk</w:t>
      </w:r>
      <w:proofErr w:type="spellEnd"/>
      <w:r w:rsidRPr="004C5EC1">
        <w:t xml:space="preserve"> react native </w:t>
      </w:r>
      <w:proofErr w:type="spellStart"/>
      <w:r w:rsidRPr="004C5EC1">
        <w:t>ini</w:t>
      </w:r>
      <w:proofErr w:type="spellEnd"/>
      <w:r w:rsidRPr="004C5EC1">
        <w:t>.</w:t>
      </w:r>
    </w:p>
    <w:p w14:paraId="2C81AEF4"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JavaScript</w:t>
      </w:r>
    </w:p>
    <w:p w14:paraId="062184D6"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Nah java script </w:t>
      </w:r>
      <w:proofErr w:type="spellStart"/>
      <w:r w:rsidRPr="004C5EC1">
        <w:t>ini</w:t>
      </w:r>
      <w:proofErr w:type="spellEnd"/>
      <w:r w:rsidRPr="004C5EC1">
        <w:t xml:space="preserve"> juga </w:t>
      </w:r>
      <w:proofErr w:type="spellStart"/>
      <w:r w:rsidRPr="004C5EC1">
        <w:t>menjadi</w:t>
      </w:r>
      <w:proofErr w:type="spellEnd"/>
      <w:r w:rsidRPr="004C5EC1">
        <w:t xml:space="preserve"> salah </w:t>
      </w:r>
      <w:proofErr w:type="spellStart"/>
      <w:r w:rsidRPr="004C5EC1">
        <w:t>satu</w:t>
      </w:r>
      <w:proofErr w:type="spellEnd"/>
      <w:r w:rsidRPr="004C5EC1">
        <w:t xml:space="preserve"> </w:t>
      </w:r>
      <w:proofErr w:type="spellStart"/>
      <w:r w:rsidRPr="004C5EC1">
        <w:t>kelemahan</w:t>
      </w:r>
      <w:proofErr w:type="spellEnd"/>
      <w:r w:rsidRPr="004C5EC1">
        <w:t xml:space="preserve"> </w:t>
      </w:r>
      <w:proofErr w:type="spellStart"/>
      <w:r w:rsidRPr="004C5EC1">
        <w:t>dari</w:t>
      </w:r>
      <w:proofErr w:type="spellEnd"/>
      <w:r w:rsidRPr="004C5EC1">
        <w:t xml:space="preserve"> react native, </w:t>
      </w:r>
      <w:proofErr w:type="spellStart"/>
      <w:r w:rsidRPr="004C5EC1">
        <w:t>dikarenakan</w:t>
      </w:r>
      <w:proofErr w:type="spellEnd"/>
      <w:r w:rsidRPr="004C5EC1">
        <w:t xml:space="preserve"> java script </w:t>
      </w:r>
      <w:proofErr w:type="spellStart"/>
      <w:r w:rsidRPr="004C5EC1">
        <w:t>ini</w:t>
      </w:r>
      <w:proofErr w:type="spellEnd"/>
      <w:r w:rsidRPr="004C5EC1">
        <w:t xml:space="preserve"> </w:t>
      </w:r>
      <w:proofErr w:type="spellStart"/>
      <w:r w:rsidRPr="004C5EC1">
        <w:t>berkembang</w:t>
      </w:r>
      <w:proofErr w:type="spellEnd"/>
      <w:r w:rsidRPr="004C5EC1">
        <w:t xml:space="preserve"> </w:t>
      </w:r>
      <w:proofErr w:type="spellStart"/>
      <w:r w:rsidRPr="004C5EC1">
        <w:t>begitu</w:t>
      </w:r>
      <w:proofErr w:type="spellEnd"/>
      <w:r w:rsidRPr="004C5EC1">
        <w:t xml:space="preserve"> </w:t>
      </w:r>
      <w:proofErr w:type="spellStart"/>
      <w:r w:rsidRPr="004C5EC1">
        <w:t>cepatnya</w:t>
      </w:r>
      <w:proofErr w:type="spellEnd"/>
      <w:r w:rsidRPr="004C5EC1">
        <w:t xml:space="preserve"> yang </w:t>
      </w:r>
      <w:proofErr w:type="spellStart"/>
      <w:r w:rsidRPr="004C5EC1">
        <w:t>mengakibat</w:t>
      </w:r>
      <w:proofErr w:type="spellEnd"/>
      <w:r w:rsidRPr="004C5EC1">
        <w:t xml:space="preserve"> </w:t>
      </w:r>
      <w:proofErr w:type="spellStart"/>
      <w:r w:rsidRPr="004C5EC1">
        <w:t>kan</w:t>
      </w:r>
      <w:proofErr w:type="spellEnd"/>
      <w:r w:rsidRPr="004C5EC1">
        <w:t xml:space="preserve"> </w:t>
      </w:r>
      <w:proofErr w:type="spellStart"/>
      <w:r w:rsidRPr="004C5EC1">
        <w:t>beberpa</w:t>
      </w:r>
      <w:proofErr w:type="spellEnd"/>
      <w:r w:rsidRPr="004C5EC1">
        <w:t xml:space="preserve"> </w:t>
      </w:r>
      <w:proofErr w:type="spellStart"/>
      <w:r w:rsidRPr="004C5EC1">
        <w:t>hal</w:t>
      </w:r>
      <w:proofErr w:type="spellEnd"/>
      <w:r w:rsidRPr="004C5EC1">
        <w:t xml:space="preserve"> </w:t>
      </w:r>
      <w:proofErr w:type="spellStart"/>
      <w:r w:rsidRPr="004C5EC1">
        <w:t>itu</w:t>
      </w:r>
      <w:proofErr w:type="spellEnd"/>
      <w:r w:rsidRPr="004C5EC1">
        <w:t xml:space="preserve"> </w:t>
      </w:r>
      <w:proofErr w:type="spellStart"/>
      <w:r w:rsidRPr="004C5EC1">
        <w:t>tidak</w:t>
      </w:r>
      <w:proofErr w:type="spellEnd"/>
      <w:r w:rsidRPr="004C5EC1">
        <w:t xml:space="preserve"> </w:t>
      </w:r>
      <w:proofErr w:type="spellStart"/>
      <w:r w:rsidRPr="004C5EC1">
        <w:t>bisa</w:t>
      </w:r>
      <w:proofErr w:type="spellEnd"/>
      <w:r w:rsidRPr="004C5EC1">
        <w:t xml:space="preserve"> di </w:t>
      </w:r>
      <w:proofErr w:type="spellStart"/>
      <w:r w:rsidRPr="004C5EC1">
        <w:t>lakukan</w:t>
      </w:r>
      <w:proofErr w:type="spellEnd"/>
      <w:r w:rsidRPr="004C5EC1">
        <w:t xml:space="preserve"> </w:t>
      </w:r>
      <w:proofErr w:type="spellStart"/>
      <w:r w:rsidRPr="004C5EC1">
        <w:t>dengan</w:t>
      </w:r>
      <w:proofErr w:type="spellEnd"/>
      <w:r w:rsidRPr="004C5EC1">
        <w:t xml:space="preserve"> </w:t>
      </w:r>
      <w:proofErr w:type="spellStart"/>
      <w:r w:rsidRPr="004C5EC1">
        <w:t>perubahan</w:t>
      </w:r>
      <w:proofErr w:type="spellEnd"/>
      <w:r w:rsidRPr="004C5EC1">
        <w:t xml:space="preserve"> yang </w:t>
      </w:r>
      <w:proofErr w:type="spellStart"/>
      <w:r w:rsidRPr="004C5EC1">
        <w:t>begitu</w:t>
      </w:r>
      <w:proofErr w:type="spellEnd"/>
      <w:r w:rsidRPr="004C5EC1">
        <w:t xml:space="preserve"> </w:t>
      </w:r>
      <w:proofErr w:type="spellStart"/>
      <w:r w:rsidRPr="004C5EC1">
        <w:t>cepat</w:t>
      </w:r>
      <w:proofErr w:type="spellEnd"/>
      <w:r w:rsidRPr="004C5EC1">
        <w:t xml:space="preserve">. </w:t>
      </w:r>
      <w:proofErr w:type="spellStart"/>
      <w:r w:rsidRPr="004C5EC1">
        <w:t>Untuk</w:t>
      </w:r>
      <w:proofErr w:type="spellEnd"/>
      <w:r w:rsidRPr="004C5EC1">
        <w:t xml:space="preserve"> </w:t>
      </w:r>
      <w:proofErr w:type="spellStart"/>
      <w:r w:rsidRPr="004C5EC1">
        <w:t>itu</w:t>
      </w:r>
      <w:proofErr w:type="spellEnd"/>
      <w:r w:rsidRPr="004C5EC1">
        <w:t xml:space="preserve"> </w:t>
      </w:r>
      <w:proofErr w:type="spellStart"/>
      <w:r w:rsidRPr="004C5EC1">
        <w:t>kita</w:t>
      </w:r>
      <w:proofErr w:type="spellEnd"/>
      <w:r w:rsidRPr="004C5EC1">
        <w:t xml:space="preserve"> </w:t>
      </w:r>
      <w:proofErr w:type="spellStart"/>
      <w:r w:rsidRPr="004C5EC1">
        <w:t>harus</w:t>
      </w:r>
      <w:proofErr w:type="spellEnd"/>
      <w:r w:rsidRPr="004C5EC1">
        <w:t xml:space="preserve"> </w:t>
      </w:r>
      <w:proofErr w:type="spellStart"/>
      <w:r w:rsidRPr="004C5EC1">
        <w:t>pintar</w:t>
      </w:r>
      <w:proofErr w:type="spellEnd"/>
      <w:r w:rsidRPr="004C5EC1">
        <w:t xml:space="preserve"> - </w:t>
      </w:r>
      <w:proofErr w:type="spellStart"/>
      <w:r w:rsidRPr="004C5EC1">
        <w:t>pintar</w:t>
      </w:r>
      <w:proofErr w:type="spellEnd"/>
      <w:r w:rsidRPr="004C5EC1">
        <w:t xml:space="preserve"> </w:t>
      </w:r>
      <w:proofErr w:type="spellStart"/>
      <w:r w:rsidRPr="004C5EC1">
        <w:t>beradaptasi</w:t>
      </w:r>
      <w:proofErr w:type="spellEnd"/>
      <w:r w:rsidRPr="004C5EC1">
        <w:t xml:space="preserve"> </w:t>
      </w:r>
      <w:proofErr w:type="spellStart"/>
      <w:r w:rsidRPr="004C5EC1">
        <w:t>dengan</w:t>
      </w:r>
      <w:proofErr w:type="spellEnd"/>
      <w:r w:rsidRPr="004C5EC1">
        <w:t xml:space="preserve"> JavaScript </w:t>
      </w:r>
      <w:proofErr w:type="spellStart"/>
      <w:r w:rsidRPr="004C5EC1">
        <w:t>ini</w:t>
      </w:r>
      <w:proofErr w:type="spellEnd"/>
      <w:r w:rsidRPr="004C5EC1">
        <w:t>.</w:t>
      </w:r>
    </w:p>
    <w:p w14:paraId="4EF1B013"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Framework</w:t>
      </w:r>
    </w:p>
    <w:p w14:paraId="28FCBACC"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Framework React Native juga </w:t>
      </w:r>
      <w:proofErr w:type="spellStart"/>
      <w:r w:rsidRPr="004C5EC1">
        <w:t>menjadi</w:t>
      </w:r>
      <w:proofErr w:type="spellEnd"/>
      <w:r w:rsidRPr="004C5EC1">
        <w:t xml:space="preserve"> </w:t>
      </w:r>
      <w:proofErr w:type="spellStart"/>
      <w:r w:rsidRPr="004C5EC1">
        <w:t>kelemahan</w:t>
      </w:r>
      <w:proofErr w:type="spellEnd"/>
      <w:r w:rsidRPr="004C5EC1">
        <w:t xml:space="preserve"> </w:t>
      </w:r>
      <w:proofErr w:type="spellStart"/>
      <w:r w:rsidRPr="004C5EC1">
        <w:t>karena</w:t>
      </w:r>
      <w:proofErr w:type="spellEnd"/>
      <w:r w:rsidRPr="004C5EC1">
        <w:t xml:space="preserve"> </w:t>
      </w:r>
      <w:proofErr w:type="spellStart"/>
      <w:r w:rsidRPr="004C5EC1">
        <w:t>perubahan</w:t>
      </w:r>
      <w:proofErr w:type="spellEnd"/>
      <w:r w:rsidRPr="004C5EC1">
        <w:t xml:space="preserve"> yang </w:t>
      </w:r>
      <w:proofErr w:type="spellStart"/>
      <w:r w:rsidRPr="004C5EC1">
        <w:t>begitu</w:t>
      </w:r>
      <w:proofErr w:type="spellEnd"/>
      <w:r w:rsidRPr="004C5EC1">
        <w:t xml:space="preserve"> </w:t>
      </w:r>
      <w:proofErr w:type="spellStart"/>
      <w:r w:rsidRPr="004C5EC1">
        <w:t>cepatnya</w:t>
      </w:r>
      <w:proofErr w:type="spellEnd"/>
      <w:r w:rsidRPr="004C5EC1">
        <w:t xml:space="preserve"> yang </w:t>
      </w:r>
      <w:proofErr w:type="spellStart"/>
      <w:r w:rsidRPr="004C5EC1">
        <w:t>mengakibatkan</w:t>
      </w:r>
      <w:proofErr w:type="spellEnd"/>
      <w:r w:rsidRPr="004C5EC1">
        <w:t xml:space="preserve"> </w:t>
      </w:r>
      <w:proofErr w:type="spellStart"/>
      <w:r w:rsidRPr="004C5EC1">
        <w:t>ketika</w:t>
      </w:r>
      <w:proofErr w:type="spellEnd"/>
      <w:r w:rsidRPr="004C5EC1">
        <w:t xml:space="preserve"> </w:t>
      </w:r>
      <w:proofErr w:type="spellStart"/>
      <w:r w:rsidRPr="004C5EC1">
        <w:t>kamu</w:t>
      </w:r>
      <w:proofErr w:type="spellEnd"/>
      <w:r w:rsidRPr="004C5EC1">
        <w:t xml:space="preserve"> </w:t>
      </w:r>
      <w:proofErr w:type="spellStart"/>
      <w:r w:rsidRPr="004C5EC1">
        <w:t>mengupdate</w:t>
      </w:r>
      <w:proofErr w:type="spellEnd"/>
      <w:r w:rsidRPr="004C5EC1">
        <w:t xml:space="preserve"> react native </w:t>
      </w:r>
      <w:proofErr w:type="spellStart"/>
      <w:r w:rsidRPr="004C5EC1">
        <w:t>ke</w:t>
      </w:r>
      <w:proofErr w:type="spellEnd"/>
      <w:r w:rsidRPr="004C5EC1">
        <w:t xml:space="preserve"> </w:t>
      </w:r>
      <w:proofErr w:type="spellStart"/>
      <w:r w:rsidRPr="004C5EC1">
        <w:t>versi</w:t>
      </w:r>
      <w:proofErr w:type="spellEnd"/>
      <w:r w:rsidRPr="004C5EC1">
        <w:t xml:space="preserve"> yang </w:t>
      </w:r>
      <w:proofErr w:type="spellStart"/>
      <w:r w:rsidRPr="004C5EC1">
        <w:t>baru</w:t>
      </w:r>
      <w:proofErr w:type="spellEnd"/>
      <w:r w:rsidRPr="004C5EC1">
        <w:t xml:space="preserve"> </w:t>
      </w:r>
      <w:proofErr w:type="spellStart"/>
      <w:r w:rsidRPr="004C5EC1">
        <w:t>untuk</w:t>
      </w:r>
      <w:proofErr w:type="spellEnd"/>
      <w:r w:rsidRPr="004C5EC1">
        <w:t xml:space="preserve"> </w:t>
      </w:r>
      <w:proofErr w:type="spellStart"/>
      <w:r w:rsidRPr="004C5EC1">
        <w:t>versi</w:t>
      </w:r>
      <w:proofErr w:type="spellEnd"/>
      <w:r w:rsidRPr="004C5EC1">
        <w:t xml:space="preserve"> yang lama </w:t>
      </w:r>
      <w:proofErr w:type="spellStart"/>
      <w:r w:rsidRPr="004C5EC1">
        <w:t>beberapa</w:t>
      </w:r>
      <w:proofErr w:type="spellEnd"/>
      <w:r w:rsidRPr="004C5EC1">
        <w:t xml:space="preserve"> </w:t>
      </w:r>
      <w:proofErr w:type="spellStart"/>
      <w:r w:rsidRPr="004C5EC1">
        <w:t>tidak</w:t>
      </w:r>
      <w:proofErr w:type="spellEnd"/>
      <w:r w:rsidRPr="004C5EC1">
        <w:t xml:space="preserve"> </w:t>
      </w:r>
      <w:proofErr w:type="spellStart"/>
      <w:r w:rsidRPr="004C5EC1">
        <w:t>bisa</w:t>
      </w:r>
      <w:proofErr w:type="spellEnd"/>
      <w:r w:rsidRPr="004C5EC1">
        <w:t xml:space="preserve"> </w:t>
      </w:r>
      <w:proofErr w:type="spellStart"/>
      <w:r w:rsidRPr="004C5EC1">
        <w:t>kamu</w:t>
      </w:r>
      <w:proofErr w:type="spellEnd"/>
      <w:r w:rsidRPr="004C5EC1">
        <w:t xml:space="preserve"> </w:t>
      </w:r>
      <w:proofErr w:type="spellStart"/>
      <w:r w:rsidRPr="004C5EC1">
        <w:t>gunakan</w:t>
      </w:r>
      <w:proofErr w:type="spellEnd"/>
      <w:r w:rsidRPr="004C5EC1">
        <w:t xml:space="preserve">. So </w:t>
      </w:r>
      <w:proofErr w:type="spellStart"/>
      <w:r w:rsidRPr="004C5EC1">
        <w:t>dengan</w:t>
      </w:r>
      <w:proofErr w:type="spellEnd"/>
      <w:r w:rsidRPr="004C5EC1">
        <w:t xml:space="preserve"> </w:t>
      </w:r>
      <w:proofErr w:type="spellStart"/>
      <w:r w:rsidRPr="004C5EC1">
        <w:t>begitu</w:t>
      </w:r>
      <w:proofErr w:type="spellEnd"/>
      <w:r w:rsidRPr="004C5EC1">
        <w:t xml:space="preserve"> </w:t>
      </w:r>
      <w:proofErr w:type="spellStart"/>
      <w:r w:rsidRPr="004C5EC1">
        <w:t>kamu</w:t>
      </w:r>
      <w:proofErr w:type="spellEnd"/>
      <w:r w:rsidRPr="004C5EC1">
        <w:t xml:space="preserve"> </w:t>
      </w:r>
      <w:proofErr w:type="spellStart"/>
      <w:r w:rsidRPr="004C5EC1">
        <w:t>harus</w:t>
      </w:r>
      <w:proofErr w:type="spellEnd"/>
      <w:r w:rsidRPr="004C5EC1">
        <w:t xml:space="preserve"> </w:t>
      </w:r>
      <w:proofErr w:type="spellStart"/>
      <w:r w:rsidRPr="004C5EC1">
        <w:t>pandai</w:t>
      </w:r>
      <w:proofErr w:type="spellEnd"/>
      <w:r w:rsidRPr="004C5EC1">
        <w:t xml:space="preserve"> - </w:t>
      </w:r>
      <w:proofErr w:type="spellStart"/>
      <w:r w:rsidRPr="004C5EC1">
        <w:t>pandai</w:t>
      </w:r>
      <w:proofErr w:type="spellEnd"/>
      <w:r w:rsidRPr="004C5EC1">
        <w:t xml:space="preserve"> </w:t>
      </w:r>
      <w:proofErr w:type="spellStart"/>
      <w:r w:rsidRPr="004C5EC1">
        <w:t>melakukan</w:t>
      </w:r>
      <w:proofErr w:type="spellEnd"/>
      <w:r w:rsidRPr="004C5EC1">
        <w:t xml:space="preserve"> management codebase </w:t>
      </w:r>
      <w:proofErr w:type="spellStart"/>
      <w:r w:rsidRPr="004C5EC1">
        <w:t>kamu</w:t>
      </w:r>
      <w:proofErr w:type="spellEnd"/>
      <w:r w:rsidRPr="004C5EC1">
        <w:t xml:space="preserve"> agar </w:t>
      </w:r>
      <w:proofErr w:type="spellStart"/>
      <w:r w:rsidRPr="004C5EC1">
        <w:t>tidak</w:t>
      </w:r>
      <w:proofErr w:type="spellEnd"/>
      <w:r w:rsidRPr="004C5EC1">
        <w:t xml:space="preserve"> </w:t>
      </w:r>
      <w:proofErr w:type="spellStart"/>
      <w:r w:rsidRPr="004C5EC1">
        <w:t>berpengaruh</w:t>
      </w:r>
      <w:proofErr w:type="spellEnd"/>
      <w:r w:rsidRPr="004C5EC1">
        <w:t xml:space="preserve"> </w:t>
      </w:r>
      <w:proofErr w:type="spellStart"/>
      <w:r w:rsidRPr="004C5EC1">
        <w:t>banyak</w:t>
      </w:r>
      <w:proofErr w:type="spellEnd"/>
      <w:r w:rsidRPr="004C5EC1">
        <w:t xml:space="preserve"> </w:t>
      </w:r>
      <w:proofErr w:type="spellStart"/>
      <w:r w:rsidRPr="004C5EC1">
        <w:t>ketika</w:t>
      </w:r>
      <w:proofErr w:type="spellEnd"/>
      <w:r w:rsidRPr="004C5EC1">
        <w:t xml:space="preserve"> </w:t>
      </w:r>
      <w:proofErr w:type="spellStart"/>
      <w:r w:rsidRPr="004C5EC1">
        <w:t>ada</w:t>
      </w:r>
      <w:proofErr w:type="spellEnd"/>
      <w:r w:rsidRPr="004C5EC1">
        <w:t xml:space="preserve"> update </w:t>
      </w:r>
      <w:proofErr w:type="spellStart"/>
      <w:r w:rsidRPr="004C5EC1">
        <w:t>dari</w:t>
      </w:r>
      <w:proofErr w:type="spellEnd"/>
      <w:r w:rsidRPr="004C5EC1">
        <w:t xml:space="preserve"> framework react native </w:t>
      </w:r>
      <w:proofErr w:type="spellStart"/>
      <w:r w:rsidRPr="004C5EC1">
        <w:t>ini</w:t>
      </w:r>
      <w:proofErr w:type="spellEnd"/>
      <w:r w:rsidRPr="004C5EC1">
        <w:t>.</w:t>
      </w:r>
    </w:p>
    <w:p w14:paraId="0296DB30"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lastRenderedPageBreak/>
        <w:t>Platform</w:t>
      </w:r>
    </w:p>
    <w:p w14:paraId="706360F4"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Nah </w:t>
      </w:r>
      <w:proofErr w:type="spellStart"/>
      <w:r w:rsidRPr="004C5EC1">
        <w:t>buat</w:t>
      </w:r>
      <w:proofErr w:type="spellEnd"/>
      <w:r w:rsidRPr="004C5EC1">
        <w:t xml:space="preserve"> </w:t>
      </w:r>
      <w:proofErr w:type="spellStart"/>
      <w:r w:rsidRPr="004C5EC1">
        <w:t>kamu</w:t>
      </w:r>
      <w:proofErr w:type="spellEnd"/>
      <w:r w:rsidRPr="004C5EC1">
        <w:t xml:space="preserve"> yang </w:t>
      </w:r>
      <w:proofErr w:type="spellStart"/>
      <w:r w:rsidRPr="004C5EC1">
        <w:t>ingin</w:t>
      </w:r>
      <w:proofErr w:type="spellEnd"/>
      <w:r w:rsidRPr="004C5EC1">
        <w:t xml:space="preserve"> </w:t>
      </w:r>
      <w:proofErr w:type="spellStart"/>
      <w:r w:rsidRPr="004C5EC1">
        <w:t>mengembangkan</w:t>
      </w:r>
      <w:proofErr w:type="spellEnd"/>
      <w:r w:rsidRPr="004C5EC1">
        <w:t xml:space="preserve"> react native </w:t>
      </w:r>
      <w:proofErr w:type="spellStart"/>
      <w:r w:rsidRPr="004C5EC1">
        <w:t>untuk</w:t>
      </w:r>
      <w:proofErr w:type="spellEnd"/>
      <w:r w:rsidRPr="004C5EC1">
        <w:t xml:space="preserve"> </w:t>
      </w:r>
      <w:proofErr w:type="spellStart"/>
      <w:r w:rsidRPr="004C5EC1">
        <w:t>ios</w:t>
      </w:r>
      <w:proofErr w:type="spellEnd"/>
      <w:r w:rsidRPr="004C5EC1">
        <w:t xml:space="preserve"> </w:t>
      </w:r>
      <w:proofErr w:type="spellStart"/>
      <w:r w:rsidRPr="004C5EC1">
        <w:t>maka</w:t>
      </w:r>
      <w:proofErr w:type="spellEnd"/>
      <w:r w:rsidRPr="004C5EC1">
        <w:t xml:space="preserve"> </w:t>
      </w:r>
      <w:proofErr w:type="spellStart"/>
      <w:r w:rsidRPr="004C5EC1">
        <w:t>kamu</w:t>
      </w:r>
      <w:proofErr w:type="spellEnd"/>
      <w:r w:rsidRPr="004C5EC1">
        <w:t xml:space="preserve"> </w:t>
      </w:r>
      <w:proofErr w:type="spellStart"/>
      <w:r w:rsidRPr="004C5EC1">
        <w:t>perlu</w:t>
      </w:r>
      <w:proofErr w:type="spellEnd"/>
      <w:r w:rsidRPr="004C5EC1">
        <w:t xml:space="preserve"> punya </w:t>
      </w:r>
      <w:proofErr w:type="spellStart"/>
      <w:r w:rsidRPr="004C5EC1">
        <w:t>macbook</w:t>
      </w:r>
      <w:proofErr w:type="spellEnd"/>
      <w:r w:rsidRPr="004C5EC1">
        <w:t xml:space="preserve"> so </w:t>
      </w:r>
      <w:proofErr w:type="spellStart"/>
      <w:r w:rsidRPr="004C5EC1">
        <w:t>memang</w:t>
      </w:r>
      <w:proofErr w:type="spellEnd"/>
      <w:r w:rsidRPr="004C5EC1">
        <w:t xml:space="preserve"> </w:t>
      </w:r>
      <w:proofErr w:type="spellStart"/>
      <w:r w:rsidRPr="004C5EC1">
        <w:t>karena</w:t>
      </w:r>
      <w:proofErr w:type="spellEnd"/>
      <w:r w:rsidRPr="004C5EC1">
        <w:t xml:space="preserve"> </w:t>
      </w:r>
      <w:proofErr w:type="spellStart"/>
      <w:r w:rsidRPr="004C5EC1">
        <w:t>ekosistem</w:t>
      </w:r>
      <w:proofErr w:type="spellEnd"/>
      <w:r w:rsidRPr="004C5EC1">
        <w:t xml:space="preserve"> </w:t>
      </w:r>
      <w:proofErr w:type="spellStart"/>
      <w:r w:rsidRPr="004C5EC1">
        <w:t>dari</w:t>
      </w:r>
      <w:proofErr w:type="spellEnd"/>
      <w:r w:rsidRPr="004C5EC1">
        <w:t xml:space="preserve"> </w:t>
      </w:r>
      <w:proofErr w:type="spellStart"/>
      <w:r w:rsidRPr="004C5EC1">
        <w:t>ios</w:t>
      </w:r>
      <w:proofErr w:type="spellEnd"/>
      <w:r w:rsidRPr="004C5EC1">
        <w:t xml:space="preserve"> </w:t>
      </w:r>
      <w:proofErr w:type="spellStart"/>
      <w:r w:rsidRPr="004C5EC1">
        <w:t>ini</w:t>
      </w:r>
      <w:proofErr w:type="spellEnd"/>
      <w:r w:rsidRPr="004C5EC1">
        <w:t xml:space="preserve"> </w:t>
      </w:r>
      <w:proofErr w:type="spellStart"/>
      <w:r w:rsidRPr="004C5EC1">
        <w:t>semua</w:t>
      </w:r>
      <w:proofErr w:type="spellEnd"/>
      <w:r w:rsidRPr="004C5EC1">
        <w:t xml:space="preserve"> </w:t>
      </w:r>
      <w:proofErr w:type="spellStart"/>
      <w:r w:rsidRPr="004C5EC1">
        <w:t>harus</w:t>
      </w:r>
      <w:proofErr w:type="spellEnd"/>
      <w:r w:rsidRPr="004C5EC1">
        <w:t xml:space="preserve"> </w:t>
      </w:r>
      <w:proofErr w:type="spellStart"/>
      <w:r w:rsidRPr="004C5EC1">
        <w:t>menggunakan</w:t>
      </w:r>
      <w:proofErr w:type="spellEnd"/>
      <w:r w:rsidRPr="004C5EC1">
        <w:t xml:space="preserve"> </w:t>
      </w:r>
      <w:proofErr w:type="spellStart"/>
      <w:r w:rsidRPr="004C5EC1">
        <w:t>produk</w:t>
      </w:r>
      <w:proofErr w:type="spellEnd"/>
      <w:r w:rsidRPr="004C5EC1">
        <w:t xml:space="preserve"> </w:t>
      </w:r>
      <w:proofErr w:type="spellStart"/>
      <w:r w:rsidRPr="004C5EC1">
        <w:t>dari</w:t>
      </w:r>
      <w:proofErr w:type="spellEnd"/>
      <w:r w:rsidRPr="004C5EC1">
        <w:t xml:space="preserve"> Apple. </w:t>
      </w:r>
      <w:proofErr w:type="spellStart"/>
      <w:r w:rsidRPr="004C5EC1">
        <w:t>Untuk</w:t>
      </w:r>
      <w:proofErr w:type="spellEnd"/>
      <w:r w:rsidRPr="004C5EC1">
        <w:t xml:space="preserve"> android juga </w:t>
      </w:r>
      <w:proofErr w:type="spellStart"/>
      <w:r w:rsidRPr="004C5EC1">
        <w:t>kamu</w:t>
      </w:r>
      <w:proofErr w:type="spellEnd"/>
      <w:r w:rsidRPr="004C5EC1">
        <w:t xml:space="preserve"> </w:t>
      </w:r>
      <w:proofErr w:type="spellStart"/>
      <w:r w:rsidRPr="004C5EC1">
        <w:t>butuh</w:t>
      </w:r>
      <w:proofErr w:type="spellEnd"/>
      <w:r w:rsidRPr="004C5EC1">
        <w:t xml:space="preserve"> java dan </w:t>
      </w:r>
      <w:proofErr w:type="spellStart"/>
      <w:r w:rsidRPr="004C5EC1">
        <w:t>gradle</w:t>
      </w:r>
      <w:proofErr w:type="spellEnd"/>
      <w:r w:rsidRPr="004C5EC1">
        <w:t xml:space="preserve"> </w:t>
      </w:r>
      <w:proofErr w:type="spellStart"/>
      <w:r w:rsidRPr="004C5EC1">
        <w:t>dimana</w:t>
      </w:r>
      <w:proofErr w:type="spellEnd"/>
      <w:r w:rsidRPr="004C5EC1">
        <w:t xml:space="preserve"> </w:t>
      </w:r>
      <w:proofErr w:type="spellStart"/>
      <w:r w:rsidRPr="004C5EC1">
        <w:t>dua</w:t>
      </w:r>
      <w:proofErr w:type="spellEnd"/>
      <w:r w:rsidRPr="004C5EC1">
        <w:t xml:space="preserve"> </w:t>
      </w:r>
      <w:proofErr w:type="spellStart"/>
      <w:r w:rsidRPr="004C5EC1">
        <w:t>hal</w:t>
      </w:r>
      <w:proofErr w:type="spellEnd"/>
      <w:r w:rsidRPr="004C5EC1">
        <w:t xml:space="preserve"> </w:t>
      </w:r>
      <w:proofErr w:type="spellStart"/>
      <w:r w:rsidRPr="004C5EC1">
        <w:t>ini</w:t>
      </w:r>
      <w:proofErr w:type="spellEnd"/>
      <w:r w:rsidRPr="004C5EC1">
        <w:t xml:space="preserve"> yang </w:t>
      </w:r>
      <w:proofErr w:type="spellStart"/>
      <w:r w:rsidRPr="004C5EC1">
        <w:t>menjadi</w:t>
      </w:r>
      <w:proofErr w:type="spellEnd"/>
      <w:r w:rsidRPr="004C5EC1">
        <w:t xml:space="preserve"> issue </w:t>
      </w:r>
      <w:proofErr w:type="spellStart"/>
      <w:r w:rsidRPr="004C5EC1">
        <w:t>dikalangan</w:t>
      </w:r>
      <w:proofErr w:type="spellEnd"/>
      <w:r w:rsidRPr="004C5EC1">
        <w:t xml:space="preserve"> developer </w:t>
      </w:r>
      <w:proofErr w:type="spellStart"/>
      <w:r w:rsidRPr="004C5EC1">
        <w:t>karena</w:t>
      </w:r>
      <w:proofErr w:type="spellEnd"/>
      <w:r w:rsidRPr="004C5EC1">
        <w:t xml:space="preserve"> </w:t>
      </w:r>
      <w:proofErr w:type="spellStart"/>
      <w:r w:rsidRPr="004C5EC1">
        <w:t>kebutuhan</w:t>
      </w:r>
      <w:proofErr w:type="spellEnd"/>
      <w:r w:rsidRPr="004C5EC1">
        <w:t xml:space="preserve"> devices yang minimal </w:t>
      </w:r>
      <w:proofErr w:type="spellStart"/>
      <w:r w:rsidRPr="004C5EC1">
        <w:t>dengan</w:t>
      </w:r>
      <w:proofErr w:type="spellEnd"/>
      <w:r w:rsidRPr="004C5EC1">
        <w:t xml:space="preserve"> memory 4gb </w:t>
      </w:r>
      <w:proofErr w:type="spellStart"/>
      <w:r w:rsidRPr="004C5EC1">
        <w:t>untuk</w:t>
      </w:r>
      <w:proofErr w:type="spellEnd"/>
      <w:r w:rsidRPr="004C5EC1">
        <w:t xml:space="preserve"> </w:t>
      </w:r>
      <w:proofErr w:type="spellStart"/>
      <w:r w:rsidRPr="004C5EC1">
        <w:t>bisa</w:t>
      </w:r>
      <w:proofErr w:type="spellEnd"/>
      <w:r w:rsidRPr="004C5EC1">
        <w:t xml:space="preserve"> </w:t>
      </w:r>
      <w:proofErr w:type="spellStart"/>
      <w:r w:rsidRPr="004C5EC1">
        <w:t>bekerja</w:t>
      </w:r>
      <w:proofErr w:type="spellEnd"/>
      <w:r w:rsidRPr="004C5EC1">
        <w:t xml:space="preserve"> </w:t>
      </w:r>
      <w:proofErr w:type="spellStart"/>
      <w:r w:rsidRPr="004C5EC1">
        <w:t>maksimal</w:t>
      </w:r>
      <w:proofErr w:type="spellEnd"/>
      <w:r w:rsidRPr="004C5EC1">
        <w:t xml:space="preserve">. </w:t>
      </w:r>
      <w:proofErr w:type="spellStart"/>
      <w:r w:rsidRPr="004C5EC1">
        <w:t>Jadi</w:t>
      </w:r>
      <w:proofErr w:type="spellEnd"/>
      <w:r w:rsidRPr="004C5EC1">
        <w:t xml:space="preserve"> </w:t>
      </w:r>
      <w:proofErr w:type="spellStart"/>
      <w:r w:rsidRPr="004C5EC1">
        <w:t>memang</w:t>
      </w:r>
      <w:proofErr w:type="spellEnd"/>
      <w:r w:rsidRPr="004C5EC1">
        <w:t xml:space="preserve"> salah </w:t>
      </w:r>
      <w:proofErr w:type="spellStart"/>
      <w:r w:rsidRPr="004C5EC1">
        <w:t>satu</w:t>
      </w:r>
      <w:proofErr w:type="spellEnd"/>
      <w:r w:rsidRPr="004C5EC1">
        <w:t xml:space="preserve"> </w:t>
      </w:r>
      <w:proofErr w:type="spellStart"/>
      <w:r w:rsidRPr="004C5EC1">
        <w:t>tantangan</w:t>
      </w:r>
      <w:proofErr w:type="spellEnd"/>
      <w:r w:rsidRPr="004C5EC1">
        <w:t xml:space="preserve"> </w:t>
      </w:r>
      <w:proofErr w:type="spellStart"/>
      <w:r w:rsidRPr="004C5EC1">
        <w:t>jika</w:t>
      </w:r>
      <w:proofErr w:type="spellEnd"/>
      <w:r w:rsidRPr="004C5EC1">
        <w:t xml:space="preserve"> </w:t>
      </w:r>
      <w:proofErr w:type="spellStart"/>
      <w:r w:rsidRPr="004C5EC1">
        <w:t>kamu</w:t>
      </w:r>
      <w:proofErr w:type="spellEnd"/>
      <w:r w:rsidRPr="004C5EC1">
        <w:t xml:space="preserve"> </w:t>
      </w:r>
      <w:proofErr w:type="spellStart"/>
      <w:r w:rsidRPr="004C5EC1">
        <w:t>memutuskan</w:t>
      </w:r>
      <w:proofErr w:type="spellEnd"/>
      <w:r w:rsidRPr="004C5EC1">
        <w:t xml:space="preserve"> </w:t>
      </w:r>
      <w:proofErr w:type="spellStart"/>
      <w:r w:rsidRPr="004C5EC1">
        <w:t>untuk</w:t>
      </w:r>
      <w:proofErr w:type="spellEnd"/>
      <w:r w:rsidRPr="004C5EC1">
        <w:t xml:space="preserve"> </w:t>
      </w:r>
      <w:proofErr w:type="spellStart"/>
      <w:r w:rsidRPr="004C5EC1">
        <w:t>terjun</w:t>
      </w:r>
      <w:proofErr w:type="spellEnd"/>
      <w:r w:rsidRPr="004C5EC1">
        <w:t xml:space="preserve"> di </w:t>
      </w:r>
      <w:proofErr w:type="spellStart"/>
      <w:r w:rsidRPr="004C5EC1">
        <w:t>pengembangan</w:t>
      </w:r>
      <w:proofErr w:type="spellEnd"/>
      <w:r w:rsidRPr="004C5EC1">
        <w:t xml:space="preserve"> </w:t>
      </w:r>
      <w:proofErr w:type="spellStart"/>
      <w:r w:rsidRPr="004C5EC1">
        <w:t>aplikasi</w:t>
      </w:r>
      <w:proofErr w:type="spellEnd"/>
      <w:r w:rsidRPr="004C5EC1">
        <w:t xml:space="preserve"> mobile </w:t>
      </w:r>
      <w:proofErr w:type="spellStart"/>
      <w:r w:rsidRPr="004C5EC1">
        <w:t>kamu</w:t>
      </w:r>
      <w:proofErr w:type="spellEnd"/>
      <w:r w:rsidRPr="004C5EC1">
        <w:t xml:space="preserve"> </w:t>
      </w:r>
      <w:proofErr w:type="spellStart"/>
      <w:r w:rsidRPr="004C5EC1">
        <w:t>harus</w:t>
      </w:r>
      <w:proofErr w:type="spellEnd"/>
      <w:r w:rsidRPr="004C5EC1">
        <w:t xml:space="preserve"> </w:t>
      </w:r>
      <w:proofErr w:type="spellStart"/>
      <w:r w:rsidRPr="004C5EC1">
        <w:t>memiliki</w:t>
      </w:r>
      <w:proofErr w:type="spellEnd"/>
      <w:r w:rsidRPr="004C5EC1">
        <w:t xml:space="preserve"> devices yang </w:t>
      </w:r>
      <w:proofErr w:type="spellStart"/>
      <w:r w:rsidRPr="004C5EC1">
        <w:t>memadahi</w:t>
      </w:r>
      <w:proofErr w:type="spellEnd"/>
      <w:r w:rsidRPr="004C5EC1">
        <w:t>.</w:t>
      </w:r>
    </w:p>
    <w:p w14:paraId="2F8B6A67"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Perfomance</w:t>
      </w:r>
    </w:p>
    <w:p w14:paraId="127DC245"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Untuk</w:t>
      </w:r>
      <w:proofErr w:type="spellEnd"/>
      <w:r w:rsidRPr="004C5EC1">
        <w:t xml:space="preserve"> </w:t>
      </w:r>
      <w:proofErr w:type="spellStart"/>
      <w:r w:rsidRPr="004C5EC1">
        <w:t>perfomance</w:t>
      </w:r>
      <w:proofErr w:type="spellEnd"/>
      <w:r w:rsidRPr="004C5EC1">
        <w:t xml:space="preserve"> juga </w:t>
      </w:r>
      <w:proofErr w:type="spellStart"/>
      <w:r w:rsidRPr="004C5EC1">
        <w:t>masih</w:t>
      </w:r>
      <w:proofErr w:type="spellEnd"/>
      <w:r w:rsidRPr="004C5EC1">
        <w:t xml:space="preserve"> </w:t>
      </w:r>
      <w:proofErr w:type="spellStart"/>
      <w:r w:rsidRPr="004C5EC1">
        <w:t>menjadi</w:t>
      </w:r>
      <w:proofErr w:type="spellEnd"/>
      <w:r w:rsidRPr="004C5EC1">
        <w:t xml:space="preserve"> </w:t>
      </w:r>
      <w:proofErr w:type="spellStart"/>
      <w:r w:rsidRPr="004C5EC1">
        <w:t>perdebatan</w:t>
      </w:r>
      <w:proofErr w:type="spellEnd"/>
      <w:r w:rsidRPr="004C5EC1">
        <w:t xml:space="preserve"> </w:t>
      </w:r>
      <w:proofErr w:type="spellStart"/>
      <w:r w:rsidRPr="004C5EC1">
        <w:t>dikalangan</w:t>
      </w:r>
      <w:proofErr w:type="spellEnd"/>
      <w:r w:rsidRPr="004C5EC1">
        <w:t xml:space="preserve"> developer </w:t>
      </w:r>
      <w:proofErr w:type="spellStart"/>
      <w:r w:rsidRPr="004C5EC1">
        <w:t>ada</w:t>
      </w:r>
      <w:proofErr w:type="spellEnd"/>
      <w:r w:rsidRPr="004C5EC1">
        <w:t xml:space="preserve"> yang </w:t>
      </w:r>
      <w:proofErr w:type="spellStart"/>
      <w:r w:rsidRPr="004C5EC1">
        <w:t>mengatakan</w:t>
      </w:r>
      <w:proofErr w:type="spellEnd"/>
      <w:r w:rsidRPr="004C5EC1">
        <w:t xml:space="preserve"> </w:t>
      </w:r>
      <w:proofErr w:type="spellStart"/>
      <w:r w:rsidRPr="004C5EC1">
        <w:t>bagus</w:t>
      </w:r>
      <w:proofErr w:type="spellEnd"/>
      <w:r w:rsidRPr="004C5EC1">
        <w:t xml:space="preserve"> dan </w:t>
      </w:r>
      <w:proofErr w:type="spellStart"/>
      <w:r w:rsidRPr="004C5EC1">
        <w:t>ada</w:t>
      </w:r>
      <w:proofErr w:type="spellEnd"/>
      <w:r w:rsidRPr="004C5EC1">
        <w:t xml:space="preserve"> yang </w:t>
      </w:r>
      <w:proofErr w:type="spellStart"/>
      <w:r w:rsidRPr="004C5EC1">
        <w:t>mengatakan</w:t>
      </w:r>
      <w:proofErr w:type="spellEnd"/>
      <w:r w:rsidRPr="004C5EC1">
        <w:t xml:space="preserve"> </w:t>
      </w:r>
      <w:proofErr w:type="spellStart"/>
      <w:r w:rsidRPr="004C5EC1">
        <w:t>kuran</w:t>
      </w:r>
      <w:proofErr w:type="spellEnd"/>
      <w:r w:rsidRPr="004C5EC1">
        <w:t xml:space="preserve"> </w:t>
      </w:r>
      <w:proofErr w:type="spellStart"/>
      <w:r w:rsidRPr="004C5EC1">
        <w:t>bagus</w:t>
      </w:r>
      <w:proofErr w:type="spellEnd"/>
      <w:r w:rsidRPr="004C5EC1">
        <w:t xml:space="preserve"> juga. Akan </w:t>
      </w:r>
      <w:proofErr w:type="spellStart"/>
      <w:r w:rsidRPr="004C5EC1">
        <w:t>tetapi</w:t>
      </w:r>
      <w:proofErr w:type="spellEnd"/>
      <w:r w:rsidRPr="004C5EC1">
        <w:t xml:space="preserve"> </w:t>
      </w:r>
      <w:proofErr w:type="spellStart"/>
      <w:r w:rsidRPr="004C5EC1">
        <w:t>bagi</w:t>
      </w:r>
      <w:proofErr w:type="spellEnd"/>
      <w:r w:rsidRPr="004C5EC1">
        <w:t xml:space="preserve"> </w:t>
      </w:r>
      <w:proofErr w:type="spellStart"/>
      <w:r w:rsidRPr="004C5EC1">
        <w:t>saya</w:t>
      </w:r>
      <w:proofErr w:type="spellEnd"/>
      <w:r w:rsidRPr="004C5EC1">
        <w:t xml:space="preserve"> </w:t>
      </w:r>
      <w:proofErr w:type="spellStart"/>
      <w:r w:rsidRPr="004C5EC1">
        <w:t>untuk</w:t>
      </w:r>
      <w:proofErr w:type="spellEnd"/>
      <w:r w:rsidRPr="004C5EC1">
        <w:t xml:space="preserve"> react native </w:t>
      </w:r>
      <w:proofErr w:type="spellStart"/>
      <w:r w:rsidRPr="004C5EC1">
        <w:t>ini</w:t>
      </w:r>
      <w:proofErr w:type="spellEnd"/>
      <w:r w:rsidRPr="004C5EC1">
        <w:t xml:space="preserve"> </w:t>
      </w:r>
      <w:proofErr w:type="spellStart"/>
      <w:r w:rsidRPr="004C5EC1">
        <w:t>sendiri</w:t>
      </w:r>
      <w:proofErr w:type="spellEnd"/>
      <w:r w:rsidRPr="004C5EC1">
        <w:t xml:space="preserve"> </w:t>
      </w:r>
      <w:proofErr w:type="spellStart"/>
      <w:r w:rsidRPr="004C5EC1">
        <w:t>permofance</w:t>
      </w:r>
      <w:proofErr w:type="spellEnd"/>
      <w:r w:rsidRPr="004C5EC1">
        <w:t xml:space="preserve"> </w:t>
      </w:r>
      <w:proofErr w:type="spellStart"/>
      <w:r w:rsidRPr="004C5EC1">
        <w:t>nya</w:t>
      </w:r>
      <w:proofErr w:type="spellEnd"/>
      <w:r w:rsidRPr="004C5EC1">
        <w:t xml:space="preserve"> </w:t>
      </w:r>
      <w:proofErr w:type="spellStart"/>
      <w:r w:rsidRPr="004C5EC1">
        <w:t>cukup</w:t>
      </w:r>
      <w:proofErr w:type="spellEnd"/>
      <w:r w:rsidRPr="004C5EC1">
        <w:t xml:space="preserve"> </w:t>
      </w:r>
      <w:proofErr w:type="spellStart"/>
      <w:r w:rsidRPr="004C5EC1">
        <w:t>lebih</w:t>
      </w:r>
      <w:proofErr w:type="spellEnd"/>
      <w:r w:rsidRPr="004C5EC1">
        <w:t xml:space="preserve"> </w:t>
      </w:r>
      <w:proofErr w:type="spellStart"/>
      <w:r w:rsidRPr="004C5EC1">
        <w:t>baik</w:t>
      </w:r>
      <w:proofErr w:type="spellEnd"/>
      <w:r w:rsidRPr="004C5EC1">
        <w:t xml:space="preserve"> </w:t>
      </w:r>
      <w:proofErr w:type="spellStart"/>
      <w:r w:rsidRPr="004C5EC1">
        <w:t>dibanding</w:t>
      </w:r>
      <w:proofErr w:type="spellEnd"/>
      <w:r w:rsidRPr="004C5EC1">
        <w:t xml:space="preserve"> </w:t>
      </w:r>
      <w:proofErr w:type="spellStart"/>
      <w:r w:rsidRPr="004C5EC1">
        <w:t>kan</w:t>
      </w:r>
      <w:proofErr w:type="spellEnd"/>
      <w:r w:rsidRPr="004C5EC1">
        <w:t xml:space="preserve"> </w:t>
      </w:r>
      <w:proofErr w:type="spellStart"/>
      <w:r w:rsidRPr="004C5EC1">
        <w:t>dengan</w:t>
      </w:r>
      <w:proofErr w:type="spellEnd"/>
      <w:r w:rsidRPr="004C5EC1">
        <w:t xml:space="preserve"> </w:t>
      </w:r>
      <w:proofErr w:type="spellStart"/>
      <w:r w:rsidRPr="004C5EC1">
        <w:t>kita</w:t>
      </w:r>
      <w:proofErr w:type="spellEnd"/>
      <w:r w:rsidRPr="004C5EC1">
        <w:t xml:space="preserve"> </w:t>
      </w:r>
      <w:proofErr w:type="spellStart"/>
      <w:r w:rsidRPr="004C5EC1">
        <w:t>menggunakan</w:t>
      </w:r>
      <w:proofErr w:type="spellEnd"/>
      <w:r w:rsidRPr="004C5EC1">
        <w:t xml:space="preserve"> framework </w:t>
      </w:r>
      <w:proofErr w:type="spellStart"/>
      <w:r w:rsidRPr="004C5EC1">
        <w:t>javascript</w:t>
      </w:r>
      <w:proofErr w:type="spellEnd"/>
      <w:r w:rsidRPr="004C5EC1">
        <w:t xml:space="preserve"> yang lain </w:t>
      </w:r>
      <w:proofErr w:type="spellStart"/>
      <w:r w:rsidRPr="004C5EC1">
        <w:t>karena</w:t>
      </w:r>
      <w:proofErr w:type="spellEnd"/>
      <w:r w:rsidRPr="004C5EC1">
        <w:t xml:space="preserve"> pada </w:t>
      </w:r>
      <w:proofErr w:type="spellStart"/>
      <w:r w:rsidRPr="004C5EC1">
        <w:t>dasarnya</w:t>
      </w:r>
      <w:proofErr w:type="spellEnd"/>
      <w:r w:rsidRPr="004C5EC1">
        <w:t xml:space="preserve"> </w:t>
      </w:r>
      <w:proofErr w:type="spellStart"/>
      <w:r w:rsidRPr="004C5EC1">
        <w:t>dengan</w:t>
      </w:r>
      <w:proofErr w:type="spellEnd"/>
      <w:r w:rsidRPr="004C5EC1">
        <w:t xml:space="preserve"> </w:t>
      </w:r>
      <w:proofErr w:type="spellStart"/>
      <w:r w:rsidRPr="004C5EC1">
        <w:t>menggunakan</w:t>
      </w:r>
      <w:proofErr w:type="spellEnd"/>
      <w:r w:rsidRPr="004C5EC1">
        <w:t xml:space="preserve"> react native </w:t>
      </w:r>
      <w:proofErr w:type="spellStart"/>
      <w:r w:rsidRPr="004C5EC1">
        <w:t>kita</w:t>
      </w:r>
      <w:proofErr w:type="spellEnd"/>
      <w:r w:rsidRPr="004C5EC1">
        <w:t xml:space="preserve"> </w:t>
      </w:r>
      <w:proofErr w:type="spellStart"/>
      <w:r w:rsidRPr="004C5EC1">
        <w:t>membuat</w:t>
      </w:r>
      <w:proofErr w:type="spellEnd"/>
      <w:r w:rsidRPr="004C5EC1">
        <w:t xml:space="preserve"> </w:t>
      </w:r>
      <w:proofErr w:type="spellStart"/>
      <w:r w:rsidRPr="004C5EC1">
        <w:t>apliakasi</w:t>
      </w:r>
      <w:proofErr w:type="spellEnd"/>
      <w:r w:rsidRPr="004C5EC1">
        <w:t xml:space="preserve"> mobile </w:t>
      </w:r>
      <w:proofErr w:type="spellStart"/>
      <w:r w:rsidRPr="004C5EC1">
        <w:t>dengan</w:t>
      </w:r>
      <w:proofErr w:type="spellEnd"/>
      <w:r w:rsidRPr="004C5EC1">
        <w:t xml:space="preserve"> </w:t>
      </w:r>
      <w:proofErr w:type="spellStart"/>
      <w:r w:rsidRPr="004C5EC1">
        <w:t>perfomance</w:t>
      </w:r>
      <w:proofErr w:type="spellEnd"/>
      <w:r w:rsidRPr="004C5EC1">
        <w:t xml:space="preserve"> native, </w:t>
      </w:r>
      <w:proofErr w:type="spellStart"/>
      <w:r w:rsidRPr="004C5EC1">
        <w:t>akan</w:t>
      </w:r>
      <w:proofErr w:type="spellEnd"/>
      <w:r w:rsidRPr="004C5EC1">
        <w:t xml:space="preserve"> </w:t>
      </w:r>
      <w:proofErr w:type="spellStart"/>
      <w:r w:rsidRPr="004C5EC1">
        <w:t>tetapi</w:t>
      </w:r>
      <w:proofErr w:type="spellEnd"/>
      <w:r w:rsidRPr="004C5EC1">
        <w:t xml:space="preserve"> di </w:t>
      </w:r>
      <w:proofErr w:type="spellStart"/>
      <w:r w:rsidRPr="004C5EC1">
        <w:t>beberapa</w:t>
      </w:r>
      <w:proofErr w:type="spellEnd"/>
      <w:r w:rsidRPr="004C5EC1">
        <w:t xml:space="preserve"> </w:t>
      </w:r>
      <w:proofErr w:type="spellStart"/>
      <w:r w:rsidRPr="004C5EC1">
        <w:t>kondisi</w:t>
      </w:r>
      <w:proofErr w:type="spellEnd"/>
      <w:r w:rsidRPr="004C5EC1">
        <w:t xml:space="preserve"> react native </w:t>
      </w:r>
      <w:proofErr w:type="spellStart"/>
      <w:r w:rsidRPr="004C5EC1">
        <w:t>belum</w:t>
      </w:r>
      <w:proofErr w:type="spellEnd"/>
      <w:r w:rsidRPr="004C5EC1">
        <w:t xml:space="preserve"> </w:t>
      </w:r>
      <w:proofErr w:type="spellStart"/>
      <w:r w:rsidRPr="004C5EC1">
        <w:t>sebaik</w:t>
      </w:r>
      <w:proofErr w:type="spellEnd"/>
      <w:r w:rsidRPr="004C5EC1">
        <w:t xml:space="preserve"> </w:t>
      </w:r>
      <w:proofErr w:type="spellStart"/>
      <w:r w:rsidRPr="004C5EC1">
        <w:t>kita</w:t>
      </w:r>
      <w:proofErr w:type="spellEnd"/>
      <w:r w:rsidRPr="004C5EC1">
        <w:t xml:space="preserve"> pure </w:t>
      </w:r>
      <w:proofErr w:type="spellStart"/>
      <w:r w:rsidRPr="004C5EC1">
        <w:t>menggunakan</w:t>
      </w:r>
      <w:proofErr w:type="spellEnd"/>
      <w:r w:rsidRPr="004C5EC1">
        <w:t xml:space="preserve"> native.</w:t>
      </w:r>
    </w:p>
    <w:p w14:paraId="7D92842A" w14:textId="77777777" w:rsidR="00BB2E15" w:rsidRPr="004C5EC1" w:rsidRDefault="00BB2E15" w:rsidP="00954DF7">
      <w:pPr>
        <w:pStyle w:val="Heading1"/>
        <w:numPr>
          <w:ilvl w:val="0"/>
          <w:numId w:val="0"/>
        </w:numPr>
        <w:shd w:val="clear" w:color="auto" w:fill="FFFFFF"/>
        <w:spacing w:before="0" w:after="142" w:line="360" w:lineRule="auto"/>
        <w:jc w:val="both"/>
        <w:rPr>
          <w:rFonts w:ascii="Times New Roman" w:hAnsi="Times New Roman" w:cs="Times New Roman"/>
          <w:color w:val="auto"/>
          <w:spacing w:val="-2"/>
          <w:sz w:val="24"/>
          <w:szCs w:val="24"/>
        </w:rPr>
      </w:pPr>
      <w:r w:rsidRPr="004C5EC1">
        <w:rPr>
          <w:rFonts w:ascii="Times New Roman" w:hAnsi="Times New Roman" w:cs="Times New Roman"/>
          <w:b/>
          <w:bCs/>
          <w:color w:val="auto"/>
          <w:spacing w:val="-2"/>
          <w:sz w:val="24"/>
          <w:szCs w:val="24"/>
        </w:rPr>
        <w:t>Persiapan</w:t>
      </w:r>
    </w:p>
    <w:p w14:paraId="78E53AD0"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Nah </w:t>
      </w:r>
      <w:proofErr w:type="spellStart"/>
      <w:r w:rsidRPr="004C5EC1">
        <w:t>sekarang</w:t>
      </w:r>
      <w:proofErr w:type="spellEnd"/>
      <w:r w:rsidRPr="004C5EC1">
        <w:t xml:space="preserve"> </w:t>
      </w:r>
      <w:proofErr w:type="spellStart"/>
      <w:r w:rsidRPr="004C5EC1">
        <w:t>kita</w:t>
      </w:r>
      <w:proofErr w:type="spellEnd"/>
      <w:r w:rsidRPr="004C5EC1">
        <w:t xml:space="preserve"> </w:t>
      </w:r>
      <w:proofErr w:type="spellStart"/>
      <w:r w:rsidRPr="004C5EC1">
        <w:t>lupakan</w:t>
      </w:r>
      <w:proofErr w:type="spellEnd"/>
      <w:r w:rsidRPr="004C5EC1">
        <w:t xml:space="preserve"> </w:t>
      </w:r>
      <w:proofErr w:type="spellStart"/>
      <w:r w:rsidRPr="004C5EC1">
        <w:t>tentang</w:t>
      </w:r>
      <w:proofErr w:type="spellEnd"/>
      <w:r w:rsidRPr="004C5EC1">
        <w:t xml:space="preserve"> </w:t>
      </w:r>
      <w:proofErr w:type="spellStart"/>
      <w:r w:rsidRPr="004C5EC1">
        <w:t>kelebihan</w:t>
      </w:r>
      <w:proofErr w:type="spellEnd"/>
      <w:r w:rsidRPr="004C5EC1">
        <w:t xml:space="preserve"> dan </w:t>
      </w:r>
      <w:proofErr w:type="spellStart"/>
      <w:r w:rsidRPr="004C5EC1">
        <w:t>kekurangan</w:t>
      </w:r>
      <w:proofErr w:type="spellEnd"/>
      <w:r w:rsidRPr="004C5EC1">
        <w:t xml:space="preserve"> </w:t>
      </w:r>
      <w:proofErr w:type="spellStart"/>
      <w:r w:rsidRPr="004C5EC1">
        <w:t>dari</w:t>
      </w:r>
      <w:proofErr w:type="spellEnd"/>
      <w:r w:rsidRPr="004C5EC1">
        <w:t xml:space="preserve"> react native </w:t>
      </w:r>
      <w:proofErr w:type="spellStart"/>
      <w:r w:rsidRPr="004C5EC1">
        <w:t>ini</w:t>
      </w:r>
      <w:proofErr w:type="spellEnd"/>
      <w:r w:rsidRPr="004C5EC1">
        <w:t xml:space="preserve"> dan </w:t>
      </w:r>
      <w:proofErr w:type="spellStart"/>
      <w:r w:rsidRPr="004C5EC1">
        <w:t>mari</w:t>
      </w:r>
      <w:proofErr w:type="spellEnd"/>
      <w:r w:rsidRPr="004C5EC1">
        <w:t xml:space="preserve"> </w:t>
      </w:r>
      <w:proofErr w:type="spellStart"/>
      <w:r w:rsidRPr="004C5EC1">
        <w:t>kita</w:t>
      </w:r>
      <w:proofErr w:type="spellEnd"/>
      <w:r w:rsidRPr="004C5EC1">
        <w:t xml:space="preserve"> </w:t>
      </w:r>
      <w:proofErr w:type="spellStart"/>
      <w:r w:rsidRPr="004C5EC1">
        <w:t>mulai</w:t>
      </w:r>
      <w:proofErr w:type="spellEnd"/>
      <w:r w:rsidRPr="004C5EC1">
        <w:t xml:space="preserve"> </w:t>
      </w:r>
      <w:proofErr w:type="spellStart"/>
      <w:r w:rsidRPr="004C5EC1">
        <w:t>untuk</w:t>
      </w:r>
      <w:proofErr w:type="spellEnd"/>
      <w:r w:rsidRPr="004C5EC1">
        <w:t xml:space="preserve"> </w:t>
      </w:r>
      <w:proofErr w:type="spellStart"/>
      <w:r w:rsidRPr="004C5EC1">
        <w:t>belajar</w:t>
      </w:r>
      <w:proofErr w:type="spellEnd"/>
      <w:r w:rsidRPr="004C5EC1">
        <w:t xml:space="preserve"> </w:t>
      </w:r>
      <w:proofErr w:type="spellStart"/>
      <w:r w:rsidRPr="004C5EC1">
        <w:t>bagaimana</w:t>
      </w:r>
      <w:proofErr w:type="spellEnd"/>
      <w:r w:rsidRPr="004C5EC1">
        <w:t xml:space="preserve"> </w:t>
      </w:r>
      <w:proofErr w:type="spellStart"/>
      <w:r w:rsidRPr="004C5EC1">
        <w:t>kita</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mobile </w:t>
      </w:r>
      <w:proofErr w:type="spellStart"/>
      <w:r w:rsidRPr="004C5EC1">
        <w:t>dengan</w:t>
      </w:r>
      <w:proofErr w:type="spellEnd"/>
      <w:r w:rsidRPr="004C5EC1">
        <w:t xml:space="preserve"> react native. Pada tutorial </w:t>
      </w:r>
      <w:proofErr w:type="spellStart"/>
      <w:r w:rsidRPr="004C5EC1">
        <w:t>ini</w:t>
      </w:r>
      <w:proofErr w:type="spellEnd"/>
      <w:r w:rsidRPr="004C5EC1">
        <w:t xml:space="preserve"> </w:t>
      </w:r>
      <w:proofErr w:type="spellStart"/>
      <w:r w:rsidRPr="004C5EC1">
        <w:t>kita</w:t>
      </w:r>
      <w:proofErr w:type="spellEnd"/>
      <w:r w:rsidRPr="004C5EC1">
        <w:t xml:space="preserve"> </w:t>
      </w:r>
      <w:proofErr w:type="spellStart"/>
      <w:r w:rsidRPr="004C5EC1">
        <w:lastRenderedPageBreak/>
        <w:t>akan</w:t>
      </w:r>
      <w:proofErr w:type="spellEnd"/>
      <w:r w:rsidRPr="004C5EC1">
        <w:t xml:space="preserve"> </w:t>
      </w:r>
      <w:proofErr w:type="spellStart"/>
      <w:r w:rsidRPr="004C5EC1">
        <w:t>belajar</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t>
      </w:r>
      <w:proofErr w:type="spellStart"/>
      <w:r w:rsidRPr="004C5EC1">
        <w:t>ios</w:t>
      </w:r>
      <w:proofErr w:type="spellEnd"/>
      <w:r w:rsidRPr="004C5EC1">
        <w:t xml:space="preserve"> dan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hal</w:t>
      </w:r>
      <w:proofErr w:type="spellEnd"/>
      <w:r w:rsidRPr="004C5EC1">
        <w:t xml:space="preserve"> - </w:t>
      </w:r>
      <w:proofErr w:type="spellStart"/>
      <w:r w:rsidRPr="004C5EC1">
        <w:t>hal</w:t>
      </w:r>
      <w:proofErr w:type="spellEnd"/>
      <w:r w:rsidRPr="004C5EC1">
        <w:t xml:space="preserve"> yang </w:t>
      </w:r>
      <w:proofErr w:type="spellStart"/>
      <w:r w:rsidRPr="004C5EC1">
        <w:t>perlu</w:t>
      </w:r>
      <w:proofErr w:type="spellEnd"/>
      <w:r w:rsidRPr="004C5EC1">
        <w:t xml:space="preserve"> </w:t>
      </w:r>
      <w:proofErr w:type="spellStart"/>
      <w:r w:rsidRPr="004C5EC1">
        <w:t>kita</w:t>
      </w:r>
      <w:proofErr w:type="spellEnd"/>
      <w:r w:rsidRPr="004C5EC1">
        <w:t xml:space="preserve"> </w:t>
      </w:r>
      <w:proofErr w:type="spellStart"/>
      <w:r w:rsidRPr="004C5EC1">
        <w:t>siapkan</w:t>
      </w:r>
      <w:proofErr w:type="spellEnd"/>
      <w:r w:rsidRPr="004C5EC1">
        <w:t xml:space="preserve"> </w:t>
      </w:r>
      <w:proofErr w:type="spellStart"/>
      <w:r w:rsidRPr="004C5EC1">
        <w:t>untuk</w:t>
      </w:r>
      <w:proofErr w:type="spellEnd"/>
      <w:r w:rsidRPr="004C5EC1">
        <w:t xml:space="preserve"> </w:t>
      </w:r>
      <w:proofErr w:type="spellStart"/>
      <w:r w:rsidRPr="004C5EC1">
        <w:t>memulai</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IOS </w:t>
      </w:r>
      <w:proofErr w:type="spellStart"/>
      <w:r w:rsidRPr="004C5EC1">
        <w:t>dengan</w:t>
      </w:r>
      <w:proofErr w:type="spellEnd"/>
      <w:r w:rsidRPr="004C5EC1">
        <w:t xml:space="preserve"> </w:t>
      </w:r>
      <w:proofErr w:type="spellStart"/>
      <w:r w:rsidRPr="004C5EC1">
        <w:t>meggunakan</w:t>
      </w:r>
      <w:proofErr w:type="spellEnd"/>
      <w:r w:rsidRPr="004C5EC1">
        <w:t xml:space="preserve"> react native.</w:t>
      </w:r>
    </w:p>
    <w:p w14:paraId="0D0E2BA3"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MacBook dan OSX</w:t>
      </w:r>
    </w:p>
    <w:p w14:paraId="73ACB93E"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Pastikan</w:t>
      </w:r>
      <w:proofErr w:type="spellEnd"/>
      <w:r w:rsidRPr="004C5EC1">
        <w:t xml:space="preserve"> </w:t>
      </w:r>
      <w:proofErr w:type="spellStart"/>
      <w:r w:rsidRPr="004C5EC1">
        <w:t>kamu</w:t>
      </w:r>
      <w:proofErr w:type="spellEnd"/>
      <w:r w:rsidRPr="004C5EC1">
        <w:t xml:space="preserve"> </w:t>
      </w:r>
      <w:proofErr w:type="spellStart"/>
      <w:r w:rsidRPr="004C5EC1">
        <w:t>sudah</w:t>
      </w:r>
      <w:proofErr w:type="spellEnd"/>
      <w:r w:rsidRPr="004C5EC1">
        <w:t xml:space="preserve"> </w:t>
      </w:r>
      <w:proofErr w:type="spellStart"/>
      <w:r w:rsidRPr="004C5EC1">
        <w:t>pakai</w:t>
      </w:r>
      <w:proofErr w:type="spellEnd"/>
      <w:r w:rsidRPr="004C5EC1">
        <w:t xml:space="preserve"> </w:t>
      </w:r>
      <w:proofErr w:type="spellStart"/>
      <w:r w:rsidRPr="004C5EC1">
        <w:t>macbook</w:t>
      </w:r>
      <w:proofErr w:type="spellEnd"/>
      <w:r w:rsidRPr="004C5EC1">
        <w:t xml:space="preserve"> dan </w:t>
      </w:r>
      <w:proofErr w:type="spellStart"/>
      <w:r w:rsidRPr="004C5EC1">
        <w:t>osx</w:t>
      </w:r>
      <w:proofErr w:type="spellEnd"/>
      <w:r w:rsidRPr="004C5EC1">
        <w:t xml:space="preserve"> </w:t>
      </w:r>
      <w:proofErr w:type="spellStart"/>
      <w:r w:rsidRPr="004C5EC1">
        <w:t>karena</w:t>
      </w:r>
      <w:proofErr w:type="spellEnd"/>
      <w:r w:rsidRPr="004C5EC1">
        <w:t xml:space="preserve"> </w:t>
      </w:r>
      <w:proofErr w:type="spellStart"/>
      <w:r w:rsidRPr="004C5EC1">
        <w:t>disini</w:t>
      </w:r>
      <w:proofErr w:type="spellEnd"/>
      <w:r w:rsidRPr="004C5EC1">
        <w:t xml:space="preserve"> </w:t>
      </w:r>
      <w:proofErr w:type="spellStart"/>
      <w:r w:rsidRPr="004C5EC1">
        <w:t>kita</w:t>
      </w:r>
      <w:proofErr w:type="spellEnd"/>
      <w:r w:rsidRPr="004C5EC1">
        <w:t xml:space="preserve"> </w:t>
      </w:r>
      <w:proofErr w:type="spellStart"/>
      <w:r w:rsidRPr="004C5EC1">
        <w:t>akan</w:t>
      </w:r>
      <w:proofErr w:type="spellEnd"/>
      <w:r w:rsidRPr="004C5EC1">
        <w:t xml:space="preserve"> </w:t>
      </w:r>
      <w:proofErr w:type="spellStart"/>
      <w:r w:rsidRPr="004C5EC1">
        <w:t>latihan</w:t>
      </w:r>
      <w:proofErr w:type="spellEnd"/>
      <w:r w:rsidRPr="004C5EC1">
        <w:t xml:space="preserve"> </w:t>
      </w:r>
      <w:proofErr w:type="spellStart"/>
      <w:r w:rsidRPr="004C5EC1">
        <w:t>membuat</w:t>
      </w:r>
      <w:proofErr w:type="spellEnd"/>
      <w:r w:rsidRPr="004C5EC1">
        <w:t xml:space="preserve"> </w:t>
      </w:r>
      <w:proofErr w:type="spellStart"/>
      <w:r w:rsidRPr="004C5EC1">
        <w:t>aplikasi</w:t>
      </w:r>
      <w:proofErr w:type="spellEnd"/>
      <w:r w:rsidRPr="004C5EC1">
        <w:t xml:space="preserve"> </w:t>
      </w:r>
      <w:proofErr w:type="spellStart"/>
      <w:r w:rsidRPr="004C5EC1">
        <w:t>untuk</w:t>
      </w:r>
      <w:proofErr w:type="spellEnd"/>
      <w:r w:rsidRPr="004C5EC1">
        <w:t xml:space="preserve"> IOS, </w:t>
      </w:r>
      <w:proofErr w:type="spellStart"/>
      <w:r w:rsidRPr="004C5EC1">
        <w:t>untuk</w:t>
      </w:r>
      <w:proofErr w:type="spellEnd"/>
      <w:r w:rsidRPr="004C5EC1">
        <w:t xml:space="preserve"> </w:t>
      </w:r>
      <w:proofErr w:type="spellStart"/>
      <w:r w:rsidRPr="004C5EC1">
        <w:t>saat</w:t>
      </w:r>
      <w:proofErr w:type="spellEnd"/>
      <w:r w:rsidRPr="004C5EC1">
        <w:t xml:space="preserve"> </w:t>
      </w:r>
      <w:proofErr w:type="spellStart"/>
      <w:r w:rsidRPr="004C5EC1">
        <w:t>ini</w:t>
      </w:r>
      <w:proofErr w:type="spellEnd"/>
      <w:r w:rsidRPr="004C5EC1">
        <w:t xml:space="preserve"> </w:t>
      </w:r>
      <w:proofErr w:type="spellStart"/>
      <w:r w:rsidRPr="004C5EC1">
        <w:t>saya</w:t>
      </w:r>
      <w:proofErr w:type="spellEnd"/>
      <w:r w:rsidRPr="004C5EC1">
        <w:t xml:space="preserve"> </w:t>
      </w:r>
      <w:proofErr w:type="spellStart"/>
      <w:r w:rsidRPr="004C5EC1">
        <w:t>belum</w:t>
      </w:r>
      <w:proofErr w:type="spellEnd"/>
      <w:r w:rsidRPr="004C5EC1">
        <w:t xml:space="preserve"> </w:t>
      </w:r>
      <w:proofErr w:type="spellStart"/>
      <w:r w:rsidRPr="004C5EC1">
        <w:t>pernah</w:t>
      </w:r>
      <w:proofErr w:type="spellEnd"/>
      <w:r w:rsidRPr="004C5EC1">
        <w:t xml:space="preserve"> </w:t>
      </w:r>
      <w:proofErr w:type="spellStart"/>
      <w:r w:rsidRPr="004C5EC1">
        <w:t>coba</w:t>
      </w:r>
      <w:proofErr w:type="spellEnd"/>
      <w:r w:rsidRPr="004C5EC1">
        <w:t xml:space="preserve"> </w:t>
      </w:r>
      <w:proofErr w:type="spellStart"/>
      <w:r w:rsidRPr="004C5EC1">
        <w:t>untuk</w:t>
      </w:r>
      <w:proofErr w:type="spellEnd"/>
      <w:r w:rsidRPr="004C5EC1">
        <w:t xml:space="preserve"> </w:t>
      </w:r>
      <w:proofErr w:type="spellStart"/>
      <w:r w:rsidRPr="004C5EC1">
        <w:t>menggunakan</w:t>
      </w:r>
      <w:proofErr w:type="spellEnd"/>
      <w:r w:rsidRPr="004C5EC1">
        <w:t xml:space="preserve"> </w:t>
      </w:r>
      <w:proofErr w:type="spellStart"/>
      <w:r w:rsidRPr="004C5EC1">
        <w:t>hackintos</w:t>
      </w:r>
      <w:proofErr w:type="spellEnd"/>
      <w:r w:rsidRPr="004C5EC1">
        <w:t xml:space="preserve">. Akan </w:t>
      </w:r>
      <w:proofErr w:type="spellStart"/>
      <w:r w:rsidRPr="004C5EC1">
        <w:t>tetapi</w:t>
      </w:r>
      <w:proofErr w:type="spellEnd"/>
      <w:r w:rsidRPr="004C5EC1">
        <w:t xml:space="preserve"> </w:t>
      </w:r>
      <w:proofErr w:type="spellStart"/>
      <w:r w:rsidRPr="004C5EC1">
        <w:t>buat</w:t>
      </w:r>
      <w:proofErr w:type="spellEnd"/>
      <w:r w:rsidRPr="004C5EC1">
        <w:t xml:space="preserve"> </w:t>
      </w:r>
      <w:proofErr w:type="spellStart"/>
      <w:r w:rsidRPr="004C5EC1">
        <w:t>kamu</w:t>
      </w:r>
      <w:proofErr w:type="spellEnd"/>
      <w:r w:rsidRPr="004C5EC1">
        <w:t xml:space="preserve"> yang </w:t>
      </w:r>
      <w:proofErr w:type="spellStart"/>
      <w:r w:rsidRPr="004C5EC1">
        <w:t>belum</w:t>
      </w:r>
      <w:proofErr w:type="spellEnd"/>
      <w:r w:rsidRPr="004C5EC1">
        <w:t xml:space="preserve"> punya </w:t>
      </w:r>
      <w:proofErr w:type="spellStart"/>
      <w:r w:rsidRPr="004C5EC1">
        <w:t>macbook</w:t>
      </w:r>
      <w:proofErr w:type="spellEnd"/>
      <w:r w:rsidRPr="004C5EC1">
        <w:t xml:space="preserve"> </w:t>
      </w:r>
      <w:proofErr w:type="spellStart"/>
      <w:r w:rsidRPr="004C5EC1">
        <w:t>mungkin</w:t>
      </w:r>
      <w:proofErr w:type="spellEnd"/>
      <w:r w:rsidRPr="004C5EC1">
        <w:t xml:space="preserve"> </w:t>
      </w:r>
      <w:proofErr w:type="spellStart"/>
      <w:r w:rsidRPr="004C5EC1">
        <w:t>bisa</w:t>
      </w:r>
      <w:proofErr w:type="spellEnd"/>
      <w:r w:rsidRPr="004C5EC1">
        <w:t xml:space="preserve"> </w:t>
      </w:r>
      <w:proofErr w:type="spellStart"/>
      <w:r w:rsidRPr="004C5EC1">
        <w:t>coba</w:t>
      </w:r>
      <w:proofErr w:type="spellEnd"/>
      <w:r w:rsidRPr="004C5EC1">
        <w:t xml:space="preserve"> </w:t>
      </w:r>
      <w:proofErr w:type="spellStart"/>
      <w:r w:rsidRPr="004C5EC1">
        <w:t>untuk</w:t>
      </w:r>
      <w:proofErr w:type="spellEnd"/>
      <w:r w:rsidRPr="004C5EC1">
        <w:t xml:space="preserve"> </w:t>
      </w:r>
      <w:proofErr w:type="spellStart"/>
      <w:r w:rsidRPr="004C5EC1">
        <w:t>menginstal</w:t>
      </w:r>
      <w:proofErr w:type="spellEnd"/>
      <w:r w:rsidRPr="004C5EC1">
        <w:t xml:space="preserve"> laptop </w:t>
      </w:r>
      <w:proofErr w:type="spellStart"/>
      <w:r w:rsidRPr="004C5EC1">
        <w:t>atau</w:t>
      </w:r>
      <w:proofErr w:type="spellEnd"/>
      <w:r w:rsidRPr="004C5EC1">
        <w:t xml:space="preserve"> pc </w:t>
      </w:r>
      <w:proofErr w:type="spellStart"/>
      <w:r w:rsidRPr="004C5EC1">
        <w:t>kamu</w:t>
      </w:r>
      <w:proofErr w:type="spellEnd"/>
      <w:r w:rsidRPr="004C5EC1">
        <w:t xml:space="preserve"> </w:t>
      </w:r>
      <w:proofErr w:type="spellStart"/>
      <w:r w:rsidRPr="004C5EC1">
        <w:t>sistem</w:t>
      </w:r>
      <w:proofErr w:type="spellEnd"/>
      <w:r w:rsidRPr="004C5EC1">
        <w:t xml:space="preserve"> </w:t>
      </w:r>
      <w:proofErr w:type="spellStart"/>
      <w:r w:rsidRPr="004C5EC1">
        <w:t>operasi</w:t>
      </w:r>
      <w:proofErr w:type="spellEnd"/>
      <w:r w:rsidRPr="004C5EC1">
        <w:t xml:space="preserve"> </w:t>
      </w:r>
      <w:proofErr w:type="spellStart"/>
      <w:r w:rsidRPr="004C5EC1">
        <w:t>hackintos</w:t>
      </w:r>
      <w:proofErr w:type="spellEnd"/>
      <w:r w:rsidRPr="004C5EC1">
        <w:t xml:space="preserve">. dan </w:t>
      </w:r>
      <w:proofErr w:type="spellStart"/>
      <w:r w:rsidRPr="004C5EC1">
        <w:t>jangan</w:t>
      </w:r>
      <w:proofErr w:type="spellEnd"/>
      <w:r w:rsidRPr="004C5EC1">
        <w:t xml:space="preserve"> </w:t>
      </w:r>
      <w:proofErr w:type="spellStart"/>
      <w:r w:rsidRPr="004C5EC1">
        <w:t>lupa</w:t>
      </w:r>
      <w:proofErr w:type="spellEnd"/>
      <w:r w:rsidRPr="004C5EC1">
        <w:t xml:space="preserve"> </w:t>
      </w:r>
      <w:proofErr w:type="spellStart"/>
      <w:r w:rsidRPr="004C5EC1">
        <w:t>untuk</w:t>
      </w:r>
      <w:proofErr w:type="spellEnd"/>
      <w:r w:rsidRPr="004C5EC1">
        <w:t xml:space="preserve"> </w:t>
      </w:r>
      <w:proofErr w:type="spellStart"/>
      <w:r w:rsidRPr="004C5EC1">
        <w:t>menginstall</w:t>
      </w:r>
      <w:proofErr w:type="spellEnd"/>
      <w:r w:rsidRPr="004C5EC1">
        <w:t xml:space="preserve"> </w:t>
      </w:r>
      <w:proofErr w:type="spellStart"/>
      <w:r w:rsidRPr="004C5EC1">
        <w:t>Xcode</w:t>
      </w:r>
      <w:proofErr w:type="spellEnd"/>
      <w:r w:rsidRPr="004C5EC1">
        <w:t xml:space="preserve"> </w:t>
      </w:r>
      <w:proofErr w:type="spellStart"/>
      <w:r w:rsidRPr="004C5EC1">
        <w:t>karna</w:t>
      </w:r>
      <w:proofErr w:type="spellEnd"/>
      <w:r w:rsidRPr="004C5EC1">
        <w:t xml:space="preserve"> </w:t>
      </w:r>
      <w:proofErr w:type="spellStart"/>
      <w:r w:rsidRPr="004C5EC1">
        <w:t>nantinya</w:t>
      </w:r>
      <w:proofErr w:type="spellEnd"/>
      <w:r w:rsidRPr="004C5EC1">
        <w:t xml:space="preserve"> </w:t>
      </w:r>
      <w:proofErr w:type="spellStart"/>
      <w:r w:rsidRPr="004C5EC1">
        <w:t>kita</w:t>
      </w:r>
      <w:proofErr w:type="spellEnd"/>
      <w:r w:rsidRPr="004C5EC1">
        <w:t xml:space="preserve"> </w:t>
      </w:r>
      <w:proofErr w:type="spellStart"/>
      <w:r w:rsidRPr="004C5EC1">
        <w:t>perlu</w:t>
      </w:r>
      <w:proofErr w:type="spellEnd"/>
      <w:r w:rsidRPr="004C5EC1">
        <w:t xml:space="preserve"> </w:t>
      </w:r>
      <w:proofErr w:type="spellStart"/>
      <w:r w:rsidRPr="004C5EC1">
        <w:t>ios</w:t>
      </w:r>
      <w:proofErr w:type="spellEnd"/>
      <w:r w:rsidRPr="004C5EC1">
        <w:t xml:space="preserve"> emulator </w:t>
      </w:r>
      <w:proofErr w:type="spellStart"/>
      <w:r w:rsidRPr="004C5EC1">
        <w:t>untuk</w:t>
      </w:r>
      <w:proofErr w:type="spellEnd"/>
      <w:r w:rsidRPr="004C5EC1">
        <w:t xml:space="preserve"> run </w:t>
      </w:r>
      <w:proofErr w:type="spellStart"/>
      <w:r w:rsidRPr="004C5EC1">
        <w:t>aplikasi</w:t>
      </w:r>
      <w:proofErr w:type="spellEnd"/>
      <w:r w:rsidRPr="004C5EC1">
        <w:t xml:space="preserve"> yang </w:t>
      </w:r>
      <w:proofErr w:type="spellStart"/>
      <w:r w:rsidRPr="004C5EC1">
        <w:t>kita</w:t>
      </w:r>
      <w:proofErr w:type="spellEnd"/>
      <w:r w:rsidRPr="004C5EC1">
        <w:t xml:space="preserve"> </w:t>
      </w:r>
      <w:proofErr w:type="spellStart"/>
      <w:r w:rsidRPr="004C5EC1">
        <w:t>buat</w:t>
      </w:r>
      <w:proofErr w:type="spellEnd"/>
      <w:r w:rsidRPr="004C5EC1">
        <w:t>.</w:t>
      </w:r>
    </w:p>
    <w:p w14:paraId="444B8618"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NPM dan NodeJS</w:t>
      </w:r>
    </w:p>
    <w:p w14:paraId="20642940"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Dikarenakan</w:t>
      </w:r>
      <w:proofErr w:type="spellEnd"/>
      <w:r w:rsidRPr="004C5EC1">
        <w:t xml:space="preserve"> </w:t>
      </w:r>
      <w:proofErr w:type="spellStart"/>
      <w:r w:rsidRPr="004C5EC1">
        <w:t>kita</w:t>
      </w:r>
      <w:proofErr w:type="spellEnd"/>
      <w:r w:rsidRPr="004C5EC1">
        <w:t xml:space="preserve"> </w:t>
      </w:r>
      <w:proofErr w:type="spellStart"/>
      <w:r w:rsidRPr="004C5EC1">
        <w:t>menggunakan</w:t>
      </w:r>
      <w:proofErr w:type="spellEnd"/>
      <w:r w:rsidRPr="004C5EC1">
        <w:t xml:space="preserve"> </w:t>
      </w:r>
      <w:proofErr w:type="spellStart"/>
      <w:r w:rsidRPr="004C5EC1">
        <w:t>bahasa</w:t>
      </w:r>
      <w:proofErr w:type="spellEnd"/>
      <w:r w:rsidRPr="004C5EC1">
        <w:t xml:space="preserve"> </w:t>
      </w:r>
      <w:proofErr w:type="spellStart"/>
      <w:r w:rsidRPr="004C5EC1">
        <w:t>pemrogramman</w:t>
      </w:r>
      <w:proofErr w:type="spellEnd"/>
      <w:r w:rsidRPr="004C5EC1">
        <w:t xml:space="preserve"> </w:t>
      </w:r>
      <w:proofErr w:type="spellStart"/>
      <w:r w:rsidRPr="004C5EC1">
        <w:t>javascript</w:t>
      </w:r>
      <w:proofErr w:type="spellEnd"/>
      <w:r w:rsidRPr="004C5EC1">
        <w:t xml:space="preserve"> </w:t>
      </w:r>
      <w:proofErr w:type="spellStart"/>
      <w:r w:rsidRPr="004C5EC1">
        <w:t>maka</w:t>
      </w:r>
      <w:proofErr w:type="spellEnd"/>
      <w:r w:rsidRPr="004C5EC1">
        <w:t xml:space="preserve"> </w:t>
      </w:r>
      <w:proofErr w:type="spellStart"/>
      <w:r w:rsidRPr="004C5EC1">
        <w:t>kita</w:t>
      </w:r>
      <w:proofErr w:type="spellEnd"/>
      <w:r w:rsidRPr="004C5EC1">
        <w:t xml:space="preserve"> </w:t>
      </w:r>
      <w:proofErr w:type="spellStart"/>
      <w:r w:rsidRPr="004C5EC1">
        <w:t>perlu</w:t>
      </w:r>
      <w:proofErr w:type="spellEnd"/>
      <w:r w:rsidRPr="004C5EC1">
        <w:t xml:space="preserve"> </w:t>
      </w:r>
      <w:proofErr w:type="spellStart"/>
      <w:r w:rsidRPr="004C5EC1">
        <w:t>nodejs</w:t>
      </w:r>
      <w:proofErr w:type="spellEnd"/>
      <w:r w:rsidRPr="004C5EC1">
        <w:t xml:space="preserve"> dan </w:t>
      </w:r>
      <w:proofErr w:type="spellStart"/>
      <w:r w:rsidRPr="004C5EC1">
        <w:t>npm</w:t>
      </w:r>
      <w:proofErr w:type="spellEnd"/>
      <w:r w:rsidRPr="004C5EC1">
        <w:t xml:space="preserve"> </w:t>
      </w:r>
      <w:proofErr w:type="spellStart"/>
      <w:r w:rsidRPr="004C5EC1">
        <w:t>untuk</w:t>
      </w:r>
      <w:proofErr w:type="spellEnd"/>
      <w:r w:rsidRPr="004C5EC1">
        <w:t xml:space="preserve"> </w:t>
      </w:r>
      <w:proofErr w:type="spellStart"/>
      <w:r w:rsidRPr="004C5EC1">
        <w:t>kebutuhan</w:t>
      </w:r>
      <w:proofErr w:type="spellEnd"/>
      <w:r w:rsidRPr="004C5EC1">
        <w:t xml:space="preserve"> </w:t>
      </w:r>
      <w:proofErr w:type="spellStart"/>
      <w:r w:rsidRPr="004C5EC1">
        <w:t>installasi</w:t>
      </w:r>
      <w:proofErr w:type="spellEnd"/>
      <w:r w:rsidRPr="004C5EC1">
        <w:t xml:space="preserve"> </w:t>
      </w:r>
      <w:proofErr w:type="spellStart"/>
      <w:r w:rsidRPr="004C5EC1">
        <w:t>dari</w:t>
      </w:r>
      <w:proofErr w:type="spellEnd"/>
      <w:r w:rsidRPr="004C5EC1">
        <w:t xml:space="preserve"> react native </w:t>
      </w:r>
      <w:proofErr w:type="spellStart"/>
      <w:r w:rsidRPr="004C5EC1">
        <w:t>ini</w:t>
      </w:r>
      <w:proofErr w:type="spellEnd"/>
      <w:r w:rsidRPr="004C5EC1">
        <w:t>.</w:t>
      </w:r>
    </w:p>
    <w:p w14:paraId="3D8F509F" w14:textId="77777777" w:rsidR="00BB2E15" w:rsidRPr="004C5EC1" w:rsidRDefault="00BB2E15" w:rsidP="00954DF7">
      <w:pPr>
        <w:pStyle w:val="Heading1"/>
        <w:numPr>
          <w:ilvl w:val="0"/>
          <w:numId w:val="0"/>
        </w:numPr>
        <w:shd w:val="clear" w:color="auto" w:fill="FFFFFF"/>
        <w:spacing w:before="0" w:after="142" w:line="360" w:lineRule="auto"/>
        <w:jc w:val="both"/>
        <w:rPr>
          <w:rFonts w:ascii="Times New Roman" w:hAnsi="Times New Roman" w:cs="Times New Roman"/>
          <w:color w:val="auto"/>
          <w:spacing w:val="-2"/>
          <w:sz w:val="24"/>
          <w:szCs w:val="24"/>
        </w:rPr>
      </w:pPr>
      <w:r w:rsidRPr="004C5EC1">
        <w:rPr>
          <w:rFonts w:ascii="Times New Roman" w:hAnsi="Times New Roman" w:cs="Times New Roman"/>
          <w:b/>
          <w:bCs/>
          <w:color w:val="auto"/>
          <w:spacing w:val="-2"/>
          <w:sz w:val="24"/>
          <w:szCs w:val="24"/>
        </w:rPr>
        <w:t>Persiapan Installasi</w:t>
      </w:r>
    </w:p>
    <w:p w14:paraId="3E14AB78"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Sekarang</w:t>
      </w:r>
      <w:proofErr w:type="spellEnd"/>
      <w:r w:rsidRPr="004C5EC1">
        <w:t xml:space="preserve"> </w:t>
      </w:r>
      <w:proofErr w:type="spellStart"/>
      <w:r w:rsidRPr="004C5EC1">
        <w:t>mari</w:t>
      </w:r>
      <w:proofErr w:type="spellEnd"/>
      <w:r w:rsidRPr="004C5EC1">
        <w:t xml:space="preserve"> </w:t>
      </w:r>
      <w:proofErr w:type="spellStart"/>
      <w:r w:rsidRPr="004C5EC1">
        <w:t>kita</w:t>
      </w:r>
      <w:proofErr w:type="spellEnd"/>
      <w:r w:rsidRPr="004C5EC1">
        <w:t xml:space="preserve"> </w:t>
      </w:r>
      <w:proofErr w:type="spellStart"/>
      <w:r w:rsidRPr="004C5EC1">
        <w:t>lanjutkan</w:t>
      </w:r>
      <w:proofErr w:type="spellEnd"/>
      <w:r w:rsidRPr="004C5EC1">
        <w:t xml:space="preserve"> </w:t>
      </w:r>
      <w:proofErr w:type="spellStart"/>
      <w:r w:rsidRPr="004C5EC1">
        <w:t>dengan</w:t>
      </w:r>
      <w:proofErr w:type="spellEnd"/>
      <w:r w:rsidRPr="004C5EC1">
        <w:t xml:space="preserve"> </w:t>
      </w:r>
      <w:proofErr w:type="spellStart"/>
      <w:r w:rsidRPr="004C5EC1">
        <w:t>melakukan</w:t>
      </w:r>
      <w:proofErr w:type="spellEnd"/>
      <w:r w:rsidRPr="004C5EC1">
        <w:t xml:space="preserve"> </w:t>
      </w:r>
      <w:proofErr w:type="spellStart"/>
      <w:r w:rsidRPr="004C5EC1">
        <w:t>prosess</w:t>
      </w:r>
      <w:proofErr w:type="spellEnd"/>
      <w:r w:rsidRPr="004C5EC1">
        <w:t xml:space="preserve"> </w:t>
      </w:r>
      <w:proofErr w:type="spellStart"/>
      <w:r w:rsidRPr="004C5EC1">
        <w:t>installasi</w:t>
      </w:r>
      <w:proofErr w:type="spellEnd"/>
      <w:r w:rsidRPr="004C5EC1">
        <w:t xml:space="preserve"> </w:t>
      </w:r>
      <w:proofErr w:type="spellStart"/>
      <w:r w:rsidRPr="004C5EC1">
        <w:t>untuk</w:t>
      </w:r>
      <w:proofErr w:type="spellEnd"/>
      <w:r w:rsidRPr="004C5EC1">
        <w:t xml:space="preserve"> </w:t>
      </w:r>
      <w:proofErr w:type="spellStart"/>
      <w:r w:rsidRPr="004C5EC1">
        <w:t>beberapa</w:t>
      </w:r>
      <w:proofErr w:type="spellEnd"/>
      <w:r w:rsidRPr="004C5EC1">
        <w:t xml:space="preserve"> </w:t>
      </w:r>
      <w:proofErr w:type="spellStart"/>
      <w:r w:rsidRPr="004C5EC1">
        <w:t>kebutuhan</w:t>
      </w:r>
      <w:proofErr w:type="spellEnd"/>
      <w:r w:rsidRPr="004C5EC1">
        <w:t xml:space="preserve"> </w:t>
      </w:r>
      <w:proofErr w:type="spellStart"/>
      <w:r w:rsidRPr="004C5EC1">
        <w:t>mengembangkan</w:t>
      </w:r>
      <w:proofErr w:type="spellEnd"/>
      <w:r w:rsidRPr="004C5EC1">
        <w:t xml:space="preserve"> </w:t>
      </w:r>
      <w:proofErr w:type="spellStart"/>
      <w:r w:rsidRPr="004C5EC1">
        <w:t>aplikais</w:t>
      </w:r>
      <w:proofErr w:type="spellEnd"/>
      <w:r w:rsidRPr="004C5EC1">
        <w:t xml:space="preserve"> </w:t>
      </w:r>
      <w:proofErr w:type="spellStart"/>
      <w:r w:rsidRPr="004C5EC1">
        <w:t>dengan</w:t>
      </w:r>
      <w:proofErr w:type="spellEnd"/>
      <w:r w:rsidRPr="004C5EC1">
        <w:t xml:space="preserve"> </w:t>
      </w:r>
      <w:proofErr w:type="spellStart"/>
      <w:r w:rsidRPr="004C5EC1">
        <w:t>reac</w:t>
      </w:r>
      <w:proofErr w:type="spellEnd"/>
      <w:r w:rsidRPr="004C5EC1">
        <w:t xml:space="preserve"> native </w:t>
      </w:r>
      <w:proofErr w:type="spellStart"/>
      <w:r w:rsidRPr="004C5EC1">
        <w:t>ini</w:t>
      </w:r>
      <w:proofErr w:type="spellEnd"/>
      <w:r w:rsidRPr="004C5EC1">
        <w:t>.</w:t>
      </w:r>
    </w:p>
    <w:p w14:paraId="3A02EDEA"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lastRenderedPageBreak/>
        <w:t>Installasi Homebew</w:t>
      </w:r>
    </w:p>
    <w:p w14:paraId="1D6E0340"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t>/</w:t>
      </w:r>
      <w:proofErr w:type="spellStart"/>
      <w:r w:rsidRPr="004C5EC1">
        <w:rPr>
          <w:rStyle w:val="HTMLCode"/>
          <w:rFonts w:ascii="Times New Roman" w:hAnsi="Times New Roman" w:cs="Times New Roman"/>
          <w:sz w:val="24"/>
          <w:szCs w:val="24"/>
        </w:rPr>
        <w:t>usr</w:t>
      </w:r>
      <w:proofErr w:type="spellEnd"/>
      <w:r w:rsidRPr="004C5EC1">
        <w:rPr>
          <w:rStyle w:val="HTMLCode"/>
          <w:rFonts w:ascii="Times New Roman" w:hAnsi="Times New Roman" w:cs="Times New Roman"/>
          <w:sz w:val="24"/>
          <w:szCs w:val="24"/>
        </w:rPr>
        <w:t>/bin/ruby -e "$(curl -</w:t>
      </w:r>
      <w:proofErr w:type="spellStart"/>
      <w:r w:rsidRPr="004C5EC1">
        <w:rPr>
          <w:rStyle w:val="HTMLCode"/>
          <w:rFonts w:ascii="Times New Roman" w:hAnsi="Times New Roman" w:cs="Times New Roman"/>
          <w:sz w:val="24"/>
          <w:szCs w:val="24"/>
        </w:rPr>
        <w:t>fsSL</w:t>
      </w:r>
      <w:proofErr w:type="spellEnd"/>
      <w:r w:rsidRPr="004C5EC1">
        <w:rPr>
          <w:rStyle w:val="HTMLCode"/>
          <w:rFonts w:ascii="Times New Roman" w:hAnsi="Times New Roman" w:cs="Times New Roman"/>
          <w:sz w:val="24"/>
          <w:szCs w:val="24"/>
        </w:rPr>
        <w:t xml:space="preserve"> https://raw.githubusercontent.com/Homebrew/install/master/install)"</w:t>
      </w:r>
    </w:p>
    <w:p w14:paraId="207F6E8A"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Installasi Watchman</w:t>
      </w:r>
    </w:p>
    <w:p w14:paraId="53C07820"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t>brew install watchman</w:t>
      </w:r>
    </w:p>
    <w:p w14:paraId="19CD5538"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Installasi React Native</w:t>
      </w:r>
    </w:p>
    <w:p w14:paraId="754B06E7"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proofErr w:type="spellStart"/>
      <w:r w:rsidRPr="004C5EC1">
        <w:rPr>
          <w:rStyle w:val="HTMLCode"/>
          <w:rFonts w:ascii="Times New Roman" w:hAnsi="Times New Roman" w:cs="Times New Roman"/>
          <w:sz w:val="24"/>
          <w:szCs w:val="24"/>
        </w:rPr>
        <w:t>npm</w:t>
      </w:r>
      <w:proofErr w:type="spellEnd"/>
      <w:r w:rsidRPr="004C5EC1">
        <w:rPr>
          <w:rStyle w:val="HTMLCode"/>
          <w:rFonts w:ascii="Times New Roman" w:hAnsi="Times New Roman" w:cs="Times New Roman"/>
          <w:sz w:val="24"/>
          <w:szCs w:val="24"/>
        </w:rPr>
        <w:t xml:space="preserve"> install -g react-native-cli</w:t>
      </w:r>
    </w:p>
    <w:p w14:paraId="5A54C9A5" w14:textId="77777777" w:rsidR="00BB2E15" w:rsidRPr="004C5EC1" w:rsidRDefault="00BB2E15" w:rsidP="004C5EC1">
      <w:pPr>
        <w:pStyle w:val="NormalWeb"/>
        <w:shd w:val="clear" w:color="auto" w:fill="FFFFFF"/>
        <w:spacing w:before="0" w:beforeAutospacing="0" w:after="0" w:afterAutospacing="0" w:line="360" w:lineRule="auto"/>
        <w:jc w:val="both"/>
      </w:pPr>
      <w:proofErr w:type="spellStart"/>
      <w:r w:rsidRPr="004C5EC1">
        <w:t>Jangan</w:t>
      </w:r>
      <w:proofErr w:type="spellEnd"/>
      <w:r w:rsidRPr="004C5EC1">
        <w:t xml:space="preserve"> </w:t>
      </w:r>
      <w:proofErr w:type="spellStart"/>
      <w:r w:rsidRPr="004C5EC1">
        <w:t>lupa</w:t>
      </w:r>
      <w:proofErr w:type="spellEnd"/>
      <w:r w:rsidRPr="004C5EC1">
        <w:t xml:space="preserve"> </w:t>
      </w:r>
      <w:proofErr w:type="spellStart"/>
      <w:r w:rsidRPr="004C5EC1">
        <w:t>pastikan</w:t>
      </w:r>
      <w:proofErr w:type="spellEnd"/>
      <w:r w:rsidRPr="004C5EC1">
        <w:t xml:space="preserve"> </w:t>
      </w:r>
      <w:proofErr w:type="spellStart"/>
      <w:r w:rsidRPr="004C5EC1">
        <w:t>kamu</w:t>
      </w:r>
      <w:proofErr w:type="spellEnd"/>
      <w:r w:rsidRPr="004C5EC1">
        <w:t xml:space="preserve"> juga </w:t>
      </w:r>
      <w:proofErr w:type="spellStart"/>
      <w:r w:rsidRPr="004C5EC1">
        <w:t>sudah</w:t>
      </w:r>
      <w:proofErr w:type="spellEnd"/>
      <w:r w:rsidRPr="004C5EC1">
        <w:t xml:space="preserve"> </w:t>
      </w:r>
      <w:proofErr w:type="spellStart"/>
      <w:r w:rsidRPr="004C5EC1">
        <w:t>menginstall</w:t>
      </w:r>
      <w:proofErr w:type="spellEnd"/>
      <w:r w:rsidRPr="004C5EC1">
        <w:t> </w:t>
      </w:r>
      <w:hyperlink r:id="rId179" w:history="1">
        <w:r w:rsidRPr="004C5EC1">
          <w:rPr>
            <w:rStyle w:val="Hyperlink"/>
            <w:rFonts w:eastAsiaTheme="majorEastAsia"/>
            <w:b/>
            <w:bCs/>
            <w:color w:val="auto"/>
          </w:rPr>
          <w:t>XCode</w:t>
        </w:r>
      </w:hyperlink>
      <w:r w:rsidRPr="004C5EC1">
        <w:t>.</w:t>
      </w:r>
    </w:p>
    <w:p w14:paraId="01C8B75B" w14:textId="77777777" w:rsidR="00BB2E15" w:rsidRPr="004C5EC1" w:rsidRDefault="00BB2E15" w:rsidP="00AF6020">
      <w:pPr>
        <w:pStyle w:val="Heading1"/>
        <w:numPr>
          <w:ilvl w:val="0"/>
          <w:numId w:val="0"/>
        </w:numPr>
        <w:shd w:val="clear" w:color="auto" w:fill="FFFFFF"/>
        <w:spacing w:before="0" w:after="142" w:line="360" w:lineRule="auto"/>
        <w:jc w:val="both"/>
        <w:rPr>
          <w:rFonts w:ascii="Times New Roman" w:hAnsi="Times New Roman" w:cs="Times New Roman"/>
          <w:color w:val="auto"/>
          <w:spacing w:val="-2"/>
          <w:sz w:val="24"/>
          <w:szCs w:val="24"/>
        </w:rPr>
      </w:pPr>
      <w:r w:rsidRPr="004C5EC1">
        <w:rPr>
          <w:rFonts w:ascii="Times New Roman" w:hAnsi="Times New Roman" w:cs="Times New Roman"/>
          <w:b/>
          <w:bCs/>
          <w:color w:val="auto"/>
          <w:spacing w:val="-2"/>
          <w:sz w:val="24"/>
          <w:szCs w:val="24"/>
        </w:rPr>
        <w:t>Buat Aplikasi Pertamamu</w:t>
      </w:r>
    </w:p>
    <w:p w14:paraId="0C2ECD91"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Sekarang</w:t>
      </w:r>
      <w:proofErr w:type="spellEnd"/>
      <w:r w:rsidRPr="004C5EC1">
        <w:t xml:space="preserve"> </w:t>
      </w:r>
      <w:proofErr w:type="spellStart"/>
      <w:r w:rsidRPr="004C5EC1">
        <w:t>mari</w:t>
      </w:r>
      <w:proofErr w:type="spellEnd"/>
      <w:r w:rsidRPr="004C5EC1">
        <w:t xml:space="preserve"> </w:t>
      </w:r>
      <w:proofErr w:type="spellStart"/>
      <w:r w:rsidRPr="004C5EC1">
        <w:t>kita</w:t>
      </w:r>
      <w:proofErr w:type="spellEnd"/>
      <w:r w:rsidRPr="004C5EC1">
        <w:t xml:space="preserve"> </w:t>
      </w:r>
      <w:proofErr w:type="spellStart"/>
      <w:r w:rsidRPr="004C5EC1">
        <w:t>buat</w:t>
      </w:r>
      <w:proofErr w:type="spellEnd"/>
      <w:r w:rsidRPr="004C5EC1">
        <w:t xml:space="preserve"> </w:t>
      </w:r>
      <w:proofErr w:type="spellStart"/>
      <w:r w:rsidRPr="004C5EC1">
        <w:t>aplikasi</w:t>
      </w:r>
      <w:proofErr w:type="spellEnd"/>
      <w:r w:rsidRPr="004C5EC1">
        <w:t xml:space="preserve"> IOS </w:t>
      </w:r>
      <w:proofErr w:type="spellStart"/>
      <w:r w:rsidRPr="004C5EC1">
        <w:t>pertama</w:t>
      </w:r>
      <w:proofErr w:type="spellEnd"/>
      <w:r w:rsidRPr="004C5EC1">
        <w:t xml:space="preserve"> </w:t>
      </w:r>
      <w:proofErr w:type="spellStart"/>
      <w:r w:rsidRPr="004C5EC1">
        <w:t>kamu</w:t>
      </w:r>
      <w:proofErr w:type="spellEnd"/>
      <w:r w:rsidRPr="004C5EC1">
        <w:t xml:space="preserve"> </w:t>
      </w:r>
      <w:proofErr w:type="spellStart"/>
      <w:r w:rsidRPr="004C5EC1">
        <w:t>dengan</w:t>
      </w:r>
      <w:proofErr w:type="spellEnd"/>
      <w:r w:rsidRPr="004C5EC1">
        <w:t xml:space="preserve"> </w:t>
      </w:r>
      <w:proofErr w:type="spellStart"/>
      <w:r w:rsidRPr="004C5EC1">
        <w:t>mengiktu</w:t>
      </w:r>
      <w:proofErr w:type="spellEnd"/>
      <w:r w:rsidRPr="004C5EC1">
        <w:t xml:space="preserve"> </w:t>
      </w:r>
      <w:proofErr w:type="spellStart"/>
      <w:r w:rsidRPr="004C5EC1">
        <w:t>langkah</w:t>
      </w:r>
      <w:proofErr w:type="spellEnd"/>
      <w:r w:rsidRPr="004C5EC1">
        <w:t xml:space="preserve"> - </w:t>
      </w:r>
      <w:proofErr w:type="spellStart"/>
      <w:r w:rsidRPr="004C5EC1">
        <w:t>langkah</w:t>
      </w:r>
      <w:proofErr w:type="spellEnd"/>
      <w:r w:rsidRPr="004C5EC1">
        <w:t xml:space="preserve"> </w:t>
      </w:r>
      <w:proofErr w:type="spellStart"/>
      <w:r w:rsidRPr="004C5EC1">
        <w:t>berikut</w:t>
      </w:r>
      <w:proofErr w:type="spellEnd"/>
      <w:r w:rsidRPr="004C5EC1">
        <w:t xml:space="preserve"> </w:t>
      </w:r>
      <w:proofErr w:type="spellStart"/>
      <w:r w:rsidRPr="004C5EC1">
        <w:t>ini</w:t>
      </w:r>
      <w:proofErr w:type="spellEnd"/>
      <w:r w:rsidRPr="004C5EC1">
        <w:t>.</w:t>
      </w:r>
    </w:p>
    <w:p w14:paraId="7A90ED4B"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Buat Project Aplikasi</w:t>
      </w:r>
    </w:p>
    <w:p w14:paraId="24EC613B"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t xml:space="preserve">react-native </w:t>
      </w:r>
      <w:proofErr w:type="spellStart"/>
      <w:r w:rsidRPr="004C5EC1">
        <w:rPr>
          <w:rStyle w:val="HTMLCode"/>
          <w:rFonts w:ascii="Times New Roman" w:hAnsi="Times New Roman" w:cs="Times New Roman"/>
          <w:sz w:val="24"/>
          <w:szCs w:val="24"/>
        </w:rPr>
        <w:t>init</w:t>
      </w:r>
      <w:proofErr w:type="spellEnd"/>
      <w:r w:rsidRPr="004C5EC1">
        <w:rPr>
          <w:rStyle w:val="HTMLCode"/>
          <w:rFonts w:ascii="Times New Roman" w:hAnsi="Times New Roman" w:cs="Times New Roman"/>
          <w:sz w:val="24"/>
          <w:szCs w:val="24"/>
        </w:rPr>
        <w:t xml:space="preserve"> </w:t>
      </w:r>
      <w:proofErr w:type="spellStart"/>
      <w:r w:rsidRPr="004C5EC1">
        <w:rPr>
          <w:rStyle w:val="HTMLCode"/>
          <w:rFonts w:ascii="Times New Roman" w:hAnsi="Times New Roman" w:cs="Times New Roman"/>
          <w:sz w:val="24"/>
          <w:szCs w:val="24"/>
        </w:rPr>
        <w:t>IOSReactTutorial</w:t>
      </w:r>
      <w:proofErr w:type="spellEnd"/>
    </w:p>
    <w:p w14:paraId="1B5ADCE4"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Jalankan React Native Compiler</w:t>
      </w:r>
    </w:p>
    <w:p w14:paraId="07D8E31C" w14:textId="77777777" w:rsidR="00BB2E15" w:rsidRPr="004C5EC1" w:rsidRDefault="00BB2E15" w:rsidP="004C5EC1">
      <w:pPr>
        <w:pStyle w:val="NormalWeb"/>
        <w:shd w:val="clear" w:color="auto" w:fill="FFFFFF"/>
        <w:spacing w:before="0" w:beforeAutospacing="0" w:after="328" w:afterAutospacing="0" w:line="360" w:lineRule="auto"/>
        <w:jc w:val="both"/>
      </w:pPr>
      <w:r w:rsidRPr="004C5EC1">
        <w:t xml:space="preserve">Yang </w:t>
      </w:r>
      <w:proofErr w:type="spellStart"/>
      <w:r w:rsidRPr="004C5EC1">
        <w:t>pertama</w:t>
      </w:r>
      <w:proofErr w:type="spellEnd"/>
      <w:r w:rsidRPr="004C5EC1">
        <w:t xml:space="preserve"> </w:t>
      </w:r>
      <w:proofErr w:type="spellStart"/>
      <w:r w:rsidRPr="004C5EC1">
        <w:t>kita</w:t>
      </w:r>
      <w:proofErr w:type="spellEnd"/>
      <w:r w:rsidRPr="004C5EC1">
        <w:t xml:space="preserve"> </w:t>
      </w:r>
      <w:proofErr w:type="spellStart"/>
      <w:r w:rsidRPr="004C5EC1">
        <w:t>masuk</w:t>
      </w:r>
      <w:proofErr w:type="spellEnd"/>
      <w:r w:rsidRPr="004C5EC1">
        <w:t xml:space="preserve"> </w:t>
      </w:r>
      <w:proofErr w:type="spellStart"/>
      <w:r w:rsidRPr="004C5EC1">
        <w:t>ke</w:t>
      </w:r>
      <w:proofErr w:type="spellEnd"/>
      <w:r w:rsidRPr="004C5EC1">
        <w:t xml:space="preserve"> </w:t>
      </w:r>
      <w:proofErr w:type="spellStart"/>
      <w:r w:rsidRPr="004C5EC1">
        <w:t>direktori</w:t>
      </w:r>
      <w:proofErr w:type="spellEnd"/>
      <w:r w:rsidRPr="004C5EC1">
        <w:t xml:space="preserve"> </w:t>
      </w:r>
      <w:proofErr w:type="spellStart"/>
      <w:r w:rsidRPr="004C5EC1">
        <w:t>dari</w:t>
      </w:r>
      <w:proofErr w:type="spellEnd"/>
      <w:r w:rsidRPr="004C5EC1">
        <w:t xml:space="preserve"> project yang </w:t>
      </w:r>
      <w:proofErr w:type="spellStart"/>
      <w:r w:rsidRPr="004C5EC1">
        <w:t>telah</w:t>
      </w:r>
      <w:proofErr w:type="spellEnd"/>
      <w:r w:rsidRPr="004C5EC1">
        <w:t xml:space="preserve"> </w:t>
      </w:r>
      <w:proofErr w:type="spellStart"/>
      <w:r w:rsidRPr="004C5EC1">
        <w:t>kita</w:t>
      </w:r>
      <w:proofErr w:type="spellEnd"/>
      <w:r w:rsidRPr="004C5EC1">
        <w:t xml:space="preserve"> </w:t>
      </w:r>
      <w:proofErr w:type="spellStart"/>
      <w:r w:rsidRPr="004C5EC1">
        <w:t>buat</w:t>
      </w:r>
      <w:proofErr w:type="spellEnd"/>
      <w:r w:rsidRPr="004C5EC1">
        <w:t>.</w:t>
      </w:r>
    </w:p>
    <w:p w14:paraId="268D5934"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lastRenderedPageBreak/>
        <w:t xml:space="preserve">cd </w:t>
      </w:r>
      <w:proofErr w:type="spellStart"/>
      <w:r w:rsidRPr="004C5EC1">
        <w:rPr>
          <w:rStyle w:val="HTMLCode"/>
          <w:rFonts w:ascii="Times New Roman" w:hAnsi="Times New Roman" w:cs="Times New Roman"/>
          <w:sz w:val="24"/>
          <w:szCs w:val="24"/>
        </w:rPr>
        <w:t>IOSReactTutorial</w:t>
      </w:r>
      <w:proofErr w:type="spellEnd"/>
    </w:p>
    <w:p w14:paraId="17A3E3EE"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Kemudian</w:t>
      </w:r>
      <w:proofErr w:type="spellEnd"/>
      <w:r w:rsidRPr="004C5EC1">
        <w:t xml:space="preserve"> </w:t>
      </w:r>
      <w:proofErr w:type="spellStart"/>
      <w:r w:rsidRPr="004C5EC1">
        <w:t>jalankan</w:t>
      </w:r>
      <w:proofErr w:type="spellEnd"/>
      <w:r w:rsidRPr="004C5EC1">
        <w:t xml:space="preserve"> react native </w:t>
      </w:r>
      <w:proofErr w:type="spellStart"/>
      <w:r w:rsidRPr="004C5EC1">
        <w:t>packeger</w:t>
      </w:r>
      <w:proofErr w:type="spellEnd"/>
      <w:r w:rsidRPr="004C5EC1">
        <w:t xml:space="preserve">, </w:t>
      </w:r>
      <w:proofErr w:type="spellStart"/>
      <w:r w:rsidRPr="004C5EC1">
        <w:t>dalam</w:t>
      </w:r>
      <w:proofErr w:type="spellEnd"/>
      <w:r w:rsidRPr="004C5EC1">
        <w:t xml:space="preserve"> </w:t>
      </w:r>
      <w:proofErr w:type="spellStart"/>
      <w:r w:rsidRPr="004C5EC1">
        <w:t>pengembangan</w:t>
      </w:r>
      <w:proofErr w:type="spellEnd"/>
      <w:r w:rsidRPr="004C5EC1">
        <w:t xml:space="preserve"> </w:t>
      </w:r>
      <w:proofErr w:type="spellStart"/>
      <w:r w:rsidRPr="004C5EC1">
        <w:t>jangan</w:t>
      </w:r>
      <w:proofErr w:type="spellEnd"/>
      <w:r w:rsidRPr="004C5EC1">
        <w:t xml:space="preserve"> </w:t>
      </w:r>
      <w:proofErr w:type="spellStart"/>
      <w:r w:rsidRPr="004C5EC1">
        <w:t>matikan</w:t>
      </w:r>
      <w:proofErr w:type="spellEnd"/>
      <w:r w:rsidRPr="004C5EC1">
        <w:t xml:space="preserve"> </w:t>
      </w:r>
      <w:proofErr w:type="spellStart"/>
      <w:r w:rsidRPr="004C5EC1">
        <w:t>perintah</w:t>
      </w:r>
      <w:proofErr w:type="spellEnd"/>
      <w:r w:rsidRPr="004C5EC1">
        <w:t xml:space="preserve"> </w:t>
      </w:r>
      <w:proofErr w:type="spellStart"/>
      <w:r w:rsidRPr="004C5EC1">
        <w:t>ini</w:t>
      </w:r>
      <w:proofErr w:type="spellEnd"/>
      <w:r w:rsidRPr="004C5EC1">
        <w:t xml:space="preserve"> </w:t>
      </w:r>
      <w:proofErr w:type="spellStart"/>
      <w:r w:rsidRPr="004C5EC1">
        <w:t>tetap</w:t>
      </w:r>
      <w:proofErr w:type="spellEnd"/>
      <w:r w:rsidRPr="004C5EC1">
        <w:t xml:space="preserve"> </w:t>
      </w:r>
      <w:proofErr w:type="spellStart"/>
      <w:r w:rsidRPr="004C5EC1">
        <w:t>biarkan</w:t>
      </w:r>
      <w:proofErr w:type="spellEnd"/>
      <w:r w:rsidRPr="004C5EC1">
        <w:t xml:space="preserve"> </w:t>
      </w:r>
      <w:proofErr w:type="spellStart"/>
      <w:r w:rsidRPr="004C5EC1">
        <w:t>jalan</w:t>
      </w:r>
      <w:proofErr w:type="spellEnd"/>
      <w:r w:rsidRPr="004C5EC1">
        <w:t xml:space="preserve"> </w:t>
      </w:r>
      <w:proofErr w:type="spellStart"/>
      <w:r w:rsidRPr="004C5EC1">
        <w:t>selama</w:t>
      </w:r>
      <w:proofErr w:type="spellEnd"/>
      <w:r w:rsidRPr="004C5EC1">
        <w:t xml:space="preserve"> </w:t>
      </w:r>
      <w:proofErr w:type="spellStart"/>
      <w:r w:rsidRPr="004C5EC1">
        <w:t>kita</w:t>
      </w:r>
      <w:proofErr w:type="spellEnd"/>
      <w:r w:rsidRPr="004C5EC1">
        <w:t xml:space="preserve"> </w:t>
      </w:r>
      <w:proofErr w:type="spellStart"/>
      <w:r w:rsidRPr="004C5EC1">
        <w:t>dalam</w:t>
      </w:r>
      <w:proofErr w:type="spellEnd"/>
      <w:r w:rsidRPr="004C5EC1">
        <w:t xml:space="preserve"> proses development.</w:t>
      </w:r>
    </w:p>
    <w:p w14:paraId="056BD23E"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t>react-native start</w:t>
      </w:r>
    </w:p>
    <w:p w14:paraId="146D5185" w14:textId="77777777" w:rsidR="00BB2E15" w:rsidRPr="004C5EC1" w:rsidRDefault="00BB2E15" w:rsidP="004C5EC1">
      <w:pPr>
        <w:pStyle w:val="Heading4"/>
        <w:shd w:val="clear" w:color="auto" w:fill="FFFFFF"/>
        <w:spacing w:before="0" w:after="328" w:line="360" w:lineRule="auto"/>
        <w:jc w:val="both"/>
        <w:rPr>
          <w:rFonts w:ascii="Times New Roman" w:hAnsi="Times New Roman" w:cs="Times New Roman"/>
          <w:color w:val="auto"/>
          <w:sz w:val="24"/>
          <w:szCs w:val="24"/>
        </w:rPr>
      </w:pPr>
      <w:r w:rsidRPr="004C5EC1">
        <w:rPr>
          <w:rFonts w:ascii="Times New Roman" w:hAnsi="Times New Roman" w:cs="Times New Roman"/>
          <w:b/>
          <w:bCs/>
          <w:color w:val="auto"/>
          <w:sz w:val="24"/>
          <w:szCs w:val="24"/>
        </w:rPr>
        <w:t>Jalan Aplikasi Di Emulator</w:t>
      </w:r>
    </w:p>
    <w:p w14:paraId="40DD093F"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Sekarang</w:t>
      </w:r>
      <w:proofErr w:type="spellEnd"/>
      <w:r w:rsidRPr="004C5EC1">
        <w:t xml:space="preserve"> </w:t>
      </w:r>
      <w:proofErr w:type="spellStart"/>
      <w:r w:rsidRPr="004C5EC1">
        <w:t>kita</w:t>
      </w:r>
      <w:proofErr w:type="spellEnd"/>
      <w:r w:rsidRPr="004C5EC1">
        <w:t xml:space="preserve"> </w:t>
      </w:r>
      <w:proofErr w:type="spellStart"/>
      <w:r w:rsidRPr="004C5EC1">
        <w:t>jalankan</w:t>
      </w:r>
      <w:proofErr w:type="spellEnd"/>
      <w:r w:rsidRPr="004C5EC1">
        <w:t xml:space="preserve"> </w:t>
      </w:r>
      <w:proofErr w:type="spellStart"/>
      <w:r w:rsidRPr="004C5EC1">
        <w:t>aplikasi</w:t>
      </w:r>
      <w:proofErr w:type="spellEnd"/>
      <w:r w:rsidRPr="004C5EC1">
        <w:t xml:space="preserve"> yang </w:t>
      </w:r>
      <w:proofErr w:type="spellStart"/>
      <w:r w:rsidRPr="004C5EC1">
        <w:t>kita</w:t>
      </w:r>
      <w:proofErr w:type="spellEnd"/>
      <w:r w:rsidRPr="004C5EC1">
        <w:t xml:space="preserve"> </w:t>
      </w:r>
      <w:proofErr w:type="spellStart"/>
      <w:r w:rsidRPr="004C5EC1">
        <w:t>buat</w:t>
      </w:r>
      <w:proofErr w:type="spellEnd"/>
      <w:r w:rsidRPr="004C5EC1">
        <w:t xml:space="preserve"> di emulator.</w:t>
      </w:r>
    </w:p>
    <w:p w14:paraId="7AB89CFC" w14:textId="77777777" w:rsidR="00BB2E15" w:rsidRPr="004C5EC1" w:rsidRDefault="00BB2E15" w:rsidP="004C5EC1">
      <w:pPr>
        <w:pStyle w:val="HTMLPreformatted"/>
        <w:pBdr>
          <w:top w:val="single" w:sz="6" w:space="11" w:color="ECECEC"/>
          <w:left w:val="single" w:sz="6" w:space="11" w:color="ECECEC"/>
          <w:bottom w:val="single" w:sz="6" w:space="11" w:color="ECECEC"/>
          <w:right w:val="single" w:sz="6" w:space="11" w:color="ECECEC"/>
        </w:pBdr>
        <w:shd w:val="clear" w:color="auto" w:fill="FAFAFA"/>
        <w:spacing w:line="360" w:lineRule="auto"/>
        <w:jc w:val="both"/>
        <w:rPr>
          <w:rFonts w:ascii="Times New Roman" w:hAnsi="Times New Roman" w:cs="Times New Roman"/>
          <w:sz w:val="24"/>
          <w:szCs w:val="24"/>
        </w:rPr>
      </w:pPr>
      <w:r w:rsidRPr="004C5EC1">
        <w:rPr>
          <w:rStyle w:val="HTMLCode"/>
          <w:rFonts w:ascii="Times New Roman" w:hAnsi="Times New Roman" w:cs="Times New Roman"/>
          <w:sz w:val="24"/>
          <w:szCs w:val="24"/>
        </w:rPr>
        <w:t>react-native run-</w:t>
      </w:r>
      <w:proofErr w:type="spellStart"/>
      <w:r w:rsidRPr="004C5EC1">
        <w:rPr>
          <w:rStyle w:val="HTMLCode"/>
          <w:rFonts w:ascii="Times New Roman" w:hAnsi="Times New Roman" w:cs="Times New Roman"/>
          <w:sz w:val="24"/>
          <w:szCs w:val="24"/>
        </w:rPr>
        <w:t>ios</w:t>
      </w:r>
      <w:proofErr w:type="spellEnd"/>
    </w:p>
    <w:p w14:paraId="176B6D5B" w14:textId="4F82A9D4" w:rsidR="00BB2E15" w:rsidRPr="004C5EC1" w:rsidRDefault="00BB2E15" w:rsidP="004C5EC1">
      <w:pPr>
        <w:pStyle w:val="NormalWeb"/>
        <w:shd w:val="clear" w:color="auto" w:fill="FFFFFF"/>
        <w:spacing w:before="0" w:beforeAutospacing="0" w:after="0" w:afterAutospacing="0" w:line="360" w:lineRule="auto"/>
        <w:jc w:val="both"/>
      </w:pPr>
      <w:proofErr w:type="spellStart"/>
      <w:r w:rsidRPr="004C5EC1">
        <w:t>Jika</w:t>
      </w:r>
      <w:proofErr w:type="spellEnd"/>
      <w:r w:rsidRPr="004C5EC1">
        <w:t xml:space="preserve"> </w:t>
      </w:r>
      <w:proofErr w:type="spellStart"/>
      <w:r w:rsidRPr="004C5EC1">
        <w:t>kamu</w:t>
      </w:r>
      <w:proofErr w:type="spellEnd"/>
      <w:r w:rsidRPr="004C5EC1">
        <w:t xml:space="preserve"> </w:t>
      </w:r>
      <w:proofErr w:type="spellStart"/>
      <w:r w:rsidRPr="004C5EC1">
        <w:t>berhasil</w:t>
      </w:r>
      <w:proofErr w:type="spellEnd"/>
      <w:r w:rsidRPr="004C5EC1">
        <w:t xml:space="preserve"> </w:t>
      </w:r>
      <w:proofErr w:type="spellStart"/>
      <w:r w:rsidRPr="004C5EC1">
        <w:t>maka</w:t>
      </w:r>
      <w:proofErr w:type="spellEnd"/>
      <w:r w:rsidRPr="004C5EC1">
        <w:t xml:space="preserve"> </w:t>
      </w:r>
      <w:proofErr w:type="spellStart"/>
      <w:r w:rsidRPr="004C5EC1">
        <w:t>akam</w:t>
      </w:r>
      <w:proofErr w:type="spellEnd"/>
      <w:r w:rsidRPr="004C5EC1">
        <w:t xml:space="preserve"> </w:t>
      </w:r>
      <w:proofErr w:type="spellStart"/>
      <w:r w:rsidRPr="004C5EC1">
        <w:t>muncul</w:t>
      </w:r>
      <w:proofErr w:type="spellEnd"/>
      <w:r w:rsidRPr="004C5EC1">
        <w:t xml:space="preserve"> </w:t>
      </w:r>
      <w:proofErr w:type="spellStart"/>
      <w:r w:rsidRPr="004C5EC1">
        <w:t>tampilan</w:t>
      </w:r>
      <w:proofErr w:type="spellEnd"/>
      <w:r w:rsidRPr="004C5EC1">
        <w:t xml:space="preserve"> </w:t>
      </w:r>
      <w:proofErr w:type="spellStart"/>
      <w:r w:rsidRPr="004C5EC1">
        <w:t>seperti</w:t>
      </w:r>
      <w:proofErr w:type="spellEnd"/>
      <w:r w:rsidRPr="004C5EC1">
        <w:t xml:space="preserve"> </w:t>
      </w:r>
      <w:proofErr w:type="spellStart"/>
      <w:r w:rsidRPr="004C5EC1">
        <w:t>berikut</w:t>
      </w:r>
      <w:proofErr w:type="spellEnd"/>
      <w:r w:rsidRPr="004C5EC1">
        <w:t xml:space="preserve"> </w:t>
      </w:r>
      <w:proofErr w:type="spellStart"/>
      <w:r w:rsidRPr="004C5EC1">
        <w:t>ini</w:t>
      </w:r>
      <w:proofErr w:type="spellEnd"/>
      <w:r w:rsidRPr="004C5EC1">
        <w:t>.</w:t>
      </w:r>
      <w:r w:rsidRPr="004C5EC1">
        <w:br/>
      </w:r>
      <w:r w:rsidRPr="004C5EC1">
        <w:rPr>
          <w:noProof/>
        </w:rPr>
        <w:drawing>
          <wp:inline distT="0" distB="0" distL="0" distR="0" wp14:anchorId="71A8DF40" wp14:editId="1EC798DC">
            <wp:extent cx="3950899" cy="2267020"/>
            <wp:effectExtent l="0" t="0" r="0" b="0"/>
            <wp:docPr id="80" name="Picture 80" descr="https://www.codepolitan.com/sites/codepolitan/themes/belajarcoding/assets/img/default-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odepolitan.com/sites/codepolitan/themes/belajarcoding/assets/img/default-thumb.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51069" cy="2267118"/>
                    </a:xfrm>
                    <a:prstGeom prst="rect">
                      <a:avLst/>
                    </a:prstGeom>
                    <a:noFill/>
                    <a:ln>
                      <a:noFill/>
                    </a:ln>
                  </pic:spPr>
                </pic:pic>
              </a:graphicData>
            </a:graphic>
          </wp:inline>
        </w:drawing>
      </w:r>
    </w:p>
    <w:p w14:paraId="0F4EEEA3" w14:textId="77777777" w:rsidR="00BB2E15" w:rsidRPr="004C5EC1" w:rsidRDefault="00BB2E15" w:rsidP="004C5EC1">
      <w:pPr>
        <w:pStyle w:val="Heading1"/>
        <w:numPr>
          <w:ilvl w:val="0"/>
          <w:numId w:val="0"/>
        </w:numPr>
        <w:shd w:val="clear" w:color="auto" w:fill="FFFFFF"/>
        <w:spacing w:before="0" w:after="142" w:line="360" w:lineRule="auto"/>
        <w:jc w:val="both"/>
        <w:rPr>
          <w:rFonts w:ascii="Times New Roman" w:hAnsi="Times New Roman" w:cs="Times New Roman"/>
          <w:color w:val="auto"/>
          <w:spacing w:val="-2"/>
          <w:sz w:val="24"/>
          <w:szCs w:val="24"/>
        </w:rPr>
      </w:pPr>
      <w:r w:rsidRPr="004C5EC1">
        <w:rPr>
          <w:rFonts w:ascii="Times New Roman" w:hAnsi="Times New Roman" w:cs="Times New Roman"/>
          <w:b/>
          <w:bCs/>
          <w:color w:val="auto"/>
          <w:spacing w:val="-2"/>
          <w:sz w:val="24"/>
          <w:szCs w:val="24"/>
        </w:rPr>
        <w:t>Mari Buat Hello Word</w:t>
      </w:r>
    </w:p>
    <w:p w14:paraId="6225ADFE" w14:textId="77777777" w:rsidR="00BB2E15" w:rsidRPr="004C5EC1" w:rsidRDefault="00BB2E15" w:rsidP="004C5EC1">
      <w:pPr>
        <w:pStyle w:val="NormalWeb"/>
        <w:shd w:val="clear" w:color="auto" w:fill="FFFFFF"/>
        <w:spacing w:before="0" w:beforeAutospacing="0" w:after="328" w:afterAutospacing="0" w:line="360" w:lineRule="auto"/>
        <w:jc w:val="both"/>
      </w:pPr>
      <w:proofErr w:type="spellStart"/>
      <w:r w:rsidRPr="004C5EC1">
        <w:t>Secara</w:t>
      </w:r>
      <w:proofErr w:type="spellEnd"/>
      <w:r w:rsidRPr="004C5EC1">
        <w:t xml:space="preserve"> default </w:t>
      </w:r>
      <w:proofErr w:type="spellStart"/>
      <w:r w:rsidRPr="004C5EC1">
        <w:t>berikut</w:t>
      </w:r>
      <w:proofErr w:type="spellEnd"/>
      <w:r w:rsidRPr="004C5EC1">
        <w:t xml:space="preserve"> </w:t>
      </w:r>
      <w:proofErr w:type="spellStart"/>
      <w:r w:rsidRPr="004C5EC1">
        <w:t>ini</w:t>
      </w:r>
      <w:proofErr w:type="spellEnd"/>
      <w:r w:rsidRPr="004C5EC1">
        <w:t xml:space="preserve"> </w:t>
      </w:r>
      <w:proofErr w:type="spellStart"/>
      <w:r w:rsidRPr="004C5EC1">
        <w:t>adalah</w:t>
      </w:r>
      <w:proofErr w:type="spellEnd"/>
      <w:r w:rsidRPr="004C5EC1">
        <w:t xml:space="preserve"> </w:t>
      </w:r>
      <w:proofErr w:type="spellStart"/>
      <w:r w:rsidRPr="004C5EC1">
        <w:t>beberapa</w:t>
      </w:r>
      <w:proofErr w:type="spellEnd"/>
      <w:r w:rsidRPr="004C5EC1">
        <w:t xml:space="preserve"> </w:t>
      </w:r>
      <w:proofErr w:type="spellStart"/>
      <w:r w:rsidRPr="004C5EC1">
        <w:t>biolderplate</w:t>
      </w:r>
      <w:proofErr w:type="spellEnd"/>
      <w:r w:rsidRPr="004C5EC1">
        <w:t xml:space="preserve"> code yang di generate </w:t>
      </w:r>
      <w:proofErr w:type="spellStart"/>
      <w:r w:rsidRPr="004C5EC1">
        <w:t>secara</w:t>
      </w:r>
      <w:proofErr w:type="spellEnd"/>
      <w:r w:rsidRPr="004C5EC1">
        <w:t xml:space="preserve"> default oleh react native.</w:t>
      </w:r>
    </w:p>
    <w:p w14:paraId="5A90CDC0" w14:textId="16E0A705" w:rsidR="00BB2E15" w:rsidRPr="004C5EC1" w:rsidRDefault="00BB2E15" w:rsidP="004C5EC1">
      <w:pPr>
        <w:pStyle w:val="NormalWeb"/>
        <w:shd w:val="clear" w:color="auto" w:fill="FFFFFF"/>
        <w:spacing w:before="0" w:beforeAutospacing="0" w:after="328" w:afterAutospacing="0" w:line="360" w:lineRule="auto"/>
        <w:jc w:val="both"/>
      </w:pPr>
      <w:r w:rsidRPr="004C5EC1">
        <w:rPr>
          <w:noProof/>
        </w:rPr>
        <w:lastRenderedPageBreak/>
        <w:drawing>
          <wp:inline distT="0" distB="0" distL="0" distR="0" wp14:anchorId="768998A7" wp14:editId="167391EB">
            <wp:extent cx="4148051" cy="2380146"/>
            <wp:effectExtent l="0" t="0" r="5080" b="1270"/>
            <wp:docPr id="79" name="Picture 79" descr="https://www.codepolitan.com/sites/codepolitan/themes/belajarcoding/assets/img/default-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odepolitan.com/sites/codepolitan/themes/belajarcoding/assets/img/default-thumb.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149176" cy="2380791"/>
                    </a:xfrm>
                    <a:prstGeom prst="rect">
                      <a:avLst/>
                    </a:prstGeom>
                    <a:noFill/>
                    <a:ln>
                      <a:noFill/>
                    </a:ln>
                  </pic:spPr>
                </pic:pic>
              </a:graphicData>
            </a:graphic>
          </wp:inline>
        </w:drawing>
      </w:r>
    </w:p>
    <w:p w14:paraId="00322ED9" w14:textId="77777777" w:rsidR="00BB2E15" w:rsidRPr="004C5EC1" w:rsidRDefault="00BB2E15" w:rsidP="004C5EC1">
      <w:pPr>
        <w:pStyle w:val="NormalWeb"/>
        <w:shd w:val="clear" w:color="auto" w:fill="FFFFFF"/>
        <w:spacing w:before="0" w:beforeAutospacing="0" w:after="0" w:afterAutospacing="0" w:line="360" w:lineRule="auto"/>
        <w:jc w:val="both"/>
      </w:pPr>
      <w:proofErr w:type="spellStart"/>
      <w:r w:rsidRPr="004C5EC1">
        <w:t>Bisa</w:t>
      </w:r>
      <w:proofErr w:type="spellEnd"/>
      <w:r w:rsidRPr="004C5EC1">
        <w:t xml:space="preserve"> </w:t>
      </w:r>
      <w:proofErr w:type="spellStart"/>
      <w:r w:rsidRPr="004C5EC1">
        <w:t>kita</w:t>
      </w:r>
      <w:proofErr w:type="spellEnd"/>
      <w:r w:rsidRPr="004C5EC1">
        <w:t xml:space="preserve"> </w:t>
      </w:r>
      <w:proofErr w:type="spellStart"/>
      <w:r w:rsidRPr="004C5EC1">
        <w:t>lihat</w:t>
      </w:r>
      <w:proofErr w:type="spellEnd"/>
      <w:r w:rsidRPr="004C5EC1">
        <w:t xml:space="preserve"> pada </w:t>
      </w:r>
      <w:proofErr w:type="spellStart"/>
      <w:r w:rsidRPr="004C5EC1">
        <w:t>gambar</w:t>
      </w:r>
      <w:proofErr w:type="spellEnd"/>
      <w:r w:rsidRPr="004C5EC1">
        <w:t xml:space="preserve"> di </w:t>
      </w:r>
      <w:proofErr w:type="spellStart"/>
      <w:r w:rsidRPr="004C5EC1">
        <w:t>atas</w:t>
      </w:r>
      <w:proofErr w:type="spellEnd"/>
      <w:r w:rsidRPr="004C5EC1">
        <w:t xml:space="preserve"> </w:t>
      </w:r>
      <w:proofErr w:type="spellStart"/>
      <w:r w:rsidRPr="004C5EC1">
        <w:t>secara</w:t>
      </w:r>
      <w:proofErr w:type="spellEnd"/>
      <w:r w:rsidRPr="004C5EC1">
        <w:t xml:space="preserve"> default react native </w:t>
      </w:r>
      <w:proofErr w:type="spellStart"/>
      <w:r w:rsidRPr="004C5EC1">
        <w:t>akan</w:t>
      </w:r>
      <w:proofErr w:type="spellEnd"/>
      <w:r w:rsidRPr="004C5EC1">
        <w:t xml:space="preserve"> </w:t>
      </w:r>
      <w:proofErr w:type="spellStart"/>
      <w:r w:rsidRPr="004C5EC1">
        <w:t>mengenerate</w:t>
      </w:r>
      <w:proofErr w:type="spellEnd"/>
      <w:r w:rsidRPr="004C5EC1">
        <w:t xml:space="preserve"> folder android dan </w:t>
      </w:r>
      <w:proofErr w:type="spellStart"/>
      <w:r w:rsidRPr="004C5EC1">
        <w:t>ios</w:t>
      </w:r>
      <w:proofErr w:type="spellEnd"/>
      <w:r w:rsidRPr="004C5EC1">
        <w:t xml:space="preserve"> </w:t>
      </w:r>
      <w:proofErr w:type="spellStart"/>
      <w:r w:rsidRPr="004C5EC1">
        <w:t>dimana</w:t>
      </w:r>
      <w:proofErr w:type="spellEnd"/>
      <w:r w:rsidRPr="004C5EC1">
        <w:t xml:space="preserve"> </w:t>
      </w:r>
      <w:proofErr w:type="spellStart"/>
      <w:r w:rsidRPr="004C5EC1">
        <w:t>disana</w:t>
      </w:r>
      <w:proofErr w:type="spellEnd"/>
      <w:r w:rsidRPr="004C5EC1">
        <w:t xml:space="preserve"> </w:t>
      </w:r>
      <w:proofErr w:type="spellStart"/>
      <w:r w:rsidRPr="004C5EC1">
        <w:t>lah</w:t>
      </w:r>
      <w:proofErr w:type="spellEnd"/>
      <w:r w:rsidRPr="004C5EC1">
        <w:t xml:space="preserve"> </w:t>
      </w:r>
      <w:proofErr w:type="spellStart"/>
      <w:r w:rsidRPr="004C5EC1">
        <w:t>hasil</w:t>
      </w:r>
      <w:proofErr w:type="spellEnd"/>
      <w:r w:rsidRPr="004C5EC1">
        <w:t xml:space="preserve"> </w:t>
      </w:r>
      <w:proofErr w:type="spellStart"/>
      <w:r w:rsidRPr="004C5EC1">
        <w:t>dari</w:t>
      </w:r>
      <w:proofErr w:type="spellEnd"/>
      <w:r w:rsidRPr="004C5EC1">
        <w:t xml:space="preserve"> compiler </w:t>
      </w:r>
      <w:proofErr w:type="spellStart"/>
      <w:r w:rsidRPr="004C5EC1">
        <w:t>untuk</w:t>
      </w:r>
      <w:proofErr w:type="spellEnd"/>
      <w:r w:rsidRPr="004C5EC1">
        <w:t xml:space="preserve"> </w:t>
      </w:r>
      <w:proofErr w:type="spellStart"/>
      <w:r w:rsidRPr="004C5EC1">
        <w:t>aplikasi</w:t>
      </w:r>
      <w:proofErr w:type="spellEnd"/>
      <w:r w:rsidRPr="004C5EC1">
        <w:t xml:space="preserve"> yang di </w:t>
      </w:r>
      <w:proofErr w:type="spellStart"/>
      <w:r w:rsidRPr="004C5EC1">
        <w:t>jadikan</w:t>
      </w:r>
      <w:proofErr w:type="spellEnd"/>
      <w:r w:rsidRPr="004C5EC1">
        <w:t xml:space="preserve"> native oleh React Native </w:t>
      </w:r>
      <w:proofErr w:type="spellStart"/>
      <w:r w:rsidRPr="004C5EC1">
        <w:t>ini</w:t>
      </w:r>
      <w:proofErr w:type="spellEnd"/>
      <w:r w:rsidRPr="004C5EC1">
        <w:t xml:space="preserve">. </w:t>
      </w:r>
      <w:proofErr w:type="spellStart"/>
      <w:r w:rsidRPr="004C5EC1">
        <w:t>Untuk</w:t>
      </w:r>
      <w:proofErr w:type="spellEnd"/>
      <w:r w:rsidRPr="004C5EC1">
        <w:t xml:space="preserve"> di </w:t>
      </w:r>
      <w:proofErr w:type="spellStart"/>
      <w:r w:rsidRPr="004C5EC1">
        <w:t>ios</w:t>
      </w:r>
      <w:proofErr w:type="spellEnd"/>
      <w:r w:rsidRPr="004C5EC1">
        <w:t xml:space="preserve"> </w:t>
      </w:r>
      <w:proofErr w:type="spellStart"/>
      <w:r w:rsidRPr="004C5EC1">
        <w:t>kita</w:t>
      </w:r>
      <w:proofErr w:type="spellEnd"/>
      <w:r w:rsidRPr="004C5EC1">
        <w:t xml:space="preserve"> </w:t>
      </w:r>
      <w:proofErr w:type="spellStart"/>
      <w:r w:rsidRPr="004C5EC1">
        <w:t>akan</w:t>
      </w:r>
      <w:proofErr w:type="spellEnd"/>
      <w:r w:rsidRPr="004C5EC1">
        <w:t xml:space="preserve"> </w:t>
      </w:r>
      <w:proofErr w:type="spellStart"/>
      <w:r w:rsidRPr="004C5EC1">
        <w:t>menggunakan</w:t>
      </w:r>
      <w:proofErr w:type="spellEnd"/>
      <w:r w:rsidRPr="004C5EC1">
        <w:t xml:space="preserve"> file </w:t>
      </w:r>
      <w:r w:rsidRPr="004C5EC1">
        <w:rPr>
          <w:rStyle w:val="HTMLCode"/>
          <w:rFonts w:ascii="Times New Roman" w:hAnsi="Times New Roman" w:cs="Times New Roman"/>
          <w:sz w:val="24"/>
          <w:szCs w:val="24"/>
        </w:rPr>
        <w:t>index.ios.js</w:t>
      </w:r>
      <w:r w:rsidRPr="004C5EC1">
        <w:t> </w:t>
      </w:r>
      <w:proofErr w:type="spellStart"/>
      <w:r w:rsidRPr="004C5EC1">
        <w:t>sebagai</w:t>
      </w:r>
      <w:proofErr w:type="spellEnd"/>
      <w:r w:rsidRPr="004C5EC1">
        <w:t xml:space="preserve"> </w:t>
      </w:r>
      <w:proofErr w:type="spellStart"/>
      <w:r w:rsidRPr="004C5EC1">
        <w:t>tempat</w:t>
      </w:r>
      <w:proofErr w:type="spellEnd"/>
      <w:r w:rsidRPr="004C5EC1">
        <w:t xml:space="preserve"> </w:t>
      </w:r>
      <w:proofErr w:type="spellStart"/>
      <w:r w:rsidRPr="004C5EC1">
        <w:t>kita</w:t>
      </w:r>
      <w:proofErr w:type="spellEnd"/>
      <w:r w:rsidRPr="004C5EC1">
        <w:t xml:space="preserve"> </w:t>
      </w:r>
      <w:proofErr w:type="spellStart"/>
      <w:r w:rsidRPr="004C5EC1">
        <w:t>menaruh</w:t>
      </w:r>
      <w:proofErr w:type="spellEnd"/>
      <w:r w:rsidRPr="004C5EC1">
        <w:t xml:space="preserve"> code - code yang </w:t>
      </w:r>
      <w:proofErr w:type="spellStart"/>
      <w:r w:rsidRPr="004C5EC1">
        <w:t>kita</w:t>
      </w:r>
      <w:proofErr w:type="spellEnd"/>
      <w:r w:rsidRPr="004C5EC1">
        <w:t xml:space="preserve"> </w:t>
      </w:r>
      <w:proofErr w:type="spellStart"/>
      <w:r w:rsidRPr="004C5EC1">
        <w:t>buat</w:t>
      </w:r>
      <w:proofErr w:type="spellEnd"/>
      <w:r w:rsidRPr="004C5EC1">
        <w:t xml:space="preserve"> </w:t>
      </w:r>
      <w:proofErr w:type="spellStart"/>
      <w:r w:rsidRPr="004C5EC1">
        <w:t>dengan</w:t>
      </w:r>
      <w:proofErr w:type="spellEnd"/>
      <w:r w:rsidRPr="004C5EC1">
        <w:t xml:space="preserve"> react native </w:t>
      </w:r>
      <w:proofErr w:type="spellStart"/>
      <w:r w:rsidRPr="004C5EC1">
        <w:t>ini</w:t>
      </w:r>
      <w:proofErr w:type="spellEnd"/>
      <w:r w:rsidRPr="004C5EC1">
        <w:t xml:space="preserve">. </w:t>
      </w:r>
      <w:proofErr w:type="spellStart"/>
      <w:r w:rsidRPr="004C5EC1">
        <w:t>Sekarang</w:t>
      </w:r>
      <w:proofErr w:type="spellEnd"/>
      <w:r w:rsidRPr="004C5EC1">
        <w:t xml:space="preserve"> </w:t>
      </w:r>
      <w:proofErr w:type="spellStart"/>
      <w:r w:rsidRPr="004C5EC1">
        <w:t>mari</w:t>
      </w:r>
      <w:proofErr w:type="spellEnd"/>
      <w:r w:rsidRPr="004C5EC1">
        <w:t xml:space="preserve"> </w:t>
      </w:r>
      <w:proofErr w:type="spellStart"/>
      <w:r w:rsidRPr="004C5EC1">
        <w:t>kita</w:t>
      </w:r>
      <w:proofErr w:type="spellEnd"/>
      <w:r w:rsidRPr="004C5EC1">
        <w:t xml:space="preserve"> </w:t>
      </w:r>
      <w:proofErr w:type="spellStart"/>
      <w:r w:rsidRPr="004C5EC1">
        <w:t>buat</w:t>
      </w:r>
      <w:proofErr w:type="spellEnd"/>
      <w:r w:rsidRPr="004C5EC1">
        <w:t xml:space="preserve"> </w:t>
      </w:r>
      <w:proofErr w:type="spellStart"/>
      <w:r w:rsidRPr="004C5EC1">
        <w:t>aplikasi</w:t>
      </w:r>
      <w:proofErr w:type="spellEnd"/>
      <w:r w:rsidRPr="004C5EC1">
        <w:t xml:space="preserve"> hello world </w:t>
      </w:r>
      <w:proofErr w:type="spellStart"/>
      <w:r w:rsidRPr="004C5EC1">
        <w:t>dengan</w:t>
      </w:r>
      <w:proofErr w:type="spellEnd"/>
      <w:r w:rsidRPr="004C5EC1">
        <w:t xml:space="preserve"> react native </w:t>
      </w:r>
      <w:proofErr w:type="spellStart"/>
      <w:r w:rsidRPr="004C5EC1">
        <w:t>dengan</w:t>
      </w:r>
      <w:proofErr w:type="spellEnd"/>
      <w:r w:rsidRPr="004C5EC1">
        <w:t xml:space="preserve"> </w:t>
      </w:r>
      <w:proofErr w:type="spellStart"/>
      <w:r w:rsidRPr="004C5EC1">
        <w:t>membuat</w:t>
      </w:r>
      <w:proofErr w:type="spellEnd"/>
      <w:r w:rsidRPr="004C5EC1">
        <w:t xml:space="preserve"> code </w:t>
      </w:r>
      <w:proofErr w:type="spellStart"/>
      <w:r w:rsidRPr="004C5EC1">
        <w:t>sepeti</w:t>
      </w:r>
      <w:proofErr w:type="spellEnd"/>
      <w:r w:rsidRPr="004C5EC1">
        <w:t xml:space="preserve"> </w:t>
      </w:r>
      <w:proofErr w:type="spellStart"/>
      <w:r w:rsidRPr="004C5EC1">
        <w:t>berikut</w:t>
      </w:r>
      <w:proofErr w:type="spellEnd"/>
      <w:r w:rsidRPr="004C5EC1">
        <w:t xml:space="preserve"> </w:t>
      </w:r>
      <w:proofErr w:type="spellStart"/>
      <w:r w:rsidRPr="004C5EC1">
        <w:t>ini</w:t>
      </w:r>
      <w:proofErr w:type="spellEnd"/>
      <w:r w:rsidRPr="004C5EC1">
        <w:t>.</w:t>
      </w:r>
    </w:p>
    <w:p w14:paraId="1DE1AD79" w14:textId="77777777" w:rsidR="00BB2E15" w:rsidRPr="00B25281" w:rsidRDefault="00BB2E15" w:rsidP="00BB2E15">
      <w:pPr>
        <w:rPr>
          <w:rFonts w:ascii="Times New Roman" w:hAnsi="Times New Roman" w:cs="Times New Roman"/>
          <w:color w:val="000000" w:themeColor="text1"/>
          <w:sz w:val="24"/>
          <w:szCs w:val="24"/>
          <w:lang w:val="en-US"/>
        </w:rPr>
      </w:pPr>
    </w:p>
    <w:p w14:paraId="655E0296" w14:textId="0160D032" w:rsidR="00891A26" w:rsidRPr="00954DF7" w:rsidRDefault="00891A26" w:rsidP="00891A26">
      <w:pPr>
        <w:pStyle w:val="Heading2"/>
        <w:numPr>
          <w:ilvl w:val="1"/>
          <w:numId w:val="14"/>
        </w:numPr>
        <w:rPr>
          <w:rFonts w:ascii="Times New Roman" w:hAnsi="Times New Roman" w:cs="Times New Roman"/>
          <w:b/>
          <w:bCs/>
          <w:iCs/>
          <w:color w:val="000000" w:themeColor="text1"/>
          <w:sz w:val="24"/>
          <w:szCs w:val="24"/>
          <w:lang w:val="en-US"/>
        </w:rPr>
      </w:pPr>
      <w:r w:rsidRPr="00954DF7">
        <w:rPr>
          <w:rFonts w:ascii="Times New Roman" w:hAnsi="Times New Roman" w:cs="Times New Roman"/>
          <w:b/>
          <w:bCs/>
          <w:i/>
          <w:color w:val="000000" w:themeColor="text1"/>
          <w:sz w:val="24"/>
          <w:szCs w:val="24"/>
          <w:lang w:val="en-US"/>
        </w:rPr>
        <w:t>Software</w:t>
      </w:r>
      <w:r w:rsidRPr="00954DF7">
        <w:rPr>
          <w:rFonts w:ascii="Times New Roman" w:hAnsi="Times New Roman" w:cs="Times New Roman"/>
          <w:b/>
          <w:bCs/>
          <w:iCs/>
          <w:color w:val="000000" w:themeColor="text1"/>
          <w:sz w:val="24"/>
          <w:szCs w:val="24"/>
          <w:lang w:val="en-US"/>
        </w:rPr>
        <w:t xml:space="preserve"> </w:t>
      </w:r>
      <w:proofErr w:type="spellStart"/>
      <w:r w:rsidRPr="00954DF7">
        <w:rPr>
          <w:rFonts w:ascii="Times New Roman" w:hAnsi="Times New Roman" w:cs="Times New Roman"/>
          <w:b/>
          <w:bCs/>
          <w:iCs/>
          <w:color w:val="000000" w:themeColor="text1"/>
          <w:sz w:val="24"/>
          <w:szCs w:val="24"/>
          <w:lang w:val="en-US"/>
        </w:rPr>
        <w:t>untuk</w:t>
      </w:r>
      <w:proofErr w:type="spellEnd"/>
      <w:r w:rsidRPr="00954DF7">
        <w:rPr>
          <w:rFonts w:ascii="Times New Roman" w:hAnsi="Times New Roman" w:cs="Times New Roman"/>
          <w:b/>
          <w:bCs/>
          <w:iCs/>
          <w:color w:val="000000" w:themeColor="text1"/>
          <w:sz w:val="24"/>
          <w:szCs w:val="24"/>
          <w:lang w:val="en-US"/>
        </w:rPr>
        <w:t xml:space="preserve"> </w:t>
      </w:r>
      <w:proofErr w:type="spellStart"/>
      <w:r w:rsidRPr="00954DF7">
        <w:rPr>
          <w:rFonts w:ascii="Times New Roman" w:hAnsi="Times New Roman" w:cs="Times New Roman"/>
          <w:b/>
          <w:bCs/>
          <w:iCs/>
          <w:color w:val="000000" w:themeColor="text1"/>
          <w:sz w:val="24"/>
          <w:szCs w:val="24"/>
          <w:lang w:val="en-US"/>
        </w:rPr>
        <w:t>Membuat</w:t>
      </w:r>
      <w:proofErr w:type="spellEnd"/>
      <w:r w:rsidRPr="00954DF7">
        <w:rPr>
          <w:rFonts w:ascii="Times New Roman" w:hAnsi="Times New Roman" w:cs="Times New Roman"/>
          <w:b/>
          <w:bCs/>
          <w:iCs/>
          <w:color w:val="000000" w:themeColor="text1"/>
          <w:sz w:val="24"/>
          <w:szCs w:val="24"/>
          <w:lang w:val="en-US"/>
        </w:rPr>
        <w:t xml:space="preserve"> </w:t>
      </w:r>
      <w:proofErr w:type="spellStart"/>
      <w:r w:rsidRPr="00954DF7">
        <w:rPr>
          <w:rFonts w:ascii="Times New Roman" w:hAnsi="Times New Roman" w:cs="Times New Roman"/>
          <w:b/>
          <w:bCs/>
          <w:iCs/>
          <w:color w:val="000000" w:themeColor="text1"/>
          <w:sz w:val="24"/>
          <w:szCs w:val="24"/>
          <w:lang w:val="en-US"/>
        </w:rPr>
        <w:t>Aplikasi</w:t>
      </w:r>
      <w:proofErr w:type="spellEnd"/>
      <w:r w:rsidRPr="00954DF7">
        <w:rPr>
          <w:rFonts w:ascii="Times New Roman" w:hAnsi="Times New Roman" w:cs="Times New Roman"/>
          <w:b/>
          <w:bCs/>
          <w:iCs/>
          <w:color w:val="000000" w:themeColor="text1"/>
          <w:sz w:val="24"/>
          <w:szCs w:val="24"/>
          <w:lang w:val="en-US"/>
        </w:rPr>
        <w:t xml:space="preserve"> </w:t>
      </w:r>
      <w:proofErr w:type="spellStart"/>
      <w:r w:rsidRPr="00954DF7">
        <w:rPr>
          <w:rFonts w:ascii="Times New Roman" w:hAnsi="Times New Roman" w:cs="Times New Roman"/>
          <w:b/>
          <w:bCs/>
          <w:iCs/>
          <w:color w:val="000000" w:themeColor="text1"/>
          <w:sz w:val="24"/>
          <w:szCs w:val="24"/>
          <w:lang w:val="en-US"/>
        </w:rPr>
        <w:t>Dekstop</w:t>
      </w:r>
      <w:proofErr w:type="spellEnd"/>
    </w:p>
    <w:p w14:paraId="47917CC3" w14:textId="666DBB07" w:rsidR="00AF7B10" w:rsidRPr="00954DF7" w:rsidRDefault="00954DF7" w:rsidP="00C02352">
      <w:pPr>
        <w:pStyle w:val="ListParagraph"/>
        <w:numPr>
          <w:ilvl w:val="0"/>
          <w:numId w:val="31"/>
        </w:numPr>
        <w:ind w:hanging="720"/>
        <w:rPr>
          <w:iCs/>
          <w:lang w:val="en-US"/>
        </w:rPr>
      </w:pPr>
      <w:r>
        <w:rPr>
          <w:i/>
          <w:lang w:val="en-US"/>
        </w:rPr>
        <w:t>Electron</w:t>
      </w:r>
    </w:p>
    <w:p w14:paraId="6DF38C6C" w14:textId="77777777" w:rsidR="00954DF7" w:rsidRPr="00954DF7" w:rsidRDefault="00954DF7" w:rsidP="00954DF7">
      <w:pPr>
        <w:pStyle w:val="NormalWeb"/>
        <w:spacing w:before="0" w:beforeAutospacing="0" w:after="0" w:afterAutospacing="0" w:line="403" w:lineRule="atLeast"/>
        <w:jc w:val="both"/>
        <w:rPr>
          <w:color w:val="000000" w:themeColor="text1"/>
        </w:rPr>
      </w:pPr>
      <w:r w:rsidRPr="00954DF7">
        <w:rPr>
          <w:i/>
          <w:color w:val="000000" w:themeColor="text1"/>
        </w:rPr>
        <w:t xml:space="preserve">Electron </w:t>
      </w:r>
      <w:proofErr w:type="spellStart"/>
      <w:r w:rsidRPr="00954DF7">
        <w:rPr>
          <w:iCs/>
          <w:color w:val="000000" w:themeColor="text1"/>
        </w:rPr>
        <w:t>adalah</w:t>
      </w:r>
      <w:proofErr w:type="spellEnd"/>
      <w:r w:rsidRPr="00954DF7">
        <w:rPr>
          <w:iCs/>
          <w:color w:val="000000" w:themeColor="text1"/>
        </w:rPr>
        <w:t xml:space="preserve"> </w:t>
      </w:r>
      <w:proofErr w:type="spellStart"/>
      <w:r w:rsidRPr="00954DF7">
        <w:rPr>
          <w:iCs/>
          <w:color w:val="000000" w:themeColor="text1"/>
        </w:rPr>
        <w:t>sebuah</w:t>
      </w:r>
      <w:proofErr w:type="spellEnd"/>
      <w:r w:rsidRPr="00954DF7">
        <w:rPr>
          <w:iCs/>
          <w:color w:val="000000" w:themeColor="text1"/>
        </w:rPr>
        <w:t xml:space="preserve"> </w:t>
      </w:r>
      <w:r w:rsidRPr="00954DF7">
        <w:rPr>
          <w:i/>
          <w:color w:val="000000" w:themeColor="text1"/>
        </w:rPr>
        <w:t xml:space="preserve">framework </w:t>
      </w:r>
      <w:r w:rsidRPr="00954DF7">
        <w:rPr>
          <w:color w:val="000000" w:themeColor="text1"/>
        </w:rPr>
        <w:t xml:space="preserve">yang </w:t>
      </w:r>
      <w:proofErr w:type="spellStart"/>
      <w:r w:rsidRPr="00954DF7">
        <w:rPr>
          <w:color w:val="000000" w:themeColor="text1"/>
        </w:rPr>
        <w:t>memudahkan</w:t>
      </w:r>
      <w:proofErr w:type="spellEnd"/>
      <w:r w:rsidRPr="00954DF7">
        <w:rPr>
          <w:color w:val="000000" w:themeColor="text1"/>
        </w:rPr>
        <w:t xml:space="preserve"> </w:t>
      </w:r>
      <w:r w:rsidRPr="00954DF7">
        <w:rPr>
          <w:rStyle w:val="Emphasis"/>
          <w:rFonts w:eastAsiaTheme="majorEastAsia"/>
          <w:color w:val="000000" w:themeColor="text1"/>
        </w:rPr>
        <w:t>developer</w:t>
      </w:r>
      <w:r w:rsidRPr="00954DF7">
        <w:rPr>
          <w:color w:val="000000" w:themeColor="text1"/>
        </w:rPr>
        <w:t xml:space="preserve"> </w:t>
      </w:r>
      <w:proofErr w:type="spellStart"/>
      <w:r w:rsidRPr="00954DF7">
        <w:rPr>
          <w:color w:val="000000" w:themeColor="text1"/>
        </w:rPr>
        <w:t>untuk</w:t>
      </w:r>
      <w:proofErr w:type="spellEnd"/>
      <w:r w:rsidRPr="00954DF7">
        <w:rPr>
          <w:color w:val="000000" w:themeColor="text1"/>
        </w:rPr>
        <w:t xml:space="preserve"> </w:t>
      </w:r>
      <w:proofErr w:type="spellStart"/>
      <w:r w:rsidRPr="00954DF7">
        <w:rPr>
          <w:color w:val="000000" w:themeColor="text1"/>
        </w:rPr>
        <w:t>membuat</w:t>
      </w:r>
      <w:proofErr w:type="spellEnd"/>
      <w:r w:rsidRPr="00954DF7">
        <w:rPr>
          <w:color w:val="000000" w:themeColor="text1"/>
        </w:rPr>
        <w:t xml:space="preserve"> </w:t>
      </w:r>
      <w:proofErr w:type="spellStart"/>
      <w:r w:rsidRPr="00954DF7">
        <w:rPr>
          <w:color w:val="000000" w:themeColor="text1"/>
        </w:rPr>
        <w:t>aplikasi</w:t>
      </w:r>
      <w:proofErr w:type="spellEnd"/>
      <w:r w:rsidRPr="00954DF7">
        <w:rPr>
          <w:color w:val="000000" w:themeColor="text1"/>
        </w:rPr>
        <w:t xml:space="preserve"> </w:t>
      </w:r>
      <w:r w:rsidRPr="00954DF7">
        <w:rPr>
          <w:rStyle w:val="Emphasis"/>
          <w:rFonts w:eastAsiaTheme="majorEastAsia"/>
          <w:color w:val="000000" w:themeColor="text1"/>
        </w:rPr>
        <w:t>desktop</w:t>
      </w:r>
      <w:r w:rsidRPr="00954DF7">
        <w:rPr>
          <w:color w:val="000000" w:themeColor="text1"/>
        </w:rPr>
        <w:t xml:space="preserve"> </w:t>
      </w:r>
      <w:proofErr w:type="spellStart"/>
      <w:r w:rsidRPr="00954DF7">
        <w:rPr>
          <w:color w:val="000000" w:themeColor="text1"/>
        </w:rPr>
        <w:t>lintas-perangkat</w:t>
      </w:r>
      <w:proofErr w:type="spellEnd"/>
      <w:r w:rsidRPr="00954DF7">
        <w:rPr>
          <w:color w:val="000000" w:themeColor="text1"/>
        </w:rPr>
        <w:t xml:space="preserve"> (</w:t>
      </w:r>
      <w:r w:rsidRPr="00954DF7">
        <w:rPr>
          <w:rStyle w:val="Emphasis"/>
          <w:rFonts w:eastAsiaTheme="majorEastAsia"/>
          <w:color w:val="000000" w:themeColor="text1"/>
        </w:rPr>
        <w:t>cross-platform</w:t>
      </w:r>
      <w:r w:rsidRPr="00954DF7">
        <w:rPr>
          <w:color w:val="000000" w:themeColor="text1"/>
        </w:rPr>
        <w:t xml:space="preserve">) </w:t>
      </w:r>
      <w:proofErr w:type="spellStart"/>
      <w:r w:rsidRPr="00954DF7">
        <w:rPr>
          <w:color w:val="000000" w:themeColor="text1"/>
        </w:rPr>
        <w:t>seperti</w:t>
      </w:r>
      <w:proofErr w:type="spellEnd"/>
      <w:r w:rsidRPr="00954DF7">
        <w:rPr>
          <w:color w:val="000000" w:themeColor="text1"/>
        </w:rPr>
        <w:t xml:space="preserve"> pada Linux, Windows dan MacOS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menggunakan</w:t>
      </w:r>
      <w:proofErr w:type="spellEnd"/>
      <w:r w:rsidRPr="00954DF7">
        <w:rPr>
          <w:color w:val="000000" w:themeColor="text1"/>
        </w:rPr>
        <w:t xml:space="preserve"> </w:t>
      </w:r>
      <w:proofErr w:type="spellStart"/>
      <w:r w:rsidRPr="00954DF7">
        <w:rPr>
          <w:color w:val="000000" w:themeColor="text1"/>
        </w:rPr>
        <w:t>teknologi</w:t>
      </w:r>
      <w:proofErr w:type="spellEnd"/>
      <w:r w:rsidRPr="00954DF7">
        <w:rPr>
          <w:color w:val="000000" w:themeColor="text1"/>
        </w:rPr>
        <w:t xml:space="preserve"> web (JavaScript).</w:t>
      </w:r>
    </w:p>
    <w:p w14:paraId="4359AA91" w14:textId="77777777" w:rsidR="00954DF7" w:rsidRDefault="00954DF7" w:rsidP="00954DF7">
      <w:pPr>
        <w:pStyle w:val="NormalWeb"/>
        <w:spacing w:before="0" w:beforeAutospacing="0" w:after="0" w:afterAutospacing="0" w:line="403" w:lineRule="atLeast"/>
        <w:ind w:firstLine="720"/>
        <w:jc w:val="both"/>
        <w:rPr>
          <w:color w:val="000000" w:themeColor="text1"/>
        </w:rPr>
      </w:pPr>
      <w:r w:rsidRPr="00954DF7">
        <w:rPr>
          <w:color w:val="000000" w:themeColor="text1"/>
        </w:rPr>
        <w:t xml:space="preserve">Electron pada </w:t>
      </w:r>
      <w:proofErr w:type="spellStart"/>
      <w:r w:rsidRPr="00954DF7">
        <w:rPr>
          <w:color w:val="000000" w:themeColor="text1"/>
        </w:rPr>
        <w:t>dasarnya</w:t>
      </w:r>
      <w:proofErr w:type="spellEnd"/>
      <w:r w:rsidRPr="00954DF7">
        <w:rPr>
          <w:color w:val="000000" w:themeColor="text1"/>
        </w:rPr>
        <w:t xml:space="preserve"> </w:t>
      </w:r>
      <w:proofErr w:type="spellStart"/>
      <w:r w:rsidRPr="00954DF7">
        <w:rPr>
          <w:color w:val="000000" w:themeColor="text1"/>
        </w:rPr>
        <w:t>menggunakan</w:t>
      </w:r>
      <w:proofErr w:type="spellEnd"/>
      <w:r w:rsidRPr="00954DF7">
        <w:rPr>
          <w:color w:val="000000" w:themeColor="text1"/>
        </w:rPr>
        <w:t xml:space="preserve"> </w:t>
      </w:r>
      <w:hyperlink r:id="rId181" w:tgtFrame="_blank" w:tooltip="Node.js" w:history="1">
        <w:r w:rsidRPr="00954DF7">
          <w:rPr>
            <w:rStyle w:val="Hyperlink"/>
            <w:b/>
            <w:bCs/>
            <w:color w:val="000000" w:themeColor="text1"/>
          </w:rPr>
          <w:t>Node.js</w:t>
        </w:r>
      </w:hyperlink>
      <w:r w:rsidRPr="00954DF7">
        <w:rPr>
          <w:color w:val="000000" w:themeColor="text1"/>
        </w:rPr>
        <w:t xml:space="preserve"> dan </w:t>
      </w:r>
      <w:hyperlink r:id="rId182" w:tgtFrame="_blank" w:tooltip="Chromium" w:history="1">
        <w:r w:rsidRPr="00954DF7">
          <w:rPr>
            <w:rStyle w:val="Hyperlink"/>
            <w:b/>
            <w:bCs/>
            <w:color w:val="000000" w:themeColor="text1"/>
          </w:rPr>
          <w:t>Chromium.</w:t>
        </w:r>
      </w:hyperlink>
      <w:r w:rsidRPr="00954DF7">
        <w:rPr>
          <w:color w:val="000000" w:themeColor="text1"/>
        </w:rPr>
        <w:t xml:space="preserve"> </w:t>
      </w:r>
      <w:proofErr w:type="spellStart"/>
      <w:r w:rsidRPr="00954DF7">
        <w:rPr>
          <w:color w:val="000000" w:themeColor="text1"/>
        </w:rPr>
        <w:t>Iya</w:t>
      </w:r>
      <w:proofErr w:type="spellEnd"/>
      <w:r w:rsidRPr="00954DF7">
        <w:rPr>
          <w:color w:val="000000" w:themeColor="text1"/>
        </w:rPr>
        <w:t xml:space="preserve"> </w:t>
      </w:r>
      <w:proofErr w:type="spellStart"/>
      <w:r w:rsidRPr="00954DF7">
        <w:rPr>
          <w:color w:val="000000" w:themeColor="text1"/>
        </w:rPr>
        <w:t>benar</w:t>
      </w:r>
      <w:proofErr w:type="spellEnd"/>
      <w:r w:rsidRPr="00954DF7">
        <w:rPr>
          <w:color w:val="000000" w:themeColor="text1"/>
        </w:rPr>
        <w:t xml:space="preserve">, </w:t>
      </w:r>
      <w:proofErr w:type="spellStart"/>
      <w:r w:rsidRPr="00954DF7">
        <w:rPr>
          <w:color w:val="000000" w:themeColor="text1"/>
        </w:rPr>
        <w:t>sebenarnya</w:t>
      </w:r>
      <w:proofErr w:type="spellEnd"/>
      <w:r w:rsidRPr="00954DF7">
        <w:rPr>
          <w:color w:val="000000" w:themeColor="text1"/>
        </w:rPr>
        <w:t xml:space="preserve"> </w:t>
      </w:r>
      <w:proofErr w:type="spellStart"/>
      <w:r w:rsidRPr="00954DF7">
        <w:rPr>
          <w:color w:val="000000" w:themeColor="text1"/>
        </w:rPr>
        <w:t>aplikasi</w:t>
      </w:r>
      <w:proofErr w:type="spellEnd"/>
      <w:r w:rsidRPr="00954DF7">
        <w:rPr>
          <w:color w:val="000000" w:themeColor="text1"/>
        </w:rPr>
        <w:t xml:space="preserve"> </w:t>
      </w:r>
      <w:proofErr w:type="spellStart"/>
      <w:r w:rsidRPr="00954DF7">
        <w:rPr>
          <w:color w:val="000000" w:themeColor="text1"/>
        </w:rPr>
        <w:t>kita</w:t>
      </w:r>
      <w:proofErr w:type="spellEnd"/>
      <w:r w:rsidRPr="00954DF7">
        <w:rPr>
          <w:color w:val="000000" w:themeColor="text1"/>
        </w:rPr>
        <w:t xml:space="preserve"> </w:t>
      </w:r>
      <w:proofErr w:type="spellStart"/>
      <w:r w:rsidRPr="00954DF7">
        <w:rPr>
          <w:color w:val="000000" w:themeColor="text1"/>
        </w:rPr>
        <w:t>akan</w:t>
      </w:r>
      <w:proofErr w:type="spellEnd"/>
      <w:r w:rsidRPr="00954DF7">
        <w:rPr>
          <w:color w:val="000000" w:themeColor="text1"/>
        </w:rPr>
        <w:t xml:space="preserve"> </w:t>
      </w:r>
      <w:proofErr w:type="spellStart"/>
      <w:r w:rsidRPr="00954DF7">
        <w:rPr>
          <w:color w:val="000000" w:themeColor="text1"/>
        </w:rPr>
        <w:t>jalan</w:t>
      </w:r>
      <w:proofErr w:type="spellEnd"/>
      <w:r w:rsidRPr="00954DF7">
        <w:rPr>
          <w:color w:val="000000" w:themeColor="text1"/>
        </w:rPr>
        <w:t xml:space="preserve"> di </w:t>
      </w:r>
      <w:proofErr w:type="spellStart"/>
      <w:r w:rsidRPr="00954DF7">
        <w:rPr>
          <w:color w:val="000000" w:themeColor="text1"/>
        </w:rPr>
        <w:t>atas</w:t>
      </w:r>
      <w:proofErr w:type="spellEnd"/>
      <w:r w:rsidRPr="00954DF7">
        <w:rPr>
          <w:color w:val="000000" w:themeColor="text1"/>
        </w:rPr>
        <w:t xml:space="preserve"> </w:t>
      </w:r>
      <w:proofErr w:type="spellStart"/>
      <w:r w:rsidRPr="00954DF7">
        <w:rPr>
          <w:color w:val="000000" w:themeColor="text1"/>
        </w:rPr>
        <w:t>sebuah</w:t>
      </w:r>
      <w:proofErr w:type="spellEnd"/>
      <w:r w:rsidRPr="00954DF7">
        <w:rPr>
          <w:color w:val="000000" w:themeColor="text1"/>
        </w:rPr>
        <w:t xml:space="preserve"> </w:t>
      </w:r>
      <w:r w:rsidRPr="00954DF7">
        <w:rPr>
          <w:rStyle w:val="Emphasis"/>
          <w:rFonts w:eastAsiaTheme="majorEastAsia"/>
          <w:color w:val="000000" w:themeColor="text1"/>
        </w:rPr>
        <w:t>browser</w:t>
      </w:r>
      <w:r w:rsidRPr="00954DF7">
        <w:rPr>
          <w:color w:val="000000" w:themeColor="text1"/>
        </w:rPr>
        <w:t xml:space="preserve">. </w:t>
      </w:r>
      <w:proofErr w:type="spellStart"/>
      <w:r w:rsidRPr="00954DF7">
        <w:rPr>
          <w:color w:val="000000" w:themeColor="text1"/>
        </w:rPr>
        <w:t>Jadi</w:t>
      </w:r>
      <w:proofErr w:type="spellEnd"/>
      <w:r w:rsidRPr="00954DF7">
        <w:rPr>
          <w:color w:val="000000" w:themeColor="text1"/>
        </w:rPr>
        <w:t xml:space="preserve"> ide </w:t>
      </w:r>
      <w:proofErr w:type="spellStart"/>
      <w:r w:rsidRPr="00954DF7">
        <w:rPr>
          <w:color w:val="000000" w:themeColor="text1"/>
        </w:rPr>
        <w:t>dasarnya</w:t>
      </w:r>
      <w:proofErr w:type="spellEnd"/>
      <w:r w:rsidRPr="00954DF7">
        <w:rPr>
          <w:color w:val="000000" w:themeColor="text1"/>
        </w:rPr>
        <w:t xml:space="preserve"> </w:t>
      </w:r>
      <w:proofErr w:type="spellStart"/>
      <w:r w:rsidRPr="00954DF7">
        <w:rPr>
          <w:color w:val="000000" w:themeColor="text1"/>
        </w:rPr>
        <w:t>adalah</w:t>
      </w:r>
      <w:proofErr w:type="spellEnd"/>
      <w:r w:rsidRPr="00954DF7">
        <w:rPr>
          <w:color w:val="000000" w:themeColor="text1"/>
        </w:rPr>
        <w:t xml:space="preserve"> </w:t>
      </w:r>
      <w:proofErr w:type="spellStart"/>
      <w:r w:rsidRPr="00954DF7">
        <w:rPr>
          <w:color w:val="000000" w:themeColor="text1"/>
        </w:rPr>
        <w:t>mengabungkan</w:t>
      </w:r>
      <w:proofErr w:type="spellEnd"/>
      <w:r w:rsidRPr="00954DF7">
        <w:rPr>
          <w:color w:val="000000" w:themeColor="text1"/>
        </w:rPr>
        <w:t xml:space="preserve"> </w:t>
      </w:r>
      <w:proofErr w:type="spellStart"/>
      <w:r w:rsidRPr="00954DF7">
        <w:rPr>
          <w:color w:val="000000" w:themeColor="text1"/>
        </w:rPr>
        <w:lastRenderedPageBreak/>
        <w:t>kemudahan</w:t>
      </w:r>
      <w:proofErr w:type="spellEnd"/>
      <w:r w:rsidRPr="00954DF7">
        <w:rPr>
          <w:color w:val="000000" w:themeColor="text1"/>
        </w:rPr>
        <w:t xml:space="preserve"> </w:t>
      </w:r>
      <w:proofErr w:type="spellStart"/>
      <w:r w:rsidRPr="00954DF7">
        <w:rPr>
          <w:color w:val="000000" w:themeColor="text1"/>
        </w:rPr>
        <w:t>membuat</w:t>
      </w:r>
      <w:proofErr w:type="spellEnd"/>
      <w:r w:rsidRPr="00954DF7">
        <w:rPr>
          <w:color w:val="000000" w:themeColor="text1"/>
        </w:rPr>
        <w:t xml:space="preserve"> </w:t>
      </w:r>
      <w:r w:rsidRPr="00954DF7">
        <w:rPr>
          <w:rStyle w:val="Emphasis"/>
          <w:rFonts w:eastAsiaTheme="majorEastAsia"/>
          <w:color w:val="000000" w:themeColor="text1"/>
        </w:rPr>
        <w:t>website</w:t>
      </w:r>
      <w:r w:rsidRPr="00954DF7">
        <w:rPr>
          <w:color w:val="000000" w:themeColor="text1"/>
        </w:rPr>
        <w:t xml:space="preserve">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kekuatan</w:t>
      </w:r>
      <w:proofErr w:type="spellEnd"/>
      <w:r w:rsidRPr="00954DF7">
        <w:rPr>
          <w:color w:val="000000" w:themeColor="text1"/>
        </w:rPr>
        <w:t xml:space="preserve"> </w:t>
      </w:r>
      <w:r w:rsidRPr="00954DF7">
        <w:rPr>
          <w:rStyle w:val="Emphasis"/>
          <w:rFonts w:eastAsiaTheme="majorEastAsia"/>
          <w:color w:val="000000" w:themeColor="text1"/>
        </w:rPr>
        <w:t xml:space="preserve">native desktop app </w:t>
      </w:r>
      <w:r w:rsidRPr="00954DF7">
        <w:rPr>
          <w:color w:val="000000" w:themeColor="text1"/>
        </w:rPr>
        <w:t xml:space="preserve">yang </w:t>
      </w:r>
      <w:proofErr w:type="spellStart"/>
      <w:r w:rsidRPr="00954DF7">
        <w:rPr>
          <w:color w:val="000000" w:themeColor="text1"/>
        </w:rPr>
        <w:t>dapat</w:t>
      </w:r>
      <w:proofErr w:type="spellEnd"/>
      <w:r w:rsidRPr="00954DF7">
        <w:rPr>
          <w:color w:val="000000" w:themeColor="text1"/>
        </w:rPr>
        <w:t xml:space="preserve"> </w:t>
      </w:r>
      <w:proofErr w:type="spellStart"/>
      <w:r w:rsidRPr="00954DF7">
        <w:rPr>
          <w:color w:val="000000" w:themeColor="text1"/>
        </w:rPr>
        <w:t>berinteraksi</w:t>
      </w:r>
      <w:proofErr w:type="spellEnd"/>
      <w:r w:rsidRPr="00954DF7">
        <w:rPr>
          <w:color w:val="000000" w:themeColor="text1"/>
        </w:rPr>
        <w:t xml:space="preserve"> </w:t>
      </w:r>
      <w:proofErr w:type="spellStart"/>
      <w:r w:rsidRPr="00954DF7">
        <w:rPr>
          <w:color w:val="000000" w:themeColor="text1"/>
        </w:rPr>
        <w:t>secara</w:t>
      </w:r>
      <w:proofErr w:type="spellEnd"/>
      <w:r w:rsidRPr="00954DF7">
        <w:rPr>
          <w:color w:val="000000" w:themeColor="text1"/>
        </w:rPr>
        <w:t xml:space="preserve"> </w:t>
      </w:r>
      <w:proofErr w:type="spellStart"/>
      <w:r w:rsidRPr="00954DF7">
        <w:rPr>
          <w:color w:val="000000" w:themeColor="text1"/>
        </w:rPr>
        <w:t>langsung</w:t>
      </w:r>
      <w:proofErr w:type="spellEnd"/>
      <w:r w:rsidRPr="00954DF7">
        <w:rPr>
          <w:color w:val="000000" w:themeColor="text1"/>
        </w:rPr>
        <w:t xml:space="preserve">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sistem</w:t>
      </w:r>
      <w:proofErr w:type="spellEnd"/>
      <w:r w:rsidRPr="00954DF7">
        <w:rPr>
          <w:color w:val="000000" w:themeColor="text1"/>
        </w:rPr>
        <w:t xml:space="preserve"> </w:t>
      </w:r>
      <w:proofErr w:type="spellStart"/>
      <w:r w:rsidRPr="00954DF7">
        <w:rPr>
          <w:color w:val="000000" w:themeColor="text1"/>
        </w:rPr>
        <w:t>operasi</w:t>
      </w:r>
      <w:proofErr w:type="spellEnd"/>
      <w:r w:rsidRPr="00954DF7">
        <w:rPr>
          <w:color w:val="000000" w:themeColor="text1"/>
        </w:rPr>
        <w:t>.</w:t>
      </w:r>
    </w:p>
    <w:p w14:paraId="5FD67E67" w14:textId="69AFB52B" w:rsidR="00954DF7" w:rsidRDefault="00954DF7" w:rsidP="00954DF7">
      <w:pPr>
        <w:pStyle w:val="NormalWeb"/>
        <w:spacing w:before="0" w:beforeAutospacing="0" w:after="0" w:afterAutospacing="0" w:line="403" w:lineRule="atLeast"/>
        <w:ind w:firstLine="720"/>
        <w:jc w:val="both"/>
        <w:rPr>
          <w:color w:val="000000" w:themeColor="text1"/>
          <w:shd w:val="clear" w:color="auto" w:fill="FFFFFF"/>
        </w:rPr>
      </w:pPr>
      <w:r w:rsidRPr="00954DF7">
        <w:rPr>
          <w:color w:val="000000" w:themeColor="text1"/>
        </w:rPr>
        <w:t xml:space="preserve">Electron </w:t>
      </w:r>
      <w:proofErr w:type="spellStart"/>
      <w:r w:rsidRPr="00954DF7">
        <w:rPr>
          <w:color w:val="000000" w:themeColor="text1"/>
        </w:rPr>
        <w:t>sekarang</w:t>
      </w:r>
      <w:proofErr w:type="spellEnd"/>
      <w:r w:rsidRPr="00954DF7">
        <w:rPr>
          <w:color w:val="000000" w:themeColor="text1"/>
        </w:rPr>
        <w:t xml:space="preserve"> </w:t>
      </w:r>
      <w:proofErr w:type="spellStart"/>
      <w:r w:rsidRPr="00954DF7">
        <w:rPr>
          <w:color w:val="000000" w:themeColor="text1"/>
        </w:rPr>
        <w:t>telah</w:t>
      </w:r>
      <w:proofErr w:type="spellEnd"/>
      <w:r w:rsidRPr="00954DF7">
        <w:rPr>
          <w:color w:val="000000" w:themeColor="text1"/>
        </w:rPr>
        <w:t xml:space="preserve"> </w:t>
      </w:r>
      <w:proofErr w:type="spellStart"/>
      <w:r w:rsidRPr="00954DF7">
        <w:rPr>
          <w:color w:val="000000" w:themeColor="text1"/>
        </w:rPr>
        <w:t>dipakai</w:t>
      </w:r>
      <w:proofErr w:type="spellEnd"/>
      <w:r w:rsidRPr="00954DF7">
        <w:rPr>
          <w:color w:val="000000" w:themeColor="text1"/>
        </w:rPr>
        <w:t xml:space="preserve"> </w:t>
      </w:r>
      <w:proofErr w:type="spellStart"/>
      <w:r w:rsidRPr="00954DF7">
        <w:rPr>
          <w:color w:val="000000" w:themeColor="text1"/>
        </w:rPr>
        <w:t>untuk</w:t>
      </w:r>
      <w:proofErr w:type="spellEnd"/>
      <w:r w:rsidRPr="00954DF7">
        <w:rPr>
          <w:color w:val="000000" w:themeColor="text1"/>
        </w:rPr>
        <w:t xml:space="preserve"> </w:t>
      </w:r>
      <w:proofErr w:type="spellStart"/>
      <w:r w:rsidRPr="00954DF7">
        <w:rPr>
          <w:color w:val="000000" w:themeColor="text1"/>
        </w:rPr>
        <w:t>membuat</w:t>
      </w:r>
      <w:proofErr w:type="spellEnd"/>
      <w:r w:rsidRPr="00954DF7">
        <w:rPr>
          <w:color w:val="000000" w:themeColor="text1"/>
        </w:rPr>
        <w:t xml:space="preserve"> </w:t>
      </w:r>
      <w:proofErr w:type="spellStart"/>
      <w:r w:rsidRPr="00954DF7">
        <w:rPr>
          <w:color w:val="000000" w:themeColor="text1"/>
        </w:rPr>
        <w:t>beragam</w:t>
      </w:r>
      <w:proofErr w:type="spellEnd"/>
      <w:r w:rsidRPr="00954DF7">
        <w:rPr>
          <w:color w:val="000000" w:themeColor="text1"/>
        </w:rPr>
        <w:t xml:space="preserve"> </w:t>
      </w:r>
      <w:proofErr w:type="spellStart"/>
      <w:r w:rsidRPr="00954DF7">
        <w:rPr>
          <w:color w:val="000000" w:themeColor="text1"/>
        </w:rPr>
        <w:t>aplikasi</w:t>
      </w:r>
      <w:proofErr w:type="spellEnd"/>
      <w:r w:rsidRPr="00954DF7">
        <w:rPr>
          <w:color w:val="000000" w:themeColor="text1"/>
        </w:rPr>
        <w:t xml:space="preserve"> </w:t>
      </w:r>
      <w:r w:rsidRPr="00954DF7">
        <w:rPr>
          <w:rStyle w:val="Emphasis"/>
          <w:rFonts w:eastAsiaTheme="majorEastAsia"/>
          <w:color w:val="000000" w:themeColor="text1"/>
        </w:rPr>
        <w:t>desktop</w:t>
      </w:r>
      <w:r w:rsidRPr="00954DF7">
        <w:rPr>
          <w:color w:val="000000" w:themeColor="text1"/>
        </w:rPr>
        <w:t xml:space="preserve">, </w:t>
      </w:r>
      <w:proofErr w:type="spellStart"/>
      <w:r w:rsidRPr="00954DF7">
        <w:rPr>
          <w:color w:val="000000" w:themeColor="text1"/>
        </w:rPr>
        <w:t>seperti</w:t>
      </w:r>
      <w:proofErr w:type="spellEnd"/>
      <w:r w:rsidRPr="00954DF7">
        <w:rPr>
          <w:color w:val="000000" w:themeColor="text1"/>
        </w:rPr>
        <w:t xml:space="preserve"> </w:t>
      </w:r>
      <w:hyperlink r:id="rId183" w:tgtFrame="_blank" w:tooltip="Atom" w:history="1">
        <w:r w:rsidRPr="00954DF7">
          <w:rPr>
            <w:rStyle w:val="Hyperlink"/>
            <w:b/>
            <w:bCs/>
            <w:color w:val="000000" w:themeColor="text1"/>
          </w:rPr>
          <w:t>Atom</w:t>
        </w:r>
      </w:hyperlink>
      <w:r w:rsidRPr="00954DF7">
        <w:rPr>
          <w:color w:val="000000" w:themeColor="text1"/>
        </w:rPr>
        <w:t xml:space="preserve">, </w:t>
      </w:r>
      <w:hyperlink r:id="rId184" w:tgtFrame="_blank" w:tooltip="Visual Code Studio" w:history="1">
        <w:r w:rsidRPr="00954DF7">
          <w:rPr>
            <w:rStyle w:val="Hyperlink"/>
            <w:b/>
            <w:bCs/>
            <w:color w:val="000000" w:themeColor="text1"/>
          </w:rPr>
          <w:t>Visual Code Studio</w:t>
        </w:r>
      </w:hyperlink>
      <w:r w:rsidRPr="00954DF7">
        <w:rPr>
          <w:color w:val="000000" w:themeColor="text1"/>
        </w:rPr>
        <w:t xml:space="preserve">, </w:t>
      </w:r>
      <w:hyperlink r:id="rId185" w:tgtFrame="_blank" w:tooltip="Slack" w:history="1">
        <w:r w:rsidRPr="00954DF7">
          <w:rPr>
            <w:rStyle w:val="Hyperlink"/>
            <w:b/>
            <w:bCs/>
            <w:color w:val="000000" w:themeColor="text1"/>
          </w:rPr>
          <w:t>Slack</w:t>
        </w:r>
      </w:hyperlink>
      <w:r w:rsidRPr="00954DF7">
        <w:rPr>
          <w:color w:val="000000" w:themeColor="text1"/>
        </w:rPr>
        <w:t xml:space="preserve"> </w:t>
      </w:r>
      <w:proofErr w:type="spellStart"/>
      <w:r w:rsidRPr="00954DF7">
        <w:rPr>
          <w:color w:val="000000" w:themeColor="text1"/>
        </w:rPr>
        <w:t>hingga</w:t>
      </w:r>
      <w:proofErr w:type="spellEnd"/>
      <w:r w:rsidRPr="00954DF7">
        <w:rPr>
          <w:color w:val="000000" w:themeColor="text1"/>
        </w:rPr>
        <w:t xml:space="preserve"> </w:t>
      </w:r>
      <w:hyperlink r:id="rId186" w:tgtFrame="_blank" w:tooltip="Wordpress Desktop" w:history="1">
        <w:proofErr w:type="spellStart"/>
        <w:r w:rsidRPr="00954DF7">
          <w:rPr>
            <w:rStyle w:val="Hyperlink"/>
            <w:b/>
            <w:bCs/>
            <w:color w:val="000000" w:themeColor="text1"/>
          </w:rPr>
          <w:t>Wordpress</w:t>
        </w:r>
        <w:proofErr w:type="spellEnd"/>
        <w:r w:rsidRPr="00954DF7">
          <w:rPr>
            <w:rStyle w:val="Hyperlink"/>
            <w:b/>
            <w:bCs/>
            <w:color w:val="000000" w:themeColor="text1"/>
          </w:rPr>
          <w:t xml:space="preserve"> Desktop</w:t>
        </w:r>
      </w:hyperlink>
      <w:r>
        <w:rPr>
          <w:color w:val="000000" w:themeColor="text1"/>
        </w:rPr>
        <w:t xml:space="preserve">. </w:t>
      </w:r>
      <w:proofErr w:type="spellStart"/>
      <w:r w:rsidRPr="00954DF7">
        <w:rPr>
          <w:color w:val="000000" w:themeColor="text1"/>
          <w:shd w:val="clear" w:color="auto" w:fill="FFFFFF"/>
        </w:rPr>
        <w:t>Untuk</w:t>
      </w:r>
      <w:proofErr w:type="spellEnd"/>
      <w:r w:rsidRPr="00954DF7">
        <w:rPr>
          <w:color w:val="000000" w:themeColor="text1"/>
          <w:shd w:val="clear" w:color="auto" w:fill="FFFFFF"/>
        </w:rPr>
        <w:t xml:space="preserve"> </w:t>
      </w:r>
      <w:proofErr w:type="spellStart"/>
      <w:r w:rsidRPr="00954DF7">
        <w:rPr>
          <w:color w:val="000000" w:themeColor="text1"/>
          <w:shd w:val="clear" w:color="auto" w:fill="FFFFFF"/>
        </w:rPr>
        <w:t>memulai</w:t>
      </w:r>
      <w:proofErr w:type="spellEnd"/>
      <w:r w:rsidRPr="00954DF7">
        <w:rPr>
          <w:color w:val="000000" w:themeColor="text1"/>
          <w:shd w:val="clear" w:color="auto" w:fill="FFFFFF"/>
        </w:rPr>
        <w:t xml:space="preserve"> </w:t>
      </w:r>
      <w:proofErr w:type="spellStart"/>
      <w:r w:rsidRPr="00954DF7">
        <w:rPr>
          <w:color w:val="000000" w:themeColor="text1"/>
          <w:shd w:val="clear" w:color="auto" w:fill="FFFFFF"/>
        </w:rPr>
        <w:t>menggunakan</w:t>
      </w:r>
      <w:proofErr w:type="spellEnd"/>
      <w:r w:rsidRPr="00954DF7">
        <w:rPr>
          <w:color w:val="000000" w:themeColor="text1"/>
          <w:shd w:val="clear" w:color="auto" w:fill="FFFFFF"/>
        </w:rPr>
        <w:t xml:space="preserve"> Electron, </w:t>
      </w:r>
      <w:proofErr w:type="spellStart"/>
      <w:r w:rsidRPr="00954DF7">
        <w:rPr>
          <w:color w:val="000000" w:themeColor="text1"/>
          <w:shd w:val="clear" w:color="auto" w:fill="FFFFFF"/>
        </w:rPr>
        <w:t>kita</w:t>
      </w:r>
      <w:proofErr w:type="spellEnd"/>
      <w:r w:rsidRPr="00954DF7">
        <w:rPr>
          <w:color w:val="000000" w:themeColor="text1"/>
          <w:shd w:val="clear" w:color="auto" w:fill="FFFFFF"/>
        </w:rPr>
        <w:t xml:space="preserve"> </w:t>
      </w:r>
      <w:proofErr w:type="spellStart"/>
      <w:r w:rsidRPr="00954DF7">
        <w:rPr>
          <w:color w:val="000000" w:themeColor="text1"/>
          <w:shd w:val="clear" w:color="auto" w:fill="FFFFFF"/>
        </w:rPr>
        <w:t>harus</w:t>
      </w:r>
      <w:proofErr w:type="spellEnd"/>
      <w:r w:rsidRPr="00954DF7">
        <w:rPr>
          <w:color w:val="000000" w:themeColor="text1"/>
          <w:shd w:val="clear" w:color="auto" w:fill="FFFFFF"/>
        </w:rPr>
        <w:t xml:space="preserve"> </w:t>
      </w:r>
      <w:proofErr w:type="spellStart"/>
      <w:r w:rsidRPr="00954DF7">
        <w:rPr>
          <w:color w:val="000000" w:themeColor="text1"/>
          <w:shd w:val="clear" w:color="auto" w:fill="FFFFFF"/>
        </w:rPr>
        <w:t>meng</w:t>
      </w:r>
      <w:proofErr w:type="spellEnd"/>
      <w:r w:rsidRPr="00954DF7">
        <w:rPr>
          <w:color w:val="000000" w:themeColor="text1"/>
          <w:shd w:val="clear" w:color="auto" w:fill="FFFFFF"/>
        </w:rPr>
        <w:t>-</w:t>
      </w:r>
      <w:r w:rsidRPr="00954DF7">
        <w:rPr>
          <w:rStyle w:val="Emphasis"/>
          <w:color w:val="000000" w:themeColor="text1"/>
        </w:rPr>
        <w:t>install</w:t>
      </w:r>
      <w:r w:rsidRPr="00954DF7">
        <w:rPr>
          <w:color w:val="000000" w:themeColor="text1"/>
          <w:shd w:val="clear" w:color="auto" w:fill="FFFFFF"/>
        </w:rPr>
        <w:t xml:space="preserve"> Node.js </w:t>
      </w:r>
      <w:proofErr w:type="spellStart"/>
      <w:r w:rsidRPr="00954DF7">
        <w:rPr>
          <w:color w:val="000000" w:themeColor="text1"/>
          <w:shd w:val="clear" w:color="auto" w:fill="FFFFFF"/>
        </w:rPr>
        <w:t>serta</w:t>
      </w:r>
      <w:proofErr w:type="spellEnd"/>
      <w:r w:rsidRPr="00954DF7">
        <w:rPr>
          <w:color w:val="000000" w:themeColor="text1"/>
          <w:shd w:val="clear" w:color="auto" w:fill="FFFFFF"/>
        </w:rPr>
        <w:t xml:space="preserve"> </w:t>
      </w:r>
      <w:hyperlink r:id="rId187" w:tgtFrame="_blank" w:tooltip="npm" w:history="1">
        <w:proofErr w:type="spellStart"/>
        <w:r w:rsidRPr="00954DF7">
          <w:rPr>
            <w:rStyle w:val="Hyperlink"/>
            <w:rFonts w:eastAsiaTheme="majorEastAsia"/>
            <w:b/>
            <w:bCs/>
            <w:color w:val="000000" w:themeColor="text1"/>
          </w:rPr>
          <w:t>npm</w:t>
        </w:r>
        <w:proofErr w:type="spellEnd"/>
      </w:hyperlink>
      <w:r w:rsidRPr="00954DF7">
        <w:rPr>
          <w:color w:val="000000" w:themeColor="text1"/>
          <w:shd w:val="clear" w:color="auto" w:fill="FFFFFF"/>
        </w:rPr>
        <w:t xml:space="preserve"> (</w:t>
      </w:r>
      <w:r w:rsidRPr="00954DF7">
        <w:rPr>
          <w:rStyle w:val="Emphasis"/>
          <w:color w:val="000000" w:themeColor="text1"/>
        </w:rPr>
        <w:t>node package manager</w:t>
      </w:r>
      <w:r w:rsidRPr="00954DF7">
        <w:rPr>
          <w:color w:val="000000" w:themeColor="text1"/>
          <w:shd w:val="clear" w:color="auto" w:fill="FFFFFF"/>
        </w:rPr>
        <w:t xml:space="preserve">) </w:t>
      </w:r>
      <w:proofErr w:type="spellStart"/>
      <w:r w:rsidRPr="00954DF7">
        <w:rPr>
          <w:color w:val="000000" w:themeColor="text1"/>
          <w:shd w:val="clear" w:color="auto" w:fill="FFFFFF"/>
        </w:rPr>
        <w:t>untuk</w:t>
      </w:r>
      <w:proofErr w:type="spellEnd"/>
      <w:r w:rsidRPr="00954DF7">
        <w:rPr>
          <w:color w:val="000000" w:themeColor="text1"/>
          <w:shd w:val="clear" w:color="auto" w:fill="FFFFFF"/>
        </w:rPr>
        <w:t xml:space="preserve"> </w:t>
      </w:r>
      <w:proofErr w:type="spellStart"/>
      <w:r w:rsidRPr="00954DF7">
        <w:rPr>
          <w:color w:val="000000" w:themeColor="text1"/>
          <w:shd w:val="clear" w:color="auto" w:fill="FFFFFF"/>
        </w:rPr>
        <w:t>mengatur</w:t>
      </w:r>
      <w:proofErr w:type="spellEnd"/>
      <w:r w:rsidRPr="00954DF7">
        <w:rPr>
          <w:color w:val="000000" w:themeColor="text1"/>
          <w:shd w:val="clear" w:color="auto" w:fill="FFFFFF"/>
        </w:rPr>
        <w:t xml:space="preserve"> </w:t>
      </w:r>
      <w:r w:rsidRPr="00954DF7">
        <w:rPr>
          <w:rStyle w:val="Emphasis"/>
          <w:color w:val="000000" w:themeColor="text1"/>
        </w:rPr>
        <w:t>dependency</w:t>
      </w:r>
      <w:r w:rsidRPr="00954DF7">
        <w:rPr>
          <w:color w:val="000000" w:themeColor="text1"/>
          <w:shd w:val="clear" w:color="auto" w:fill="FFFFFF"/>
        </w:rPr>
        <w:t xml:space="preserve"> -</w:t>
      </w:r>
      <w:proofErr w:type="spellStart"/>
      <w:r w:rsidRPr="00954DF7">
        <w:rPr>
          <w:color w:val="000000" w:themeColor="text1"/>
          <w:shd w:val="clear" w:color="auto" w:fill="FFFFFF"/>
        </w:rPr>
        <w:t>nya</w:t>
      </w:r>
      <w:proofErr w:type="spellEnd"/>
      <w:r w:rsidRPr="00954DF7">
        <w:rPr>
          <w:color w:val="000000" w:themeColor="text1"/>
          <w:shd w:val="clear" w:color="auto" w:fill="FFFFFF"/>
        </w:rPr>
        <w:t>.</w:t>
      </w:r>
    </w:p>
    <w:p w14:paraId="35E891F3" w14:textId="77777777" w:rsidR="00954DF7" w:rsidRPr="00954DF7" w:rsidRDefault="00954DF7" w:rsidP="00954DF7">
      <w:pPr>
        <w:pStyle w:val="NormalWeb"/>
        <w:spacing w:before="0" w:beforeAutospacing="0" w:after="0" w:afterAutospacing="0" w:line="403" w:lineRule="atLeast"/>
        <w:jc w:val="both"/>
        <w:rPr>
          <w:color w:val="000000" w:themeColor="text1"/>
        </w:rPr>
      </w:pPr>
      <w:r w:rsidRPr="00954DF7">
        <w:rPr>
          <w:color w:val="000000" w:themeColor="text1"/>
        </w:rPr>
        <w:t xml:space="preserve">Pada tutorial kali </w:t>
      </w:r>
      <w:proofErr w:type="spellStart"/>
      <w:r w:rsidRPr="00954DF7">
        <w:rPr>
          <w:color w:val="000000" w:themeColor="text1"/>
        </w:rPr>
        <w:t>ini</w:t>
      </w:r>
      <w:proofErr w:type="spellEnd"/>
      <w:r w:rsidRPr="00954DF7">
        <w:rPr>
          <w:color w:val="000000" w:themeColor="text1"/>
        </w:rPr>
        <w:t xml:space="preserve"> Saya </w:t>
      </w:r>
      <w:proofErr w:type="spellStart"/>
      <w:r w:rsidRPr="00954DF7">
        <w:rPr>
          <w:color w:val="000000" w:themeColor="text1"/>
        </w:rPr>
        <w:t>menggunakan</w:t>
      </w:r>
      <w:proofErr w:type="spellEnd"/>
      <w:r w:rsidRPr="00954DF7">
        <w:rPr>
          <w:color w:val="000000" w:themeColor="text1"/>
        </w:rPr>
        <w:t xml:space="preserve"> </w:t>
      </w:r>
      <w:hyperlink r:id="rId188" w:tgtFrame="_blank" w:tooltip="TeaLinuxOS" w:history="1">
        <w:proofErr w:type="spellStart"/>
        <w:r w:rsidRPr="00954DF7">
          <w:rPr>
            <w:rStyle w:val="Hyperlink"/>
            <w:rFonts w:eastAsiaTheme="majorEastAsia"/>
            <w:b/>
            <w:bCs/>
            <w:color w:val="000000" w:themeColor="text1"/>
          </w:rPr>
          <w:t>TeaLinuxOS</w:t>
        </w:r>
        <w:proofErr w:type="spellEnd"/>
      </w:hyperlink>
      <w:r w:rsidRPr="00954DF7">
        <w:rPr>
          <w:color w:val="000000" w:themeColor="text1"/>
        </w:rPr>
        <w:t xml:space="preserve">, </w:t>
      </w:r>
      <w:proofErr w:type="spellStart"/>
      <w:r w:rsidRPr="00954DF7">
        <w:rPr>
          <w:color w:val="000000" w:themeColor="text1"/>
        </w:rPr>
        <w:t>sistem</w:t>
      </w:r>
      <w:proofErr w:type="spellEnd"/>
      <w:r w:rsidRPr="00954DF7">
        <w:rPr>
          <w:color w:val="000000" w:themeColor="text1"/>
        </w:rPr>
        <w:t xml:space="preserve"> </w:t>
      </w:r>
      <w:proofErr w:type="spellStart"/>
      <w:r w:rsidRPr="00954DF7">
        <w:rPr>
          <w:color w:val="000000" w:themeColor="text1"/>
        </w:rPr>
        <w:t>operasi</w:t>
      </w:r>
      <w:proofErr w:type="spellEnd"/>
      <w:r w:rsidRPr="00954DF7">
        <w:rPr>
          <w:color w:val="000000" w:themeColor="text1"/>
        </w:rPr>
        <w:t xml:space="preserve"> (</w:t>
      </w:r>
      <w:r w:rsidRPr="00954DF7">
        <w:rPr>
          <w:rStyle w:val="Emphasis"/>
          <w:color w:val="000000" w:themeColor="text1"/>
        </w:rPr>
        <w:t>distro</w:t>
      </w:r>
      <w:r w:rsidRPr="00954DF7">
        <w:rPr>
          <w:color w:val="000000" w:themeColor="text1"/>
        </w:rPr>
        <w:t xml:space="preserve">) </w:t>
      </w:r>
      <w:proofErr w:type="spellStart"/>
      <w:r w:rsidRPr="00954DF7">
        <w:rPr>
          <w:color w:val="000000" w:themeColor="text1"/>
        </w:rPr>
        <w:t>turunan</w:t>
      </w:r>
      <w:proofErr w:type="spellEnd"/>
      <w:r w:rsidRPr="00954DF7">
        <w:rPr>
          <w:color w:val="000000" w:themeColor="text1"/>
        </w:rPr>
        <w:t xml:space="preserve"> Ubuntu yang </w:t>
      </w:r>
      <w:proofErr w:type="spellStart"/>
      <w:r w:rsidRPr="00954DF7">
        <w:rPr>
          <w:color w:val="000000" w:themeColor="text1"/>
        </w:rPr>
        <w:t>dirancang</w:t>
      </w:r>
      <w:proofErr w:type="spellEnd"/>
      <w:r w:rsidRPr="00954DF7">
        <w:rPr>
          <w:color w:val="000000" w:themeColor="text1"/>
        </w:rPr>
        <w:t xml:space="preserve"> </w:t>
      </w:r>
      <w:proofErr w:type="spellStart"/>
      <w:r w:rsidRPr="00954DF7">
        <w:rPr>
          <w:color w:val="000000" w:themeColor="text1"/>
        </w:rPr>
        <w:t>spesial</w:t>
      </w:r>
      <w:proofErr w:type="spellEnd"/>
      <w:r w:rsidRPr="00954DF7">
        <w:rPr>
          <w:color w:val="000000" w:themeColor="text1"/>
        </w:rPr>
        <w:t xml:space="preserve"> </w:t>
      </w:r>
      <w:proofErr w:type="spellStart"/>
      <w:r w:rsidRPr="00954DF7">
        <w:rPr>
          <w:color w:val="000000" w:themeColor="text1"/>
        </w:rPr>
        <w:t>untuk</w:t>
      </w:r>
      <w:proofErr w:type="spellEnd"/>
      <w:r w:rsidRPr="00954DF7">
        <w:rPr>
          <w:color w:val="000000" w:themeColor="text1"/>
        </w:rPr>
        <w:t xml:space="preserve"> dunia </w:t>
      </w:r>
      <w:proofErr w:type="spellStart"/>
      <w:r w:rsidRPr="00954DF7">
        <w:rPr>
          <w:color w:val="000000" w:themeColor="text1"/>
        </w:rPr>
        <w:t>pemprograman</w:t>
      </w:r>
      <w:proofErr w:type="spellEnd"/>
      <w:r w:rsidRPr="00954DF7">
        <w:rPr>
          <w:color w:val="000000" w:themeColor="text1"/>
        </w:rPr>
        <w:t xml:space="preserve"> (</w:t>
      </w:r>
      <w:proofErr w:type="spellStart"/>
      <w:r w:rsidRPr="00954DF7">
        <w:rPr>
          <w:color w:val="000000" w:themeColor="text1"/>
        </w:rPr>
        <w:t>bukan</w:t>
      </w:r>
      <w:proofErr w:type="spellEnd"/>
      <w:r w:rsidRPr="00954DF7">
        <w:rPr>
          <w:color w:val="000000" w:themeColor="text1"/>
        </w:rPr>
        <w:t xml:space="preserve"> </w:t>
      </w:r>
      <w:proofErr w:type="spellStart"/>
      <w:r w:rsidRPr="00954DF7">
        <w:rPr>
          <w:color w:val="000000" w:themeColor="text1"/>
        </w:rPr>
        <w:t>promosi</w:t>
      </w:r>
      <w:proofErr w:type="spellEnd"/>
      <w:r w:rsidRPr="00954DF7">
        <w:rPr>
          <w:color w:val="000000" w:themeColor="text1"/>
        </w:rPr>
        <w:t xml:space="preserve"> </w:t>
      </w:r>
      <w:proofErr w:type="spellStart"/>
      <w:r w:rsidRPr="00954DF7">
        <w:rPr>
          <w:color w:val="000000" w:themeColor="text1"/>
        </w:rPr>
        <w:t>ya</w:t>
      </w:r>
      <w:proofErr w:type="spellEnd"/>
      <w:r w:rsidRPr="00954DF7">
        <w:rPr>
          <w:color w:val="000000" w:themeColor="text1"/>
        </w:rPr>
        <w:t xml:space="preserve"> :D).</w:t>
      </w:r>
      <w:r w:rsidRPr="00954DF7">
        <w:rPr>
          <w:color w:val="000000" w:themeColor="text1"/>
        </w:rPr>
        <w:br/>
      </w:r>
      <w:proofErr w:type="spellStart"/>
      <w:r w:rsidRPr="00954DF7">
        <w:rPr>
          <w:rStyle w:val="Strong"/>
          <w:color w:val="000000" w:themeColor="text1"/>
        </w:rPr>
        <w:t>Catatan</w:t>
      </w:r>
      <w:proofErr w:type="spellEnd"/>
      <w:r w:rsidRPr="00954DF7">
        <w:rPr>
          <w:color w:val="000000" w:themeColor="text1"/>
        </w:rPr>
        <w:t xml:space="preserve"> : Kita juga </w:t>
      </w:r>
      <w:proofErr w:type="spellStart"/>
      <w:r w:rsidRPr="00954DF7">
        <w:rPr>
          <w:color w:val="000000" w:themeColor="text1"/>
        </w:rPr>
        <w:t>bisa</w:t>
      </w:r>
      <w:proofErr w:type="spellEnd"/>
      <w:r w:rsidRPr="00954DF7">
        <w:rPr>
          <w:color w:val="000000" w:themeColor="text1"/>
        </w:rPr>
        <w:t xml:space="preserve"> </w:t>
      </w:r>
      <w:proofErr w:type="spellStart"/>
      <w:r w:rsidRPr="00954DF7">
        <w:rPr>
          <w:color w:val="000000" w:themeColor="text1"/>
        </w:rPr>
        <w:t>menggunakan</w:t>
      </w:r>
      <w:proofErr w:type="spellEnd"/>
      <w:r w:rsidRPr="00954DF7">
        <w:rPr>
          <w:color w:val="000000" w:themeColor="text1"/>
        </w:rPr>
        <w:t xml:space="preserve"> </w:t>
      </w:r>
      <w:proofErr w:type="spellStart"/>
      <w:r w:rsidRPr="00954DF7">
        <w:rPr>
          <w:color w:val="000000" w:themeColor="text1"/>
        </w:rPr>
        <w:t>sistem</w:t>
      </w:r>
      <w:proofErr w:type="spellEnd"/>
      <w:r w:rsidRPr="00954DF7">
        <w:rPr>
          <w:color w:val="000000" w:themeColor="text1"/>
        </w:rPr>
        <w:t xml:space="preserve"> </w:t>
      </w:r>
      <w:proofErr w:type="spellStart"/>
      <w:r w:rsidRPr="00954DF7">
        <w:rPr>
          <w:color w:val="000000" w:themeColor="text1"/>
        </w:rPr>
        <w:t>operasi</w:t>
      </w:r>
      <w:proofErr w:type="spellEnd"/>
      <w:r w:rsidRPr="00954DF7">
        <w:rPr>
          <w:color w:val="000000" w:themeColor="text1"/>
        </w:rPr>
        <w:t xml:space="preserve"> lain </w:t>
      </w:r>
      <w:proofErr w:type="spellStart"/>
      <w:r w:rsidRPr="00954DF7">
        <w:rPr>
          <w:color w:val="000000" w:themeColor="text1"/>
        </w:rPr>
        <w:t>seperti</w:t>
      </w:r>
      <w:proofErr w:type="spellEnd"/>
      <w:r w:rsidRPr="00954DF7">
        <w:rPr>
          <w:color w:val="000000" w:themeColor="text1"/>
        </w:rPr>
        <w:t xml:space="preserve"> Windows dan MacOS </w:t>
      </w:r>
      <w:proofErr w:type="spellStart"/>
      <w:r w:rsidRPr="00954DF7">
        <w:rPr>
          <w:color w:val="000000" w:themeColor="text1"/>
        </w:rPr>
        <w:t>untuk</w:t>
      </w:r>
      <w:proofErr w:type="spellEnd"/>
      <w:r w:rsidRPr="00954DF7">
        <w:rPr>
          <w:color w:val="000000" w:themeColor="text1"/>
        </w:rPr>
        <w:t xml:space="preserve"> </w:t>
      </w:r>
      <w:proofErr w:type="spellStart"/>
      <w:r w:rsidRPr="00954DF7">
        <w:rPr>
          <w:color w:val="000000" w:themeColor="text1"/>
        </w:rPr>
        <w:t>bermain</w:t>
      </w:r>
      <w:proofErr w:type="spellEnd"/>
      <w:r w:rsidRPr="00954DF7">
        <w:rPr>
          <w:color w:val="000000" w:themeColor="text1"/>
        </w:rPr>
        <w:t xml:space="preserve"> </w:t>
      </w:r>
      <w:proofErr w:type="spellStart"/>
      <w:r w:rsidRPr="00954DF7">
        <w:rPr>
          <w:color w:val="000000" w:themeColor="text1"/>
        </w:rPr>
        <w:t>dengan</w:t>
      </w:r>
      <w:proofErr w:type="spellEnd"/>
      <w:r w:rsidRPr="00954DF7">
        <w:rPr>
          <w:color w:val="000000" w:themeColor="text1"/>
        </w:rPr>
        <w:t xml:space="preserve"> Electron.</w:t>
      </w:r>
    </w:p>
    <w:p w14:paraId="3633E1C2" w14:textId="77777777" w:rsidR="00954DF7" w:rsidRPr="00954DF7" w:rsidRDefault="00954DF7" w:rsidP="00954DF7">
      <w:pPr>
        <w:pStyle w:val="NormalWeb"/>
        <w:spacing w:before="0" w:beforeAutospacing="0" w:after="326" w:afterAutospacing="0" w:line="403" w:lineRule="atLeast"/>
        <w:jc w:val="both"/>
        <w:rPr>
          <w:color w:val="000000" w:themeColor="text1"/>
        </w:rPr>
      </w:pPr>
      <w:r w:rsidRPr="00954DF7">
        <w:rPr>
          <w:color w:val="000000" w:themeColor="text1"/>
        </w:rPr>
        <w:t xml:space="preserve">Buka Terminal </w:t>
      </w:r>
      <w:proofErr w:type="spellStart"/>
      <w:r w:rsidRPr="00954DF7">
        <w:rPr>
          <w:color w:val="000000" w:themeColor="text1"/>
        </w:rPr>
        <w:t>kita</w:t>
      </w:r>
      <w:proofErr w:type="spellEnd"/>
      <w:r w:rsidRPr="00954DF7">
        <w:rPr>
          <w:color w:val="000000" w:themeColor="text1"/>
        </w:rPr>
        <w:t xml:space="preserve"> (CTRL + ALT + T)</w:t>
      </w:r>
    </w:p>
    <w:p w14:paraId="7F689814" w14:textId="77777777" w:rsidR="00954DF7" w:rsidRPr="00954DF7" w:rsidRDefault="00954DF7" w:rsidP="00954DF7">
      <w:pPr>
        <w:pStyle w:val="NormalWeb"/>
        <w:spacing w:before="0" w:beforeAutospacing="0" w:after="0" w:afterAutospacing="0" w:line="403" w:lineRule="atLeast"/>
        <w:jc w:val="both"/>
        <w:rPr>
          <w:color w:val="000000" w:themeColor="text1"/>
        </w:rPr>
      </w:pPr>
      <w:proofErr w:type="spellStart"/>
      <w:r w:rsidRPr="00954DF7">
        <w:rPr>
          <w:color w:val="000000" w:themeColor="text1"/>
        </w:rPr>
        <w:t>Untuk</w:t>
      </w:r>
      <w:proofErr w:type="spellEnd"/>
      <w:r w:rsidRPr="00954DF7">
        <w:rPr>
          <w:color w:val="000000" w:themeColor="text1"/>
        </w:rPr>
        <w:t xml:space="preserve"> </w:t>
      </w:r>
      <w:proofErr w:type="spellStart"/>
      <w:r w:rsidRPr="00954DF7">
        <w:rPr>
          <w:color w:val="000000" w:themeColor="text1"/>
        </w:rPr>
        <w:t>menginstall</w:t>
      </w:r>
      <w:proofErr w:type="spellEnd"/>
      <w:r w:rsidRPr="00954DF7">
        <w:rPr>
          <w:color w:val="000000" w:themeColor="text1"/>
        </w:rPr>
        <w:t xml:space="preserve"> Node.js, </w:t>
      </w:r>
      <w:proofErr w:type="spellStart"/>
      <w:r w:rsidRPr="00954DF7">
        <w:rPr>
          <w:color w:val="000000" w:themeColor="text1"/>
        </w:rPr>
        <w:t>kita</w:t>
      </w:r>
      <w:proofErr w:type="spellEnd"/>
      <w:r w:rsidRPr="00954DF7">
        <w:rPr>
          <w:color w:val="000000" w:themeColor="text1"/>
        </w:rPr>
        <w:t xml:space="preserve"> </w:t>
      </w:r>
      <w:proofErr w:type="spellStart"/>
      <w:r w:rsidRPr="00954DF7">
        <w:rPr>
          <w:color w:val="000000" w:themeColor="text1"/>
        </w:rPr>
        <w:t>membutuhkan</w:t>
      </w:r>
      <w:proofErr w:type="spellEnd"/>
      <w:r w:rsidRPr="00954DF7">
        <w:rPr>
          <w:color w:val="000000" w:themeColor="text1"/>
        </w:rPr>
        <w:t xml:space="preserve"> </w:t>
      </w:r>
      <w:hyperlink r:id="rId189" w:tgtFrame="_blank" w:tooltip="curl" w:history="1">
        <w:r w:rsidRPr="00954DF7">
          <w:rPr>
            <w:rStyle w:val="Hyperlink"/>
            <w:rFonts w:eastAsiaTheme="majorEastAsia"/>
            <w:b/>
            <w:bCs/>
            <w:color w:val="000000" w:themeColor="text1"/>
          </w:rPr>
          <w:t>curl</w:t>
        </w:r>
      </w:hyperlink>
      <w:r w:rsidRPr="00954DF7">
        <w:rPr>
          <w:color w:val="000000" w:themeColor="text1"/>
        </w:rPr>
        <w:t xml:space="preserve"> :</w:t>
      </w:r>
    </w:p>
    <w:p w14:paraId="6A9F37D7" w14:textId="77777777" w:rsidR="00954DF7" w:rsidRPr="00954DF7" w:rsidRDefault="00954DF7" w:rsidP="00954DF7">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jc w:val="both"/>
        <w:rPr>
          <w:rFonts w:ascii="Times New Roman" w:hAnsi="Times New Roman" w:cs="Times New Roman"/>
          <w:color w:val="000000" w:themeColor="text1"/>
          <w:sz w:val="24"/>
          <w:szCs w:val="24"/>
        </w:rPr>
      </w:pPr>
      <w:proofErr w:type="spellStart"/>
      <w:r w:rsidRPr="00954DF7">
        <w:rPr>
          <w:rFonts w:ascii="Times New Roman" w:hAnsi="Times New Roman" w:cs="Times New Roman"/>
          <w:color w:val="000000" w:themeColor="text1"/>
          <w:sz w:val="24"/>
          <w:szCs w:val="24"/>
        </w:rPr>
        <w:t>sudo</w:t>
      </w:r>
      <w:proofErr w:type="spellEnd"/>
      <w:r w:rsidRPr="00954DF7">
        <w:rPr>
          <w:rFonts w:ascii="Times New Roman" w:hAnsi="Times New Roman" w:cs="Times New Roman"/>
          <w:color w:val="000000" w:themeColor="text1"/>
          <w:sz w:val="24"/>
          <w:szCs w:val="24"/>
        </w:rPr>
        <w:t xml:space="preserve"> apt-get install curl</w:t>
      </w:r>
    </w:p>
    <w:p w14:paraId="792E279E" w14:textId="77777777" w:rsidR="00954DF7" w:rsidRPr="00954DF7" w:rsidRDefault="00954DF7" w:rsidP="00954DF7">
      <w:pPr>
        <w:pStyle w:val="NormalWeb"/>
        <w:spacing w:before="0" w:beforeAutospacing="0" w:after="0" w:afterAutospacing="0" w:line="403" w:lineRule="atLeast"/>
        <w:jc w:val="both"/>
        <w:rPr>
          <w:color w:val="000000" w:themeColor="text1"/>
        </w:rPr>
      </w:pPr>
      <w:proofErr w:type="spellStart"/>
      <w:r w:rsidRPr="00954DF7">
        <w:rPr>
          <w:color w:val="000000" w:themeColor="text1"/>
        </w:rPr>
        <w:t>Ambil</w:t>
      </w:r>
      <w:proofErr w:type="spellEnd"/>
      <w:r w:rsidRPr="00954DF7">
        <w:rPr>
          <w:color w:val="000000" w:themeColor="text1"/>
        </w:rPr>
        <w:t xml:space="preserve"> </w:t>
      </w:r>
      <w:proofErr w:type="spellStart"/>
      <w:r w:rsidRPr="00954DF7">
        <w:rPr>
          <w:color w:val="000000" w:themeColor="text1"/>
        </w:rPr>
        <w:t>paket</w:t>
      </w:r>
      <w:proofErr w:type="spellEnd"/>
      <w:r w:rsidRPr="00954DF7">
        <w:rPr>
          <w:color w:val="000000" w:themeColor="text1"/>
        </w:rPr>
        <w:t xml:space="preserve"> </w:t>
      </w:r>
      <w:r w:rsidRPr="00954DF7">
        <w:rPr>
          <w:rStyle w:val="Emphasis"/>
          <w:color w:val="000000" w:themeColor="text1"/>
        </w:rPr>
        <w:t>setup</w:t>
      </w:r>
      <w:r w:rsidRPr="00954DF7">
        <w:rPr>
          <w:color w:val="000000" w:themeColor="text1"/>
        </w:rPr>
        <w:t xml:space="preserve"> Node.js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perintah</w:t>
      </w:r>
      <w:proofErr w:type="spellEnd"/>
      <w:r w:rsidRPr="00954DF7">
        <w:rPr>
          <w:color w:val="000000" w:themeColor="text1"/>
        </w:rPr>
        <w:t xml:space="preserve"> </w:t>
      </w:r>
      <w:proofErr w:type="spellStart"/>
      <w:r w:rsidRPr="00954DF7">
        <w:rPr>
          <w:color w:val="000000" w:themeColor="text1"/>
        </w:rPr>
        <w:t>berikut</w:t>
      </w:r>
      <w:proofErr w:type="spellEnd"/>
      <w:r w:rsidRPr="00954DF7">
        <w:rPr>
          <w:color w:val="000000" w:themeColor="text1"/>
        </w:rPr>
        <w:t xml:space="preserve"> </w:t>
      </w:r>
      <w:proofErr w:type="spellStart"/>
      <w:proofErr w:type="gramStart"/>
      <w:r w:rsidRPr="00954DF7">
        <w:rPr>
          <w:color w:val="000000" w:themeColor="text1"/>
        </w:rPr>
        <w:t>ini</w:t>
      </w:r>
      <w:proofErr w:type="spellEnd"/>
      <w:r w:rsidRPr="00954DF7">
        <w:rPr>
          <w:color w:val="000000" w:themeColor="text1"/>
        </w:rPr>
        <w:t xml:space="preserve"> :</w:t>
      </w:r>
      <w:proofErr w:type="gramEnd"/>
    </w:p>
    <w:p w14:paraId="7AB2C38B" w14:textId="77777777" w:rsidR="00954DF7" w:rsidRPr="00954DF7" w:rsidRDefault="00954DF7" w:rsidP="00954DF7">
      <w:pPr>
        <w:pStyle w:val="HTMLPreformatted"/>
        <w:pBdr>
          <w:top w:val="single" w:sz="6" w:space="11" w:color="ECECEC"/>
          <w:left w:val="single" w:sz="6" w:space="11" w:color="ECECEC"/>
          <w:bottom w:val="single" w:sz="6" w:space="11" w:color="ECECEC"/>
          <w:right w:val="single" w:sz="6" w:space="11" w:color="ECECEC"/>
        </w:pBdr>
        <w:shd w:val="clear" w:color="auto" w:fill="FAFAFA"/>
        <w:spacing w:line="300" w:lineRule="atLeast"/>
        <w:jc w:val="both"/>
        <w:rPr>
          <w:rFonts w:ascii="Times New Roman" w:hAnsi="Times New Roman" w:cs="Times New Roman"/>
          <w:color w:val="000000" w:themeColor="text1"/>
          <w:sz w:val="24"/>
          <w:szCs w:val="24"/>
        </w:rPr>
      </w:pPr>
      <w:r w:rsidRPr="00954DF7">
        <w:rPr>
          <w:rStyle w:val="HTMLCode"/>
          <w:rFonts w:ascii="Times New Roman" w:eastAsiaTheme="majorEastAsia" w:hAnsi="Times New Roman" w:cs="Times New Roman"/>
          <w:color w:val="000000" w:themeColor="text1"/>
          <w:sz w:val="24"/>
          <w:szCs w:val="24"/>
        </w:rPr>
        <w:t>curl -</w:t>
      </w:r>
      <w:proofErr w:type="spellStart"/>
      <w:r w:rsidRPr="00954DF7">
        <w:rPr>
          <w:rStyle w:val="HTMLCode"/>
          <w:rFonts w:ascii="Times New Roman" w:eastAsiaTheme="majorEastAsia" w:hAnsi="Times New Roman" w:cs="Times New Roman"/>
          <w:color w:val="000000" w:themeColor="text1"/>
          <w:sz w:val="24"/>
          <w:szCs w:val="24"/>
        </w:rPr>
        <w:t>sL</w:t>
      </w:r>
      <w:proofErr w:type="spellEnd"/>
      <w:r w:rsidRPr="00954DF7">
        <w:rPr>
          <w:rStyle w:val="HTMLCode"/>
          <w:rFonts w:ascii="Times New Roman" w:eastAsiaTheme="majorEastAsia" w:hAnsi="Times New Roman" w:cs="Times New Roman"/>
          <w:color w:val="000000" w:themeColor="text1"/>
          <w:sz w:val="24"/>
          <w:szCs w:val="24"/>
        </w:rPr>
        <w:t xml:space="preserve"> https://deb.nodesource.com/setup_6.x </w:t>
      </w:r>
      <w:r w:rsidRPr="00954DF7">
        <w:rPr>
          <w:rStyle w:val="token"/>
          <w:rFonts w:ascii="Times New Roman" w:eastAsiaTheme="majorEastAsia" w:hAnsi="Times New Roman" w:cs="Times New Roman"/>
          <w:color w:val="000000" w:themeColor="text1"/>
          <w:sz w:val="24"/>
          <w:szCs w:val="24"/>
        </w:rPr>
        <w:t>|</w:t>
      </w:r>
      <w:r w:rsidRPr="00954DF7">
        <w:rPr>
          <w:rStyle w:val="HTMLCode"/>
          <w:rFonts w:ascii="Times New Roman" w:eastAsiaTheme="majorEastAsia" w:hAnsi="Times New Roman" w:cs="Times New Roman"/>
          <w:color w:val="000000" w:themeColor="text1"/>
          <w:sz w:val="24"/>
          <w:szCs w:val="24"/>
        </w:rPr>
        <w:t xml:space="preserve"> </w:t>
      </w:r>
      <w:proofErr w:type="spellStart"/>
      <w:r w:rsidRPr="00954DF7">
        <w:rPr>
          <w:rStyle w:val="token"/>
          <w:rFonts w:ascii="Times New Roman" w:eastAsiaTheme="majorEastAsia" w:hAnsi="Times New Roman" w:cs="Times New Roman"/>
          <w:color w:val="000000" w:themeColor="text1"/>
          <w:sz w:val="24"/>
          <w:szCs w:val="24"/>
        </w:rPr>
        <w:t>sudo</w:t>
      </w:r>
      <w:proofErr w:type="spellEnd"/>
      <w:r w:rsidRPr="00954DF7">
        <w:rPr>
          <w:rStyle w:val="HTMLCode"/>
          <w:rFonts w:ascii="Times New Roman" w:eastAsiaTheme="majorEastAsia" w:hAnsi="Times New Roman" w:cs="Times New Roman"/>
          <w:color w:val="000000" w:themeColor="text1"/>
          <w:sz w:val="24"/>
          <w:szCs w:val="24"/>
        </w:rPr>
        <w:t xml:space="preserve"> -E </w:t>
      </w:r>
      <w:r w:rsidRPr="00954DF7">
        <w:rPr>
          <w:rStyle w:val="token"/>
          <w:rFonts w:ascii="Times New Roman" w:eastAsiaTheme="majorEastAsia" w:hAnsi="Times New Roman" w:cs="Times New Roman"/>
          <w:color w:val="000000" w:themeColor="text1"/>
          <w:sz w:val="24"/>
          <w:szCs w:val="24"/>
        </w:rPr>
        <w:t>bash</w:t>
      </w:r>
      <w:r w:rsidRPr="00954DF7">
        <w:rPr>
          <w:rStyle w:val="HTMLCode"/>
          <w:rFonts w:ascii="Times New Roman" w:eastAsiaTheme="majorEastAsia" w:hAnsi="Times New Roman" w:cs="Times New Roman"/>
          <w:color w:val="000000" w:themeColor="text1"/>
          <w:sz w:val="24"/>
          <w:szCs w:val="24"/>
        </w:rPr>
        <w:t xml:space="preserve"> -</w:t>
      </w:r>
    </w:p>
    <w:p w14:paraId="3704A21C" w14:textId="77777777" w:rsidR="00954DF7" w:rsidRPr="00954DF7" w:rsidRDefault="00954DF7" w:rsidP="00954DF7">
      <w:pPr>
        <w:pStyle w:val="NormalWeb"/>
        <w:spacing w:before="0" w:beforeAutospacing="0" w:after="0" w:afterAutospacing="0" w:line="403" w:lineRule="atLeast"/>
        <w:jc w:val="both"/>
        <w:rPr>
          <w:color w:val="000000" w:themeColor="text1"/>
        </w:rPr>
      </w:pPr>
      <w:proofErr w:type="spellStart"/>
      <w:proofErr w:type="gramStart"/>
      <w:r w:rsidRPr="00954DF7">
        <w:rPr>
          <w:rStyle w:val="Strong"/>
          <w:color w:val="000000" w:themeColor="text1"/>
        </w:rPr>
        <w:t>Catatan</w:t>
      </w:r>
      <w:proofErr w:type="spellEnd"/>
      <w:r w:rsidRPr="00954DF7">
        <w:rPr>
          <w:color w:val="000000" w:themeColor="text1"/>
        </w:rPr>
        <w:t xml:space="preserve"> :</w:t>
      </w:r>
      <w:proofErr w:type="gramEnd"/>
      <w:r w:rsidRPr="00954DF7">
        <w:rPr>
          <w:color w:val="000000" w:themeColor="text1"/>
        </w:rPr>
        <w:t xml:space="preserve"> Kita </w:t>
      </w:r>
      <w:proofErr w:type="spellStart"/>
      <w:r w:rsidRPr="00954DF7">
        <w:rPr>
          <w:color w:val="000000" w:themeColor="text1"/>
        </w:rPr>
        <w:t>akan</w:t>
      </w:r>
      <w:proofErr w:type="spellEnd"/>
      <w:r w:rsidRPr="00954DF7">
        <w:rPr>
          <w:color w:val="000000" w:themeColor="text1"/>
        </w:rPr>
        <w:t xml:space="preserve"> </w:t>
      </w:r>
      <w:proofErr w:type="spellStart"/>
      <w:r w:rsidRPr="00954DF7">
        <w:rPr>
          <w:color w:val="000000" w:themeColor="text1"/>
        </w:rPr>
        <w:t>menginstall</w:t>
      </w:r>
      <w:proofErr w:type="spellEnd"/>
      <w:r w:rsidRPr="00954DF7">
        <w:rPr>
          <w:color w:val="000000" w:themeColor="text1"/>
        </w:rPr>
        <w:t xml:space="preserve"> Node.js </w:t>
      </w:r>
      <w:proofErr w:type="spellStart"/>
      <w:r w:rsidRPr="00954DF7">
        <w:rPr>
          <w:color w:val="000000" w:themeColor="text1"/>
        </w:rPr>
        <w:t>versi</w:t>
      </w:r>
      <w:proofErr w:type="spellEnd"/>
      <w:r w:rsidRPr="00954DF7">
        <w:rPr>
          <w:color w:val="000000" w:themeColor="text1"/>
        </w:rPr>
        <w:t xml:space="preserve"> 6 </w:t>
      </w:r>
      <w:proofErr w:type="spellStart"/>
      <w:r w:rsidRPr="00954DF7">
        <w:rPr>
          <w:color w:val="000000" w:themeColor="text1"/>
        </w:rPr>
        <w:t>sekian-sekian</w:t>
      </w:r>
      <w:proofErr w:type="spellEnd"/>
      <w:r w:rsidRPr="00954DF7">
        <w:rPr>
          <w:color w:val="000000" w:themeColor="text1"/>
        </w:rPr>
        <w:t>.</w:t>
      </w:r>
      <w:r w:rsidRPr="00954DF7">
        <w:rPr>
          <w:color w:val="000000" w:themeColor="text1"/>
        </w:rPr>
        <w:br/>
        <w:t xml:space="preserve">Setelah </w:t>
      </w:r>
      <w:proofErr w:type="spellStart"/>
      <w:r w:rsidRPr="00954DF7">
        <w:rPr>
          <w:color w:val="000000" w:themeColor="text1"/>
        </w:rPr>
        <w:t>paket</w:t>
      </w:r>
      <w:proofErr w:type="spellEnd"/>
      <w:r w:rsidRPr="00954DF7">
        <w:rPr>
          <w:color w:val="000000" w:themeColor="text1"/>
        </w:rPr>
        <w:t xml:space="preserve"> </w:t>
      </w:r>
      <w:proofErr w:type="spellStart"/>
      <w:r w:rsidRPr="00954DF7">
        <w:rPr>
          <w:color w:val="000000" w:themeColor="text1"/>
        </w:rPr>
        <w:t>terunduh</w:t>
      </w:r>
      <w:proofErr w:type="spellEnd"/>
      <w:r w:rsidRPr="00954DF7">
        <w:rPr>
          <w:color w:val="000000" w:themeColor="text1"/>
        </w:rPr>
        <w:t xml:space="preserve">, </w:t>
      </w:r>
      <w:proofErr w:type="spellStart"/>
      <w:r w:rsidRPr="00954DF7">
        <w:rPr>
          <w:color w:val="000000" w:themeColor="text1"/>
        </w:rPr>
        <w:t>pasang</w:t>
      </w:r>
      <w:proofErr w:type="spellEnd"/>
      <w:r w:rsidRPr="00954DF7">
        <w:rPr>
          <w:color w:val="000000" w:themeColor="text1"/>
        </w:rPr>
        <w:t xml:space="preserve">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perintah</w:t>
      </w:r>
      <w:proofErr w:type="spellEnd"/>
      <w:r w:rsidRPr="00954DF7">
        <w:rPr>
          <w:color w:val="000000" w:themeColor="text1"/>
        </w:rPr>
        <w:t xml:space="preserve"> </w:t>
      </w:r>
      <w:proofErr w:type="spellStart"/>
      <w:r w:rsidRPr="00954DF7">
        <w:rPr>
          <w:color w:val="000000" w:themeColor="text1"/>
        </w:rPr>
        <w:t>berikut</w:t>
      </w:r>
      <w:proofErr w:type="spellEnd"/>
      <w:r w:rsidRPr="00954DF7">
        <w:rPr>
          <w:color w:val="000000" w:themeColor="text1"/>
        </w:rPr>
        <w:t xml:space="preserve"> :</w:t>
      </w:r>
    </w:p>
    <w:p w14:paraId="47CBD454" w14:textId="77777777" w:rsidR="00954DF7" w:rsidRPr="00954DF7" w:rsidRDefault="00954DF7" w:rsidP="00954DF7">
      <w:pPr>
        <w:pStyle w:val="HTMLPreformatted"/>
        <w:pBdr>
          <w:top w:val="single" w:sz="6" w:space="11" w:color="ECECEC"/>
          <w:left w:val="single" w:sz="6" w:space="11" w:color="ECECEC"/>
          <w:bottom w:val="single" w:sz="6" w:space="11" w:color="ECECEC"/>
          <w:right w:val="single" w:sz="6" w:space="11" w:color="ECECEC"/>
        </w:pBdr>
        <w:shd w:val="clear" w:color="auto" w:fill="FAFAFA"/>
        <w:spacing w:line="300" w:lineRule="atLeast"/>
        <w:jc w:val="both"/>
        <w:rPr>
          <w:rStyle w:val="HTMLCode"/>
          <w:rFonts w:ascii="Times New Roman" w:eastAsiaTheme="majorEastAsia" w:hAnsi="Times New Roman" w:cs="Times New Roman"/>
          <w:color w:val="000000" w:themeColor="text1"/>
          <w:sz w:val="24"/>
          <w:szCs w:val="24"/>
        </w:rPr>
      </w:pPr>
      <w:proofErr w:type="spellStart"/>
      <w:r w:rsidRPr="00954DF7">
        <w:rPr>
          <w:rStyle w:val="token"/>
          <w:rFonts w:ascii="Times New Roman" w:eastAsiaTheme="majorEastAsia" w:hAnsi="Times New Roman" w:cs="Times New Roman"/>
          <w:color w:val="000000" w:themeColor="text1"/>
          <w:sz w:val="24"/>
          <w:szCs w:val="24"/>
        </w:rPr>
        <w:t>sudo</w:t>
      </w:r>
      <w:proofErr w:type="spellEnd"/>
      <w:r w:rsidRPr="00954DF7">
        <w:rPr>
          <w:rStyle w:val="HTMLCode"/>
          <w:rFonts w:ascii="Times New Roman" w:eastAsiaTheme="majorEastAsia" w:hAnsi="Times New Roman" w:cs="Times New Roman"/>
          <w:color w:val="000000" w:themeColor="text1"/>
          <w:sz w:val="24"/>
          <w:szCs w:val="24"/>
        </w:rPr>
        <w:t xml:space="preserve"> </w:t>
      </w:r>
      <w:r w:rsidRPr="00954DF7">
        <w:rPr>
          <w:rStyle w:val="token"/>
          <w:rFonts w:ascii="Times New Roman" w:eastAsiaTheme="majorEastAsia" w:hAnsi="Times New Roman" w:cs="Times New Roman"/>
          <w:color w:val="000000" w:themeColor="text1"/>
          <w:sz w:val="24"/>
          <w:szCs w:val="24"/>
        </w:rPr>
        <w:t>apt-get</w:t>
      </w:r>
      <w:r w:rsidRPr="00954DF7">
        <w:rPr>
          <w:rStyle w:val="HTMLCode"/>
          <w:rFonts w:ascii="Times New Roman" w:eastAsiaTheme="majorEastAsia" w:hAnsi="Times New Roman" w:cs="Times New Roman"/>
          <w:color w:val="000000" w:themeColor="text1"/>
          <w:sz w:val="24"/>
          <w:szCs w:val="24"/>
        </w:rPr>
        <w:t xml:space="preserve"> </w:t>
      </w:r>
      <w:r w:rsidRPr="00954DF7">
        <w:rPr>
          <w:rStyle w:val="token"/>
          <w:rFonts w:ascii="Times New Roman" w:eastAsiaTheme="majorEastAsia" w:hAnsi="Times New Roman" w:cs="Times New Roman"/>
          <w:color w:val="000000" w:themeColor="text1"/>
          <w:sz w:val="24"/>
          <w:szCs w:val="24"/>
        </w:rPr>
        <w:t>install</w:t>
      </w:r>
      <w:r w:rsidRPr="00954DF7">
        <w:rPr>
          <w:rStyle w:val="HTMLCode"/>
          <w:rFonts w:ascii="Times New Roman" w:eastAsiaTheme="majorEastAsia" w:hAnsi="Times New Roman" w:cs="Times New Roman"/>
          <w:color w:val="000000" w:themeColor="text1"/>
          <w:sz w:val="24"/>
          <w:szCs w:val="24"/>
        </w:rPr>
        <w:t xml:space="preserve"> -y </w:t>
      </w:r>
      <w:proofErr w:type="spellStart"/>
      <w:r w:rsidRPr="00954DF7">
        <w:rPr>
          <w:rStyle w:val="HTMLCode"/>
          <w:rFonts w:ascii="Times New Roman" w:eastAsiaTheme="majorEastAsia" w:hAnsi="Times New Roman" w:cs="Times New Roman"/>
          <w:color w:val="000000" w:themeColor="text1"/>
          <w:sz w:val="24"/>
          <w:szCs w:val="24"/>
        </w:rPr>
        <w:t>nodejs</w:t>
      </w:r>
      <w:proofErr w:type="spellEnd"/>
    </w:p>
    <w:p w14:paraId="719D7148" w14:textId="77777777" w:rsidR="00954DF7" w:rsidRPr="00954DF7" w:rsidRDefault="00954DF7" w:rsidP="00954DF7">
      <w:pPr>
        <w:pStyle w:val="NormalWeb"/>
        <w:spacing w:before="0" w:beforeAutospacing="0" w:after="326" w:afterAutospacing="0" w:line="403" w:lineRule="atLeast"/>
        <w:jc w:val="both"/>
        <w:rPr>
          <w:color w:val="000000" w:themeColor="text1"/>
        </w:rPr>
      </w:pPr>
      <w:proofErr w:type="spellStart"/>
      <w:r w:rsidRPr="00954DF7">
        <w:rPr>
          <w:color w:val="000000" w:themeColor="text1"/>
        </w:rPr>
        <w:t>Sekarang</w:t>
      </w:r>
      <w:proofErr w:type="spellEnd"/>
      <w:r w:rsidRPr="00954DF7">
        <w:rPr>
          <w:color w:val="000000" w:themeColor="text1"/>
        </w:rPr>
        <w:t xml:space="preserve"> Node.js </w:t>
      </w:r>
      <w:proofErr w:type="spellStart"/>
      <w:r w:rsidRPr="00954DF7">
        <w:rPr>
          <w:color w:val="000000" w:themeColor="text1"/>
        </w:rPr>
        <w:t>sekaligus</w:t>
      </w:r>
      <w:proofErr w:type="spellEnd"/>
      <w:r w:rsidRPr="00954DF7">
        <w:rPr>
          <w:color w:val="000000" w:themeColor="text1"/>
        </w:rPr>
        <w:t xml:space="preserve"> </w:t>
      </w:r>
      <w:proofErr w:type="spellStart"/>
      <w:r w:rsidRPr="00954DF7">
        <w:rPr>
          <w:color w:val="000000" w:themeColor="text1"/>
        </w:rPr>
        <w:t>npm</w:t>
      </w:r>
      <w:proofErr w:type="spellEnd"/>
      <w:r w:rsidRPr="00954DF7">
        <w:rPr>
          <w:color w:val="000000" w:themeColor="text1"/>
        </w:rPr>
        <w:t xml:space="preserve"> </w:t>
      </w:r>
      <w:proofErr w:type="spellStart"/>
      <w:r w:rsidRPr="00954DF7">
        <w:rPr>
          <w:color w:val="000000" w:themeColor="text1"/>
        </w:rPr>
        <w:t>telah</w:t>
      </w:r>
      <w:proofErr w:type="spellEnd"/>
      <w:r w:rsidRPr="00954DF7">
        <w:rPr>
          <w:color w:val="000000" w:themeColor="text1"/>
        </w:rPr>
        <w:t xml:space="preserve"> </w:t>
      </w:r>
      <w:proofErr w:type="spellStart"/>
      <w:r w:rsidRPr="00954DF7">
        <w:rPr>
          <w:color w:val="000000" w:themeColor="text1"/>
        </w:rPr>
        <w:t>terpasang</w:t>
      </w:r>
      <w:proofErr w:type="spellEnd"/>
      <w:r w:rsidRPr="00954DF7">
        <w:rPr>
          <w:color w:val="000000" w:themeColor="text1"/>
        </w:rPr>
        <w:t xml:space="preserve"> pada </w:t>
      </w:r>
      <w:proofErr w:type="spellStart"/>
      <w:r w:rsidRPr="00954DF7">
        <w:rPr>
          <w:color w:val="000000" w:themeColor="text1"/>
        </w:rPr>
        <w:t>mesin</w:t>
      </w:r>
      <w:proofErr w:type="spellEnd"/>
      <w:r w:rsidRPr="00954DF7">
        <w:rPr>
          <w:color w:val="000000" w:themeColor="text1"/>
        </w:rPr>
        <w:t xml:space="preserve"> </w:t>
      </w:r>
      <w:proofErr w:type="spellStart"/>
      <w:r w:rsidRPr="00954DF7">
        <w:rPr>
          <w:color w:val="000000" w:themeColor="text1"/>
        </w:rPr>
        <w:t>kita</w:t>
      </w:r>
      <w:proofErr w:type="spellEnd"/>
      <w:r w:rsidRPr="00954DF7">
        <w:rPr>
          <w:color w:val="000000" w:themeColor="text1"/>
        </w:rPr>
        <w:t>.</w:t>
      </w:r>
    </w:p>
    <w:p w14:paraId="497A700B" w14:textId="77777777" w:rsidR="00954DF7" w:rsidRPr="00954DF7" w:rsidRDefault="00954DF7" w:rsidP="00954DF7">
      <w:pPr>
        <w:spacing w:after="326" w:line="403" w:lineRule="atLeast"/>
        <w:jc w:val="both"/>
        <w:rPr>
          <w:rFonts w:ascii="Times New Roman" w:eastAsia="Times New Roman" w:hAnsi="Times New Roman" w:cs="Times New Roman"/>
          <w:color w:val="000000" w:themeColor="text1"/>
          <w:sz w:val="24"/>
          <w:szCs w:val="24"/>
          <w:lang w:val="en-US"/>
        </w:rPr>
      </w:pPr>
      <w:proofErr w:type="spellStart"/>
      <w:r w:rsidRPr="00954DF7">
        <w:rPr>
          <w:rFonts w:ascii="Times New Roman" w:eastAsia="Times New Roman" w:hAnsi="Times New Roman" w:cs="Times New Roman"/>
          <w:color w:val="000000" w:themeColor="text1"/>
          <w:sz w:val="24"/>
          <w:szCs w:val="24"/>
          <w:lang w:val="en-US"/>
        </w:rPr>
        <w:lastRenderedPageBreak/>
        <w:t>Untuk</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memastikan</w:t>
      </w:r>
      <w:proofErr w:type="spellEnd"/>
      <w:r w:rsidRPr="00954DF7">
        <w:rPr>
          <w:rFonts w:ascii="Times New Roman" w:eastAsia="Times New Roman" w:hAnsi="Times New Roman" w:cs="Times New Roman"/>
          <w:color w:val="000000" w:themeColor="text1"/>
          <w:sz w:val="24"/>
          <w:szCs w:val="24"/>
          <w:lang w:val="en-US"/>
        </w:rPr>
        <w:t xml:space="preserve"> Node.js dan </w:t>
      </w:r>
      <w:proofErr w:type="spellStart"/>
      <w:r w:rsidRPr="00954DF7">
        <w:rPr>
          <w:rFonts w:ascii="Times New Roman" w:eastAsia="Times New Roman" w:hAnsi="Times New Roman" w:cs="Times New Roman"/>
          <w:color w:val="000000" w:themeColor="text1"/>
          <w:sz w:val="24"/>
          <w:szCs w:val="24"/>
          <w:lang w:val="en-US"/>
        </w:rPr>
        <w:t>npm</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terpasang</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dengan</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benar</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kita</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dapat</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melakukan</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perintah</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proofErr w:type="gramStart"/>
      <w:r w:rsidRPr="00954DF7">
        <w:rPr>
          <w:rFonts w:ascii="Times New Roman" w:eastAsia="Times New Roman" w:hAnsi="Times New Roman" w:cs="Times New Roman"/>
          <w:color w:val="000000" w:themeColor="text1"/>
          <w:sz w:val="24"/>
          <w:szCs w:val="24"/>
          <w:lang w:val="en-US"/>
        </w:rPr>
        <w:t>berikut</w:t>
      </w:r>
      <w:proofErr w:type="spellEnd"/>
      <w:r w:rsidRPr="00954DF7">
        <w:rPr>
          <w:rFonts w:ascii="Times New Roman" w:eastAsia="Times New Roman" w:hAnsi="Times New Roman" w:cs="Times New Roman"/>
          <w:color w:val="000000" w:themeColor="text1"/>
          <w:sz w:val="24"/>
          <w:szCs w:val="24"/>
          <w:lang w:val="en-US"/>
        </w:rPr>
        <w:t xml:space="preserve"> :</w:t>
      </w:r>
      <w:proofErr w:type="gramEnd"/>
    </w:p>
    <w:p w14:paraId="79293D78" w14:textId="77777777" w:rsidR="00954DF7" w:rsidRPr="00954DF7" w:rsidRDefault="00954DF7" w:rsidP="00954DF7">
      <w:pPr>
        <w:pBdr>
          <w:top w:val="single" w:sz="6" w:space="11" w:color="ECECEC"/>
          <w:left w:val="single" w:sz="6" w:space="11" w:color="ECECEC"/>
          <w:bottom w:val="single" w:sz="6" w:space="11" w:color="ECECEC"/>
          <w:right w:val="single" w:sz="6" w:space="11" w:color="ECECE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4" w:line="300" w:lineRule="atLeast"/>
        <w:jc w:val="both"/>
        <w:rPr>
          <w:rFonts w:ascii="Times New Roman" w:eastAsia="Times New Roman" w:hAnsi="Times New Roman" w:cs="Times New Roman"/>
          <w:color w:val="000000" w:themeColor="text1"/>
          <w:sz w:val="24"/>
          <w:szCs w:val="24"/>
          <w:lang w:val="en-US"/>
        </w:rPr>
      </w:pPr>
      <w:r w:rsidRPr="00954DF7">
        <w:rPr>
          <w:rFonts w:ascii="Times New Roman" w:eastAsia="Times New Roman" w:hAnsi="Times New Roman" w:cs="Times New Roman"/>
          <w:color w:val="000000" w:themeColor="text1"/>
          <w:sz w:val="24"/>
          <w:szCs w:val="24"/>
          <w:lang w:val="en-US"/>
        </w:rPr>
        <w:t>node -v</w:t>
      </w:r>
    </w:p>
    <w:p w14:paraId="3E281EE1" w14:textId="77777777" w:rsidR="00954DF7" w:rsidRPr="00954DF7" w:rsidRDefault="00954DF7" w:rsidP="00954DF7">
      <w:pPr>
        <w:pBdr>
          <w:top w:val="single" w:sz="6" w:space="11" w:color="ECECEC"/>
          <w:left w:val="single" w:sz="6" w:space="11" w:color="ECECEC"/>
          <w:bottom w:val="single" w:sz="6" w:space="11" w:color="ECECEC"/>
          <w:right w:val="single" w:sz="6" w:space="11" w:color="ECECE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4" w:line="300" w:lineRule="atLeast"/>
        <w:jc w:val="both"/>
        <w:rPr>
          <w:rFonts w:ascii="Times New Roman" w:eastAsia="Times New Roman" w:hAnsi="Times New Roman" w:cs="Times New Roman"/>
          <w:color w:val="000000" w:themeColor="text1"/>
          <w:sz w:val="24"/>
          <w:szCs w:val="24"/>
          <w:lang w:val="en-US"/>
        </w:rPr>
      </w:pPr>
      <w:proofErr w:type="spellStart"/>
      <w:r w:rsidRPr="00954DF7">
        <w:rPr>
          <w:rFonts w:ascii="Times New Roman" w:eastAsia="Times New Roman" w:hAnsi="Times New Roman" w:cs="Times New Roman"/>
          <w:color w:val="000000" w:themeColor="text1"/>
          <w:sz w:val="24"/>
          <w:szCs w:val="24"/>
          <w:lang w:val="en-US"/>
        </w:rPr>
        <w:t>npm</w:t>
      </w:r>
      <w:proofErr w:type="spellEnd"/>
      <w:r w:rsidRPr="00954DF7">
        <w:rPr>
          <w:rFonts w:ascii="Times New Roman" w:eastAsia="Times New Roman" w:hAnsi="Times New Roman" w:cs="Times New Roman"/>
          <w:color w:val="000000" w:themeColor="text1"/>
          <w:sz w:val="24"/>
          <w:szCs w:val="24"/>
          <w:lang w:val="en-US"/>
        </w:rPr>
        <w:t xml:space="preserve"> -v</w:t>
      </w:r>
    </w:p>
    <w:p w14:paraId="24356200" w14:textId="0A4F8F07" w:rsidR="00954DF7" w:rsidRPr="00954DF7" w:rsidRDefault="00954DF7" w:rsidP="00954DF7">
      <w:pPr>
        <w:spacing w:after="0" w:line="240" w:lineRule="auto"/>
        <w:jc w:val="both"/>
        <w:rPr>
          <w:rFonts w:ascii="Times New Roman" w:eastAsia="Times New Roman" w:hAnsi="Times New Roman" w:cs="Times New Roman"/>
          <w:color w:val="000000" w:themeColor="text1"/>
          <w:sz w:val="24"/>
          <w:szCs w:val="24"/>
          <w:lang w:val="en-US"/>
        </w:rPr>
      </w:pPr>
      <w:r w:rsidRPr="00954DF7">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61EC836A" wp14:editId="668152BA">
                <wp:extent cx="304800" cy="304800"/>
                <wp:effectExtent l="0" t="0" r="0" b="0"/>
                <wp:docPr id="64" name="Rectangle 64" descr="screenshot - 191116 - 23:57: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381DA" id="Rectangle 64" o:spid="_x0000_s1026" alt="screenshot - 191116 - 23:57:5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&#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p+UkmzQIAAOA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2EFD5FAF" w14:textId="77777777" w:rsidR="00954DF7" w:rsidRPr="00954DF7" w:rsidRDefault="00954DF7" w:rsidP="00954DF7">
      <w:pPr>
        <w:spacing w:after="326" w:line="403" w:lineRule="atLeast"/>
        <w:jc w:val="both"/>
        <w:rPr>
          <w:rFonts w:ascii="Times New Roman" w:eastAsia="Times New Roman" w:hAnsi="Times New Roman" w:cs="Times New Roman"/>
          <w:color w:val="000000" w:themeColor="text1"/>
          <w:sz w:val="24"/>
          <w:szCs w:val="24"/>
          <w:lang w:val="en-US"/>
        </w:rPr>
      </w:pPr>
      <w:r w:rsidRPr="00954DF7">
        <w:rPr>
          <w:rFonts w:ascii="Times New Roman" w:eastAsia="Times New Roman" w:hAnsi="Times New Roman" w:cs="Times New Roman"/>
          <w:color w:val="000000" w:themeColor="text1"/>
          <w:sz w:val="24"/>
          <w:szCs w:val="24"/>
          <w:lang w:val="en-US"/>
        </w:rPr>
        <w:t xml:space="preserve">Setelah </w:t>
      </w:r>
      <w:proofErr w:type="spellStart"/>
      <w:r w:rsidRPr="00954DF7">
        <w:rPr>
          <w:rFonts w:ascii="Times New Roman" w:eastAsia="Times New Roman" w:hAnsi="Times New Roman" w:cs="Times New Roman"/>
          <w:color w:val="000000" w:themeColor="text1"/>
          <w:sz w:val="24"/>
          <w:szCs w:val="24"/>
          <w:lang w:val="en-US"/>
        </w:rPr>
        <w:t>selesai</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menginstall</w:t>
      </w:r>
      <w:proofErr w:type="spellEnd"/>
      <w:r w:rsidRPr="00954DF7">
        <w:rPr>
          <w:rFonts w:ascii="Times New Roman" w:eastAsia="Times New Roman" w:hAnsi="Times New Roman" w:cs="Times New Roman"/>
          <w:color w:val="000000" w:themeColor="text1"/>
          <w:sz w:val="24"/>
          <w:szCs w:val="24"/>
          <w:lang w:val="en-US"/>
        </w:rPr>
        <w:t xml:space="preserve"> Node.js</w:t>
      </w:r>
    </w:p>
    <w:p w14:paraId="494C9391" w14:textId="77777777" w:rsidR="00954DF7" w:rsidRPr="00954DF7" w:rsidRDefault="00954DF7" w:rsidP="00954DF7">
      <w:pPr>
        <w:spacing w:after="326" w:line="403" w:lineRule="atLeast"/>
        <w:jc w:val="both"/>
        <w:rPr>
          <w:rFonts w:ascii="Times New Roman" w:eastAsia="Times New Roman" w:hAnsi="Times New Roman" w:cs="Times New Roman"/>
          <w:color w:val="000000" w:themeColor="text1"/>
          <w:sz w:val="24"/>
          <w:szCs w:val="24"/>
          <w:lang w:val="en-US"/>
        </w:rPr>
      </w:pPr>
      <w:proofErr w:type="spellStart"/>
      <w:r w:rsidRPr="00954DF7">
        <w:rPr>
          <w:rFonts w:ascii="Times New Roman" w:eastAsia="Times New Roman" w:hAnsi="Times New Roman" w:cs="Times New Roman"/>
          <w:color w:val="000000" w:themeColor="text1"/>
          <w:sz w:val="24"/>
          <w:szCs w:val="24"/>
          <w:lang w:val="en-US"/>
        </w:rPr>
        <w:t>Buat</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suatu</w:t>
      </w:r>
      <w:proofErr w:type="spellEnd"/>
      <w:r w:rsidRPr="00954DF7">
        <w:rPr>
          <w:rFonts w:ascii="Times New Roman" w:eastAsia="Times New Roman" w:hAnsi="Times New Roman" w:cs="Times New Roman"/>
          <w:color w:val="000000" w:themeColor="text1"/>
          <w:sz w:val="24"/>
          <w:szCs w:val="24"/>
          <w:lang w:val="en-US"/>
        </w:rPr>
        <w:t xml:space="preserve"> directory / folder </w:t>
      </w:r>
      <w:proofErr w:type="spellStart"/>
      <w:r w:rsidRPr="00954DF7">
        <w:rPr>
          <w:rFonts w:ascii="Times New Roman" w:eastAsia="Times New Roman" w:hAnsi="Times New Roman" w:cs="Times New Roman"/>
          <w:color w:val="000000" w:themeColor="text1"/>
          <w:sz w:val="24"/>
          <w:szCs w:val="24"/>
          <w:lang w:val="en-US"/>
        </w:rPr>
        <w:t>untuk</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proyek</w:t>
      </w:r>
      <w:proofErr w:type="spellEnd"/>
      <w:r w:rsidRPr="00954DF7">
        <w:rPr>
          <w:rFonts w:ascii="Times New Roman" w:eastAsia="Times New Roman" w:hAnsi="Times New Roman" w:cs="Times New Roman"/>
          <w:color w:val="000000" w:themeColor="text1"/>
          <w:sz w:val="24"/>
          <w:szCs w:val="24"/>
          <w:lang w:val="en-US"/>
        </w:rPr>
        <w:t xml:space="preserve"> </w:t>
      </w:r>
      <w:proofErr w:type="spellStart"/>
      <w:r w:rsidRPr="00954DF7">
        <w:rPr>
          <w:rFonts w:ascii="Times New Roman" w:eastAsia="Times New Roman" w:hAnsi="Times New Roman" w:cs="Times New Roman"/>
          <w:color w:val="000000" w:themeColor="text1"/>
          <w:sz w:val="24"/>
          <w:szCs w:val="24"/>
          <w:lang w:val="en-US"/>
        </w:rPr>
        <w:t>kita</w:t>
      </w:r>
      <w:proofErr w:type="spellEnd"/>
    </w:p>
    <w:p w14:paraId="14C6269D" w14:textId="77777777" w:rsidR="00954DF7" w:rsidRPr="00954DF7" w:rsidRDefault="00954DF7" w:rsidP="00954DF7">
      <w:pPr>
        <w:pStyle w:val="NormalWeb"/>
        <w:spacing w:before="0" w:beforeAutospacing="0" w:after="0" w:afterAutospacing="0" w:line="403" w:lineRule="atLeast"/>
        <w:jc w:val="both"/>
        <w:rPr>
          <w:color w:val="000000" w:themeColor="text1"/>
        </w:rPr>
      </w:pPr>
    </w:p>
    <w:p w14:paraId="3BC8A68F" w14:textId="77777777" w:rsidR="00954DF7" w:rsidRDefault="00954DF7" w:rsidP="00954DF7">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Consolas" w:hAnsi="Consolas"/>
          <w:color w:val="212529"/>
          <w:sz w:val="21"/>
          <w:szCs w:val="21"/>
        </w:rPr>
      </w:pPr>
      <w:proofErr w:type="spellStart"/>
      <w:r>
        <w:rPr>
          <w:rFonts w:ascii="Consolas" w:hAnsi="Consolas"/>
          <w:color w:val="212529"/>
          <w:sz w:val="21"/>
          <w:szCs w:val="21"/>
        </w:rPr>
        <w:t>mkdir</w:t>
      </w:r>
      <w:proofErr w:type="spellEnd"/>
      <w:r>
        <w:rPr>
          <w:rFonts w:ascii="Consolas" w:hAnsi="Consolas"/>
          <w:color w:val="212529"/>
          <w:sz w:val="21"/>
          <w:szCs w:val="21"/>
        </w:rPr>
        <w:t xml:space="preserve"> </w:t>
      </w:r>
      <w:proofErr w:type="spellStart"/>
      <w:r>
        <w:rPr>
          <w:rFonts w:ascii="Consolas" w:hAnsi="Consolas"/>
          <w:color w:val="212529"/>
          <w:sz w:val="21"/>
          <w:szCs w:val="21"/>
        </w:rPr>
        <w:t>codepolitan</w:t>
      </w:r>
      <w:proofErr w:type="spellEnd"/>
      <w:r>
        <w:rPr>
          <w:rFonts w:ascii="Consolas" w:hAnsi="Consolas"/>
          <w:color w:val="212529"/>
          <w:sz w:val="21"/>
          <w:szCs w:val="21"/>
        </w:rPr>
        <w:t>-desktop</w:t>
      </w:r>
    </w:p>
    <w:p w14:paraId="1BAA9B43" w14:textId="77777777" w:rsidR="00954DF7" w:rsidRPr="00954DF7" w:rsidRDefault="00954DF7" w:rsidP="00954DF7">
      <w:pPr>
        <w:pStyle w:val="NormalWeb"/>
        <w:spacing w:before="0" w:beforeAutospacing="0" w:after="326" w:afterAutospacing="0" w:line="403" w:lineRule="atLeast"/>
        <w:jc w:val="both"/>
        <w:rPr>
          <w:color w:val="000000" w:themeColor="text1"/>
        </w:rPr>
      </w:pPr>
      <w:proofErr w:type="spellStart"/>
      <w:r w:rsidRPr="00954DF7">
        <w:rPr>
          <w:color w:val="000000" w:themeColor="text1"/>
        </w:rPr>
        <w:t>Masuk</w:t>
      </w:r>
      <w:proofErr w:type="spellEnd"/>
      <w:r w:rsidRPr="00954DF7">
        <w:rPr>
          <w:color w:val="000000" w:themeColor="text1"/>
        </w:rPr>
        <w:t xml:space="preserve"> </w:t>
      </w:r>
      <w:proofErr w:type="spellStart"/>
      <w:r w:rsidRPr="00954DF7">
        <w:rPr>
          <w:color w:val="000000" w:themeColor="text1"/>
        </w:rPr>
        <w:t>kedalam</w:t>
      </w:r>
      <w:proofErr w:type="spellEnd"/>
      <w:r w:rsidRPr="00954DF7">
        <w:rPr>
          <w:color w:val="000000" w:themeColor="text1"/>
        </w:rPr>
        <w:t xml:space="preserve"> </w:t>
      </w:r>
      <w:proofErr w:type="spellStart"/>
      <w:r w:rsidRPr="00954DF7">
        <w:rPr>
          <w:color w:val="000000" w:themeColor="text1"/>
        </w:rPr>
        <w:t>foldernya</w:t>
      </w:r>
      <w:proofErr w:type="spellEnd"/>
    </w:p>
    <w:p w14:paraId="7B130E9C" w14:textId="77777777" w:rsidR="00954DF7" w:rsidRPr="00954DF7" w:rsidRDefault="00954DF7" w:rsidP="00954DF7">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jc w:val="both"/>
        <w:rPr>
          <w:rFonts w:ascii="Times New Roman" w:hAnsi="Times New Roman" w:cs="Times New Roman"/>
          <w:color w:val="000000" w:themeColor="text1"/>
          <w:sz w:val="24"/>
          <w:szCs w:val="24"/>
        </w:rPr>
      </w:pPr>
      <w:r w:rsidRPr="00954DF7">
        <w:rPr>
          <w:rFonts w:ascii="Times New Roman" w:hAnsi="Times New Roman" w:cs="Times New Roman"/>
          <w:color w:val="000000" w:themeColor="text1"/>
          <w:sz w:val="24"/>
          <w:szCs w:val="24"/>
        </w:rPr>
        <w:t xml:space="preserve">cd </w:t>
      </w:r>
      <w:proofErr w:type="spellStart"/>
      <w:r w:rsidRPr="00954DF7">
        <w:rPr>
          <w:rFonts w:ascii="Times New Roman" w:hAnsi="Times New Roman" w:cs="Times New Roman"/>
          <w:color w:val="000000" w:themeColor="text1"/>
          <w:sz w:val="24"/>
          <w:szCs w:val="24"/>
        </w:rPr>
        <w:t>codepolitan</w:t>
      </w:r>
      <w:proofErr w:type="spellEnd"/>
      <w:r w:rsidRPr="00954DF7">
        <w:rPr>
          <w:rFonts w:ascii="Times New Roman" w:hAnsi="Times New Roman" w:cs="Times New Roman"/>
          <w:color w:val="000000" w:themeColor="text1"/>
          <w:sz w:val="24"/>
          <w:szCs w:val="24"/>
        </w:rPr>
        <w:t>-desktop</w:t>
      </w:r>
    </w:p>
    <w:p w14:paraId="25247C7F" w14:textId="77777777" w:rsidR="00954DF7" w:rsidRPr="00954DF7" w:rsidRDefault="00954DF7" w:rsidP="00954DF7">
      <w:pPr>
        <w:pStyle w:val="NormalWeb"/>
        <w:spacing w:before="0" w:beforeAutospacing="0" w:after="326" w:afterAutospacing="0" w:line="403" w:lineRule="atLeast"/>
        <w:jc w:val="both"/>
        <w:rPr>
          <w:color w:val="000000" w:themeColor="text1"/>
        </w:rPr>
      </w:pPr>
      <w:r w:rsidRPr="00954DF7">
        <w:rPr>
          <w:color w:val="000000" w:themeColor="text1"/>
        </w:rPr>
        <w:t xml:space="preserve">Pada tutorial kali </w:t>
      </w:r>
      <w:proofErr w:type="spellStart"/>
      <w:r w:rsidRPr="00954DF7">
        <w:rPr>
          <w:color w:val="000000" w:themeColor="text1"/>
        </w:rPr>
        <w:t>ini</w:t>
      </w:r>
      <w:proofErr w:type="spellEnd"/>
      <w:r w:rsidRPr="00954DF7">
        <w:rPr>
          <w:color w:val="000000" w:themeColor="text1"/>
        </w:rPr>
        <w:t xml:space="preserve"> </w:t>
      </w:r>
      <w:proofErr w:type="spellStart"/>
      <w:r w:rsidRPr="00954DF7">
        <w:rPr>
          <w:color w:val="000000" w:themeColor="text1"/>
        </w:rPr>
        <w:t>kita</w:t>
      </w:r>
      <w:proofErr w:type="spellEnd"/>
      <w:r w:rsidRPr="00954DF7">
        <w:rPr>
          <w:color w:val="000000" w:themeColor="text1"/>
        </w:rPr>
        <w:t xml:space="preserve"> </w:t>
      </w:r>
      <w:proofErr w:type="spellStart"/>
      <w:r w:rsidRPr="00954DF7">
        <w:rPr>
          <w:color w:val="000000" w:themeColor="text1"/>
        </w:rPr>
        <w:t>akan</w:t>
      </w:r>
      <w:proofErr w:type="spellEnd"/>
      <w:r w:rsidRPr="00954DF7">
        <w:rPr>
          <w:color w:val="000000" w:themeColor="text1"/>
        </w:rPr>
        <w:t xml:space="preserve"> </w:t>
      </w:r>
      <w:proofErr w:type="spellStart"/>
      <w:r w:rsidRPr="00954DF7">
        <w:rPr>
          <w:color w:val="000000" w:themeColor="text1"/>
        </w:rPr>
        <w:t>menggunakan</w:t>
      </w:r>
      <w:proofErr w:type="spellEnd"/>
      <w:r w:rsidRPr="00954DF7">
        <w:rPr>
          <w:color w:val="000000" w:themeColor="text1"/>
        </w:rPr>
        <w:t xml:space="preserve"> </w:t>
      </w:r>
      <w:proofErr w:type="spellStart"/>
      <w:r w:rsidRPr="00954DF7">
        <w:rPr>
          <w:color w:val="000000" w:themeColor="text1"/>
        </w:rPr>
        <w:t>dua</w:t>
      </w:r>
      <w:proofErr w:type="spellEnd"/>
      <w:r w:rsidRPr="00954DF7">
        <w:rPr>
          <w:color w:val="000000" w:themeColor="text1"/>
        </w:rPr>
        <w:t xml:space="preserve"> </w:t>
      </w:r>
      <w:proofErr w:type="spellStart"/>
      <w:r w:rsidRPr="00954DF7">
        <w:rPr>
          <w:color w:val="000000" w:themeColor="text1"/>
        </w:rPr>
        <w:t>cara</w:t>
      </w:r>
      <w:proofErr w:type="spellEnd"/>
      <w:r w:rsidRPr="00954DF7">
        <w:rPr>
          <w:color w:val="000000" w:themeColor="text1"/>
        </w:rPr>
        <w:t xml:space="preserve">, </w:t>
      </w:r>
      <w:proofErr w:type="spellStart"/>
      <w:r w:rsidRPr="00954DF7">
        <w:rPr>
          <w:color w:val="000000" w:themeColor="text1"/>
        </w:rPr>
        <w:t>yaitu</w:t>
      </w:r>
      <w:proofErr w:type="spellEnd"/>
    </w:p>
    <w:p w14:paraId="03C8D780" w14:textId="77777777" w:rsidR="00954DF7" w:rsidRPr="00954DF7" w:rsidRDefault="00954DF7" w:rsidP="00C02352">
      <w:pPr>
        <w:numPr>
          <w:ilvl w:val="0"/>
          <w:numId w:val="32"/>
        </w:numPr>
        <w:spacing w:after="0" w:line="403" w:lineRule="atLeast"/>
        <w:ind w:left="0"/>
        <w:jc w:val="both"/>
        <w:rPr>
          <w:rFonts w:ascii="Times New Roman" w:hAnsi="Times New Roman" w:cs="Times New Roman"/>
          <w:color w:val="000000" w:themeColor="text1"/>
          <w:sz w:val="24"/>
          <w:szCs w:val="24"/>
        </w:rPr>
      </w:pPr>
      <w:r w:rsidRPr="00954DF7">
        <w:rPr>
          <w:rStyle w:val="Strong"/>
          <w:rFonts w:ascii="Times New Roman" w:hAnsi="Times New Roman" w:cs="Times New Roman"/>
          <w:color w:val="000000" w:themeColor="text1"/>
          <w:sz w:val="24"/>
          <w:szCs w:val="24"/>
        </w:rPr>
        <w:t>Cara Gampang</w:t>
      </w:r>
      <w:r w:rsidRPr="00954DF7">
        <w:rPr>
          <w:rFonts w:ascii="Times New Roman" w:hAnsi="Times New Roman" w:cs="Times New Roman"/>
          <w:color w:val="000000" w:themeColor="text1"/>
          <w:sz w:val="24"/>
          <w:szCs w:val="24"/>
        </w:rPr>
        <w:t xml:space="preserve">, karena kita akan menggunakan tools CLI (Command Line Interface) yang mudah, cepat dan tanpa </w:t>
      </w:r>
      <w:r w:rsidRPr="00954DF7">
        <w:rPr>
          <w:rStyle w:val="Emphasis"/>
          <w:rFonts w:ascii="Times New Roman" w:hAnsi="Times New Roman" w:cs="Times New Roman"/>
          <w:color w:val="000000" w:themeColor="text1"/>
          <w:sz w:val="24"/>
          <w:szCs w:val="24"/>
        </w:rPr>
        <w:t>coding</w:t>
      </w:r>
      <w:r w:rsidRPr="00954DF7">
        <w:rPr>
          <w:rFonts w:ascii="Times New Roman" w:hAnsi="Times New Roman" w:cs="Times New Roman"/>
          <w:color w:val="000000" w:themeColor="text1"/>
          <w:sz w:val="24"/>
          <w:szCs w:val="24"/>
        </w:rPr>
        <w:t>.</w:t>
      </w:r>
    </w:p>
    <w:p w14:paraId="4B00084A" w14:textId="77777777" w:rsidR="00954DF7" w:rsidRPr="00954DF7" w:rsidRDefault="00954DF7" w:rsidP="00C02352">
      <w:pPr>
        <w:numPr>
          <w:ilvl w:val="0"/>
          <w:numId w:val="32"/>
        </w:numPr>
        <w:spacing w:after="0" w:line="403" w:lineRule="atLeast"/>
        <w:ind w:left="0"/>
        <w:jc w:val="both"/>
        <w:rPr>
          <w:rFonts w:ascii="Times New Roman" w:hAnsi="Times New Roman" w:cs="Times New Roman"/>
          <w:color w:val="000000" w:themeColor="text1"/>
          <w:sz w:val="24"/>
          <w:szCs w:val="24"/>
        </w:rPr>
      </w:pPr>
      <w:r w:rsidRPr="00954DF7">
        <w:rPr>
          <w:rStyle w:val="Strong"/>
          <w:rFonts w:ascii="Times New Roman" w:hAnsi="Times New Roman" w:cs="Times New Roman"/>
          <w:color w:val="000000" w:themeColor="text1"/>
          <w:sz w:val="24"/>
          <w:szCs w:val="24"/>
        </w:rPr>
        <w:t>Cara Seru</w:t>
      </w:r>
      <w:r w:rsidRPr="00954DF7">
        <w:rPr>
          <w:rFonts w:ascii="Times New Roman" w:hAnsi="Times New Roman" w:cs="Times New Roman"/>
          <w:color w:val="000000" w:themeColor="text1"/>
          <w:sz w:val="24"/>
          <w:szCs w:val="24"/>
        </w:rPr>
        <w:t xml:space="preserve">, karena kita akan memasang kerangka kerja proyek Electron, lalu menulis </w:t>
      </w:r>
      <w:r w:rsidRPr="00954DF7">
        <w:rPr>
          <w:rStyle w:val="Emphasis"/>
          <w:rFonts w:ascii="Times New Roman" w:hAnsi="Times New Roman" w:cs="Times New Roman"/>
          <w:color w:val="000000" w:themeColor="text1"/>
          <w:sz w:val="24"/>
          <w:szCs w:val="24"/>
        </w:rPr>
        <w:t>code</w:t>
      </w:r>
      <w:r w:rsidRPr="00954DF7">
        <w:rPr>
          <w:rFonts w:ascii="Times New Roman" w:hAnsi="Times New Roman" w:cs="Times New Roman"/>
          <w:color w:val="000000" w:themeColor="text1"/>
          <w:sz w:val="24"/>
          <w:szCs w:val="24"/>
        </w:rPr>
        <w:t xml:space="preserve">, menjalakannya sampai memaketnya </w:t>
      </w:r>
      <w:r w:rsidRPr="00954DF7">
        <w:rPr>
          <w:rFonts w:ascii="Times New Roman" w:hAnsi="Times New Roman" w:cs="Times New Roman"/>
          <w:color w:val="000000" w:themeColor="text1"/>
          <w:sz w:val="24"/>
          <w:szCs w:val="24"/>
        </w:rPr>
        <w:lastRenderedPageBreak/>
        <w:t xml:space="preserve">menjadi </w:t>
      </w:r>
      <w:r w:rsidRPr="00954DF7">
        <w:rPr>
          <w:rStyle w:val="Emphasis"/>
          <w:rFonts w:ascii="Times New Roman" w:hAnsi="Times New Roman" w:cs="Times New Roman"/>
          <w:color w:val="000000" w:themeColor="text1"/>
          <w:sz w:val="24"/>
          <w:szCs w:val="24"/>
        </w:rPr>
        <w:t xml:space="preserve">executable </w:t>
      </w:r>
      <w:r w:rsidRPr="00954DF7">
        <w:rPr>
          <w:rFonts w:ascii="Times New Roman" w:hAnsi="Times New Roman" w:cs="Times New Roman"/>
          <w:color w:val="000000" w:themeColor="text1"/>
          <w:sz w:val="24"/>
          <w:szCs w:val="24"/>
        </w:rPr>
        <w:t>sehingga memahami bagaimana Eletron berkerja.</w:t>
      </w:r>
    </w:p>
    <w:p w14:paraId="5B4AE0F6" w14:textId="77777777" w:rsidR="00954DF7" w:rsidRPr="00954DF7" w:rsidRDefault="00954DF7" w:rsidP="00954DF7">
      <w:pPr>
        <w:pStyle w:val="Heading2"/>
        <w:spacing w:before="0" w:after="187" w:line="326" w:lineRule="atLeast"/>
        <w:jc w:val="both"/>
        <w:rPr>
          <w:rFonts w:ascii="Times New Roman" w:hAnsi="Times New Roman" w:cs="Times New Roman"/>
          <w:color w:val="000000" w:themeColor="text1"/>
          <w:sz w:val="24"/>
          <w:szCs w:val="24"/>
        </w:rPr>
      </w:pPr>
      <w:r w:rsidRPr="00954DF7">
        <w:rPr>
          <w:rFonts w:ascii="Times New Roman" w:hAnsi="Times New Roman" w:cs="Times New Roman"/>
          <w:b/>
          <w:bCs/>
          <w:color w:val="000000" w:themeColor="text1"/>
          <w:sz w:val="24"/>
          <w:szCs w:val="24"/>
        </w:rPr>
        <w:t>Cara Gampang</w:t>
      </w:r>
    </w:p>
    <w:p w14:paraId="62A534A7" w14:textId="43769545" w:rsidR="00954DF7" w:rsidRDefault="00954DF7" w:rsidP="00954DF7">
      <w:pPr>
        <w:pStyle w:val="NormalWeb"/>
        <w:spacing w:before="0" w:beforeAutospacing="0" w:after="0" w:afterAutospacing="0" w:line="403" w:lineRule="atLeast"/>
        <w:jc w:val="both"/>
        <w:rPr>
          <w:color w:val="000000" w:themeColor="text1"/>
        </w:rPr>
      </w:pPr>
      <w:r w:rsidRPr="00954DF7">
        <w:rPr>
          <w:color w:val="000000" w:themeColor="text1"/>
        </w:rPr>
        <w:t xml:space="preserve">Cara </w:t>
      </w:r>
      <w:proofErr w:type="spellStart"/>
      <w:r w:rsidRPr="00954DF7">
        <w:rPr>
          <w:color w:val="000000" w:themeColor="text1"/>
        </w:rPr>
        <w:t>gampang</w:t>
      </w:r>
      <w:proofErr w:type="spellEnd"/>
      <w:r w:rsidRPr="00954DF7">
        <w:rPr>
          <w:color w:val="000000" w:themeColor="text1"/>
        </w:rPr>
        <w:t xml:space="preserve"> / </w:t>
      </w:r>
      <w:proofErr w:type="spellStart"/>
      <w:r w:rsidRPr="00954DF7">
        <w:rPr>
          <w:color w:val="000000" w:themeColor="text1"/>
        </w:rPr>
        <w:t>mudah</w:t>
      </w:r>
      <w:proofErr w:type="spellEnd"/>
      <w:r w:rsidRPr="00954DF7">
        <w:rPr>
          <w:color w:val="000000" w:themeColor="text1"/>
        </w:rPr>
        <w:t xml:space="preserve"> </w:t>
      </w:r>
      <w:proofErr w:type="spellStart"/>
      <w:r w:rsidRPr="00954DF7">
        <w:rPr>
          <w:color w:val="000000" w:themeColor="text1"/>
        </w:rPr>
        <w:t>ini</w:t>
      </w:r>
      <w:proofErr w:type="spellEnd"/>
      <w:r w:rsidRPr="00954DF7">
        <w:rPr>
          <w:color w:val="000000" w:themeColor="text1"/>
        </w:rPr>
        <w:t xml:space="preserve"> </w:t>
      </w:r>
      <w:proofErr w:type="spellStart"/>
      <w:r w:rsidRPr="00954DF7">
        <w:rPr>
          <w:color w:val="000000" w:themeColor="text1"/>
        </w:rPr>
        <w:t>kita</w:t>
      </w:r>
      <w:proofErr w:type="spellEnd"/>
      <w:r w:rsidRPr="00954DF7">
        <w:rPr>
          <w:color w:val="000000" w:themeColor="text1"/>
        </w:rPr>
        <w:t xml:space="preserve"> </w:t>
      </w:r>
      <w:proofErr w:type="spellStart"/>
      <w:r w:rsidRPr="00954DF7">
        <w:rPr>
          <w:color w:val="000000" w:themeColor="text1"/>
        </w:rPr>
        <w:t>akan</w:t>
      </w:r>
      <w:proofErr w:type="spellEnd"/>
      <w:r w:rsidRPr="00954DF7">
        <w:rPr>
          <w:color w:val="000000" w:themeColor="text1"/>
        </w:rPr>
        <w:t xml:space="preserve"> </w:t>
      </w:r>
      <w:proofErr w:type="spellStart"/>
      <w:r w:rsidRPr="00954DF7">
        <w:rPr>
          <w:color w:val="000000" w:themeColor="text1"/>
        </w:rPr>
        <w:t>menggunakan</w:t>
      </w:r>
      <w:proofErr w:type="spellEnd"/>
      <w:r w:rsidRPr="00954DF7">
        <w:rPr>
          <w:color w:val="000000" w:themeColor="text1"/>
        </w:rPr>
        <w:t xml:space="preserve"> </w:t>
      </w:r>
      <w:r w:rsidRPr="00954DF7">
        <w:rPr>
          <w:rStyle w:val="Emphasis"/>
          <w:color w:val="000000" w:themeColor="text1"/>
        </w:rPr>
        <w:t>tools</w:t>
      </w:r>
      <w:r w:rsidRPr="00954DF7">
        <w:rPr>
          <w:color w:val="000000" w:themeColor="text1"/>
        </w:rPr>
        <w:t xml:space="preserve"> </w:t>
      </w:r>
      <w:proofErr w:type="spellStart"/>
      <w:r w:rsidRPr="00954DF7">
        <w:rPr>
          <w:color w:val="000000" w:themeColor="text1"/>
        </w:rPr>
        <w:t>bernama</w:t>
      </w:r>
      <w:proofErr w:type="spellEnd"/>
      <w:r w:rsidRPr="00954DF7">
        <w:rPr>
          <w:color w:val="000000" w:themeColor="text1"/>
        </w:rPr>
        <w:t xml:space="preserve"> </w:t>
      </w:r>
      <w:hyperlink r:id="rId190" w:tgtFrame="_blank" w:tooltip="Nativefier" w:history="1">
        <w:proofErr w:type="spellStart"/>
        <w:r w:rsidRPr="00954DF7">
          <w:rPr>
            <w:rStyle w:val="Hyperlink"/>
            <w:b/>
            <w:bCs/>
            <w:color w:val="000000" w:themeColor="text1"/>
          </w:rPr>
          <w:t>Nativefier</w:t>
        </w:r>
        <w:proofErr w:type="spellEnd"/>
      </w:hyperlink>
      <w:r w:rsidRPr="00954DF7">
        <w:rPr>
          <w:color w:val="000000" w:themeColor="text1"/>
        </w:rPr>
        <w:t xml:space="preserve"> yang </w:t>
      </w:r>
      <w:proofErr w:type="spellStart"/>
      <w:r w:rsidRPr="00954DF7">
        <w:rPr>
          <w:color w:val="000000" w:themeColor="text1"/>
        </w:rPr>
        <w:t>akan</w:t>
      </w:r>
      <w:proofErr w:type="spellEnd"/>
      <w:r w:rsidRPr="00954DF7">
        <w:rPr>
          <w:color w:val="000000" w:themeColor="text1"/>
        </w:rPr>
        <w:t xml:space="preserve"> </w:t>
      </w:r>
      <w:proofErr w:type="spellStart"/>
      <w:r w:rsidRPr="00954DF7">
        <w:rPr>
          <w:color w:val="000000" w:themeColor="text1"/>
        </w:rPr>
        <w:t>membuat</w:t>
      </w:r>
      <w:proofErr w:type="spellEnd"/>
      <w:r w:rsidRPr="00954DF7">
        <w:rPr>
          <w:color w:val="000000" w:themeColor="text1"/>
        </w:rPr>
        <w:t xml:space="preserve"> website </w:t>
      </w:r>
      <w:proofErr w:type="spellStart"/>
      <w:r w:rsidRPr="00954DF7">
        <w:rPr>
          <w:color w:val="000000" w:themeColor="text1"/>
        </w:rPr>
        <w:t>apapun</w:t>
      </w:r>
      <w:proofErr w:type="spellEnd"/>
      <w:r w:rsidRPr="00954DF7">
        <w:rPr>
          <w:color w:val="000000" w:themeColor="text1"/>
        </w:rPr>
        <w:t xml:space="preserve"> </w:t>
      </w:r>
      <w:proofErr w:type="spellStart"/>
      <w:r w:rsidRPr="00954DF7">
        <w:rPr>
          <w:color w:val="000000" w:themeColor="text1"/>
        </w:rPr>
        <w:t>seperti</w:t>
      </w:r>
      <w:proofErr w:type="spellEnd"/>
      <w:r w:rsidRPr="00954DF7">
        <w:rPr>
          <w:color w:val="000000" w:themeColor="text1"/>
        </w:rPr>
        <w:t xml:space="preserve"> </w:t>
      </w:r>
      <w:hyperlink r:id="rId191" w:tgtFrame="_blank" w:tooltip="CodePolitan" w:history="1">
        <w:proofErr w:type="spellStart"/>
        <w:r w:rsidRPr="00954DF7">
          <w:rPr>
            <w:rStyle w:val="Hyperlink"/>
            <w:b/>
            <w:bCs/>
            <w:color w:val="000000" w:themeColor="text1"/>
          </w:rPr>
          <w:t>CodePolitan</w:t>
        </w:r>
        <w:proofErr w:type="spellEnd"/>
      </w:hyperlink>
      <w:r w:rsidRPr="00954DF7">
        <w:rPr>
          <w:color w:val="000000" w:themeColor="text1"/>
        </w:rPr>
        <w:t xml:space="preserve"> </w:t>
      </w:r>
      <w:proofErr w:type="spellStart"/>
      <w:r w:rsidRPr="00954DF7">
        <w:rPr>
          <w:color w:val="000000" w:themeColor="text1"/>
        </w:rPr>
        <w:t>atau</w:t>
      </w:r>
      <w:proofErr w:type="spellEnd"/>
      <w:r w:rsidRPr="00954DF7">
        <w:rPr>
          <w:color w:val="000000" w:themeColor="text1"/>
        </w:rPr>
        <w:t> </w:t>
      </w:r>
      <w:hyperlink r:id="rId192" w:tgtFrame="_blank" w:tooltip="HACKTIV8 " w:history="1">
        <w:r w:rsidRPr="00954DF7">
          <w:rPr>
            <w:rStyle w:val="Hyperlink"/>
            <w:b/>
            <w:bCs/>
            <w:color w:val="000000" w:themeColor="text1"/>
          </w:rPr>
          <w:t>HACKTIV8</w:t>
        </w:r>
      </w:hyperlink>
      <w:r w:rsidRPr="00954DF7">
        <w:rPr>
          <w:color w:val="000000" w:themeColor="text1"/>
        </w:rPr>
        <w:t xml:space="preserve"> </w:t>
      </w:r>
      <w:proofErr w:type="spellStart"/>
      <w:r w:rsidRPr="00954DF7">
        <w:rPr>
          <w:color w:val="000000" w:themeColor="text1"/>
        </w:rPr>
        <w:t>atau</w:t>
      </w:r>
      <w:proofErr w:type="spellEnd"/>
      <w:r w:rsidRPr="00954DF7">
        <w:rPr>
          <w:color w:val="000000" w:themeColor="text1"/>
        </w:rPr>
        <w:t xml:space="preserve"> yang </w:t>
      </w:r>
      <w:proofErr w:type="spellStart"/>
      <w:r w:rsidRPr="00954DF7">
        <w:rPr>
          <w:color w:val="000000" w:themeColor="text1"/>
        </w:rPr>
        <w:t>lainya</w:t>
      </w:r>
      <w:proofErr w:type="spellEnd"/>
      <w:r w:rsidRPr="00954DF7">
        <w:rPr>
          <w:color w:val="000000" w:themeColor="text1"/>
        </w:rPr>
        <w:t xml:space="preserve"> </w:t>
      </w:r>
      <w:proofErr w:type="spellStart"/>
      <w:r w:rsidRPr="00954DF7">
        <w:rPr>
          <w:color w:val="000000" w:themeColor="text1"/>
        </w:rPr>
        <w:t>menjadi</w:t>
      </w:r>
      <w:proofErr w:type="spellEnd"/>
      <w:r w:rsidRPr="00954DF7">
        <w:rPr>
          <w:color w:val="000000" w:themeColor="text1"/>
        </w:rPr>
        <w:t xml:space="preserve"> </w:t>
      </w:r>
      <w:r w:rsidRPr="00954DF7">
        <w:rPr>
          <w:rStyle w:val="Emphasis"/>
          <w:color w:val="000000" w:themeColor="text1"/>
        </w:rPr>
        <w:t>desktop app</w:t>
      </w:r>
      <w:r w:rsidRPr="00954DF7">
        <w:rPr>
          <w:color w:val="000000" w:themeColor="text1"/>
        </w:rPr>
        <w:t xml:space="preserve">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mudah</w:t>
      </w:r>
      <w:proofErr w:type="spellEnd"/>
      <w:r w:rsidRPr="00954DF7">
        <w:rPr>
          <w:color w:val="000000" w:themeColor="text1"/>
        </w:rPr>
        <w:t xml:space="preserve"> dan </w:t>
      </w:r>
      <w:proofErr w:type="spellStart"/>
      <w:r w:rsidRPr="00954DF7">
        <w:rPr>
          <w:color w:val="000000" w:themeColor="text1"/>
        </w:rPr>
        <w:t>cepat</w:t>
      </w:r>
      <w:proofErr w:type="spellEnd"/>
      <w:r w:rsidRPr="00954DF7">
        <w:rPr>
          <w:color w:val="000000" w:themeColor="text1"/>
        </w:rPr>
        <w:t xml:space="preserve">. </w:t>
      </w:r>
      <w:proofErr w:type="spellStart"/>
      <w:r w:rsidRPr="00954DF7">
        <w:rPr>
          <w:color w:val="000000" w:themeColor="text1"/>
        </w:rPr>
        <w:t>Nativefier</w:t>
      </w:r>
      <w:proofErr w:type="spellEnd"/>
      <w:r w:rsidRPr="00954DF7">
        <w:rPr>
          <w:color w:val="000000" w:themeColor="text1"/>
        </w:rPr>
        <w:t xml:space="preserve"> pada </w:t>
      </w:r>
      <w:proofErr w:type="spellStart"/>
      <w:r w:rsidRPr="00954DF7">
        <w:rPr>
          <w:color w:val="000000" w:themeColor="text1"/>
        </w:rPr>
        <w:t>dasarnya</w:t>
      </w:r>
      <w:proofErr w:type="spellEnd"/>
      <w:r w:rsidRPr="00954DF7">
        <w:rPr>
          <w:color w:val="000000" w:themeColor="text1"/>
        </w:rPr>
        <w:t xml:space="preserve"> </w:t>
      </w:r>
      <w:proofErr w:type="spellStart"/>
      <w:r w:rsidRPr="00954DF7">
        <w:rPr>
          <w:color w:val="000000" w:themeColor="text1"/>
        </w:rPr>
        <w:t>membungkus</w:t>
      </w:r>
      <w:proofErr w:type="spellEnd"/>
      <w:r w:rsidRPr="00954DF7">
        <w:rPr>
          <w:color w:val="000000" w:themeColor="text1"/>
        </w:rPr>
        <w:t xml:space="preserve"> web </w:t>
      </w:r>
      <w:proofErr w:type="spellStart"/>
      <w:r w:rsidRPr="00954DF7">
        <w:rPr>
          <w:color w:val="000000" w:themeColor="text1"/>
        </w:rPr>
        <w:t>tersebut</w:t>
      </w:r>
      <w:proofErr w:type="spellEnd"/>
      <w:r w:rsidRPr="00954DF7">
        <w:rPr>
          <w:color w:val="000000" w:themeColor="text1"/>
        </w:rPr>
        <w:t xml:space="preserve"> </w:t>
      </w:r>
      <w:proofErr w:type="spellStart"/>
      <w:r w:rsidRPr="00954DF7">
        <w:rPr>
          <w:color w:val="000000" w:themeColor="text1"/>
        </w:rPr>
        <w:t>ke</w:t>
      </w:r>
      <w:proofErr w:type="spellEnd"/>
      <w:r w:rsidRPr="00954DF7">
        <w:rPr>
          <w:color w:val="000000" w:themeColor="text1"/>
        </w:rPr>
        <w:t xml:space="preserve"> </w:t>
      </w:r>
      <w:proofErr w:type="spellStart"/>
      <w:r w:rsidRPr="00954DF7">
        <w:rPr>
          <w:color w:val="000000" w:themeColor="text1"/>
        </w:rPr>
        <w:t>dalam</w:t>
      </w:r>
      <w:proofErr w:type="spellEnd"/>
      <w:r w:rsidRPr="00954DF7">
        <w:rPr>
          <w:color w:val="000000" w:themeColor="text1"/>
        </w:rPr>
        <w:t xml:space="preserve"> Electron </w:t>
      </w:r>
      <w:proofErr w:type="spellStart"/>
      <w:r w:rsidRPr="00954DF7">
        <w:rPr>
          <w:color w:val="000000" w:themeColor="text1"/>
        </w:rPr>
        <w:t>dengan</w:t>
      </w:r>
      <w:proofErr w:type="spellEnd"/>
      <w:r w:rsidRPr="00954DF7">
        <w:rPr>
          <w:color w:val="000000" w:themeColor="text1"/>
        </w:rPr>
        <w:t xml:space="preserve"> </w:t>
      </w:r>
      <w:proofErr w:type="spellStart"/>
      <w:r w:rsidRPr="00954DF7">
        <w:rPr>
          <w:color w:val="000000" w:themeColor="text1"/>
        </w:rPr>
        <w:t>sedikit</w:t>
      </w:r>
      <w:proofErr w:type="spellEnd"/>
      <w:r w:rsidRPr="00954DF7">
        <w:rPr>
          <w:color w:val="000000" w:themeColor="text1"/>
        </w:rPr>
        <w:t xml:space="preserve"> </w:t>
      </w:r>
      <w:proofErr w:type="spellStart"/>
      <w:r w:rsidRPr="00954DF7">
        <w:rPr>
          <w:color w:val="000000" w:themeColor="text1"/>
        </w:rPr>
        <w:t>perintah</w:t>
      </w:r>
      <w:proofErr w:type="spellEnd"/>
      <w:r w:rsidRPr="00954DF7">
        <w:rPr>
          <w:color w:val="000000" w:themeColor="text1"/>
        </w:rPr>
        <w:t xml:space="preserve"> pada </w:t>
      </w:r>
      <w:r w:rsidRPr="00954DF7">
        <w:rPr>
          <w:rStyle w:val="Emphasis"/>
          <w:color w:val="000000" w:themeColor="text1"/>
        </w:rPr>
        <w:t>console terminal</w:t>
      </w:r>
      <w:r w:rsidRPr="00954DF7">
        <w:rPr>
          <w:color w:val="000000" w:themeColor="text1"/>
        </w:rPr>
        <w:t>.</w:t>
      </w:r>
    </w:p>
    <w:p w14:paraId="570D6243" w14:textId="77777777" w:rsidR="00CC34C9" w:rsidRPr="00CC34C9" w:rsidRDefault="00CC34C9" w:rsidP="00CC34C9">
      <w:pPr>
        <w:pStyle w:val="NormalWeb"/>
        <w:spacing w:before="0" w:beforeAutospacing="0" w:after="326" w:afterAutospacing="0" w:line="403" w:lineRule="atLeast"/>
        <w:rPr>
          <w:color w:val="000000" w:themeColor="text1"/>
        </w:rPr>
      </w:pPr>
      <w:proofErr w:type="spellStart"/>
      <w:r>
        <w:rPr>
          <w:rFonts w:ascii="Helvetica" w:hAnsi="Helvetica" w:cs="Helvetica"/>
          <w:color w:val="808080"/>
          <w:sz w:val="32"/>
          <w:szCs w:val="32"/>
        </w:rPr>
        <w:t>Untuk</w:t>
      </w:r>
      <w:proofErr w:type="spellEnd"/>
      <w:r>
        <w:rPr>
          <w:rFonts w:ascii="Helvetica" w:hAnsi="Helvetica" w:cs="Helvetica"/>
          <w:color w:val="808080"/>
          <w:sz w:val="32"/>
          <w:szCs w:val="32"/>
        </w:rPr>
        <w:t xml:space="preserve"> </w:t>
      </w:r>
      <w:proofErr w:type="spellStart"/>
      <w:r>
        <w:rPr>
          <w:rFonts w:ascii="Helvetica" w:hAnsi="Helvetica" w:cs="Helvetica"/>
          <w:color w:val="808080"/>
          <w:sz w:val="32"/>
          <w:szCs w:val="32"/>
        </w:rPr>
        <w:t>memasang</w:t>
      </w:r>
      <w:proofErr w:type="spellEnd"/>
      <w:r>
        <w:rPr>
          <w:rFonts w:ascii="Helvetica" w:hAnsi="Helvetica" w:cs="Helvetica"/>
          <w:color w:val="808080"/>
          <w:sz w:val="32"/>
          <w:szCs w:val="32"/>
        </w:rPr>
        <w:t xml:space="preserve"> </w:t>
      </w:r>
      <w:proofErr w:type="spellStart"/>
      <w:r>
        <w:rPr>
          <w:rFonts w:ascii="Helvetica" w:hAnsi="Helvetica" w:cs="Helvetica"/>
          <w:color w:val="808080"/>
          <w:sz w:val="32"/>
          <w:szCs w:val="32"/>
        </w:rPr>
        <w:t>Nativefier</w:t>
      </w:r>
      <w:proofErr w:type="spellEnd"/>
      <w:r>
        <w:rPr>
          <w:rFonts w:ascii="Helvetica" w:hAnsi="Helvetica" w:cs="Helvetica"/>
          <w:color w:val="808080"/>
          <w:sz w:val="32"/>
          <w:szCs w:val="32"/>
        </w:rPr>
        <w:t xml:space="preserve">, </w:t>
      </w:r>
      <w:proofErr w:type="spellStart"/>
      <w:r>
        <w:rPr>
          <w:rFonts w:ascii="Helvetica" w:hAnsi="Helvetica" w:cs="Helvetica"/>
          <w:color w:val="808080"/>
          <w:sz w:val="32"/>
          <w:szCs w:val="32"/>
        </w:rPr>
        <w:t>cukup</w:t>
      </w:r>
      <w:proofErr w:type="spellEnd"/>
      <w:r>
        <w:rPr>
          <w:rFonts w:ascii="Helvetica" w:hAnsi="Helvetica" w:cs="Helvetica"/>
          <w:color w:val="808080"/>
          <w:sz w:val="32"/>
          <w:szCs w:val="32"/>
        </w:rPr>
        <w:t xml:space="preserve"> </w:t>
      </w:r>
      <w:proofErr w:type="spellStart"/>
      <w:r>
        <w:rPr>
          <w:rFonts w:ascii="Helvetica" w:hAnsi="Helvetica" w:cs="Helvetica"/>
          <w:color w:val="808080"/>
          <w:sz w:val="32"/>
          <w:szCs w:val="32"/>
        </w:rPr>
        <w:t>ketikan</w:t>
      </w:r>
      <w:proofErr w:type="spellEnd"/>
      <w:r>
        <w:rPr>
          <w:rFonts w:ascii="Helvetica" w:hAnsi="Helvetica" w:cs="Helvetica"/>
          <w:color w:val="808080"/>
          <w:sz w:val="32"/>
          <w:szCs w:val="32"/>
        </w:rPr>
        <w:t xml:space="preserve"> </w:t>
      </w:r>
      <w:proofErr w:type="spellStart"/>
      <w:r w:rsidRPr="00CC34C9">
        <w:rPr>
          <w:color w:val="000000" w:themeColor="text1"/>
        </w:rPr>
        <w:t>perintah</w:t>
      </w:r>
      <w:proofErr w:type="spellEnd"/>
    </w:p>
    <w:p w14:paraId="377F9675"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npm</w:t>
      </w:r>
      <w:proofErr w:type="spellEnd"/>
      <w:r w:rsidRPr="00CC34C9">
        <w:rPr>
          <w:rFonts w:ascii="Times New Roman" w:hAnsi="Times New Roman" w:cs="Times New Roman"/>
          <w:color w:val="000000" w:themeColor="text1"/>
          <w:sz w:val="24"/>
          <w:szCs w:val="24"/>
        </w:rPr>
        <w:t xml:space="preserve"> install </w:t>
      </w:r>
      <w:proofErr w:type="spellStart"/>
      <w:r w:rsidRPr="00CC34C9">
        <w:rPr>
          <w:rFonts w:ascii="Times New Roman" w:hAnsi="Times New Roman" w:cs="Times New Roman"/>
          <w:color w:val="000000" w:themeColor="text1"/>
          <w:sz w:val="24"/>
          <w:szCs w:val="24"/>
        </w:rPr>
        <w:t>nativefier</w:t>
      </w:r>
      <w:proofErr w:type="spellEnd"/>
      <w:r w:rsidRPr="00CC34C9">
        <w:rPr>
          <w:rFonts w:ascii="Times New Roman" w:hAnsi="Times New Roman" w:cs="Times New Roman"/>
          <w:color w:val="000000" w:themeColor="text1"/>
          <w:sz w:val="24"/>
          <w:szCs w:val="24"/>
        </w:rPr>
        <w:t xml:space="preserve"> -g</w:t>
      </w:r>
    </w:p>
    <w:p w14:paraId="34BBD27B" w14:textId="77777777" w:rsidR="00CC34C9" w:rsidRPr="00CC34C9" w:rsidRDefault="00CC34C9" w:rsidP="00CC34C9">
      <w:pPr>
        <w:pStyle w:val="NormalWeb"/>
        <w:spacing w:before="0" w:beforeAutospacing="0" w:after="0" w:afterAutospacing="0" w:line="403" w:lineRule="atLeast"/>
        <w:rPr>
          <w:color w:val="000000" w:themeColor="text1"/>
        </w:rPr>
      </w:pPr>
      <w:proofErr w:type="spellStart"/>
      <w:r w:rsidRPr="00CC34C9">
        <w:rPr>
          <w:rStyle w:val="Strong"/>
          <w:color w:val="000000" w:themeColor="text1"/>
        </w:rPr>
        <w:t>Keterangan</w:t>
      </w:r>
      <w:proofErr w:type="spellEnd"/>
      <w:r w:rsidRPr="00CC34C9">
        <w:rPr>
          <w:color w:val="000000" w:themeColor="text1"/>
        </w:rPr>
        <w:t xml:space="preserve"> : </w:t>
      </w:r>
      <w:proofErr w:type="spellStart"/>
      <w:r w:rsidRPr="00CC34C9">
        <w:rPr>
          <w:color w:val="000000" w:themeColor="text1"/>
        </w:rPr>
        <w:t>npm</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menginstall</w:t>
      </w:r>
      <w:proofErr w:type="spellEnd"/>
      <w:r w:rsidRPr="00CC34C9">
        <w:rPr>
          <w:color w:val="000000" w:themeColor="text1"/>
        </w:rPr>
        <w:t xml:space="preserve"> </w:t>
      </w:r>
      <w:proofErr w:type="spellStart"/>
      <w:r w:rsidRPr="00CC34C9">
        <w:rPr>
          <w:color w:val="000000" w:themeColor="text1"/>
        </w:rPr>
        <w:t>nativefier</w:t>
      </w:r>
      <w:proofErr w:type="spellEnd"/>
      <w:r w:rsidRPr="00CC34C9">
        <w:rPr>
          <w:color w:val="000000" w:themeColor="text1"/>
        </w:rPr>
        <w:t xml:space="preserve"> </w:t>
      </w:r>
      <w:hyperlink r:id="rId193" w:tgtFrame="_blank" w:tooltip="Install npm dependency globally" w:history="1">
        <w:proofErr w:type="spellStart"/>
        <w:r w:rsidRPr="00CC34C9">
          <w:rPr>
            <w:rStyle w:val="Hyperlink"/>
            <w:b/>
            <w:bCs/>
            <w:color w:val="000000" w:themeColor="text1"/>
            <w:u w:val="none"/>
          </w:rPr>
          <w:t>secara</w:t>
        </w:r>
        <w:proofErr w:type="spellEnd"/>
        <w:r w:rsidRPr="00CC34C9">
          <w:rPr>
            <w:rStyle w:val="Hyperlink"/>
            <w:b/>
            <w:bCs/>
            <w:color w:val="000000" w:themeColor="text1"/>
            <w:u w:val="none"/>
          </w:rPr>
          <w:t xml:space="preserve"> </w:t>
        </w:r>
        <w:r w:rsidRPr="00CC34C9">
          <w:rPr>
            <w:rStyle w:val="Emphasis"/>
            <w:b/>
            <w:bCs/>
            <w:color w:val="000000" w:themeColor="text1"/>
          </w:rPr>
          <w:t>globally</w:t>
        </w:r>
      </w:hyperlink>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paramater</w:t>
      </w:r>
      <w:proofErr w:type="spellEnd"/>
      <w:r w:rsidRPr="00CC34C9">
        <w:rPr>
          <w:color w:val="000000" w:themeColor="text1"/>
        </w:rPr>
        <w:t xml:space="preserve"> "-g" </w:t>
      </w:r>
      <w:proofErr w:type="spellStart"/>
      <w:r w:rsidRPr="00CC34C9">
        <w:rPr>
          <w:color w:val="000000" w:themeColor="text1"/>
        </w:rPr>
        <w:t>sehingga</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digunakan</w:t>
      </w:r>
      <w:proofErr w:type="spellEnd"/>
      <w:r w:rsidRPr="00CC34C9">
        <w:rPr>
          <w:color w:val="000000" w:themeColor="text1"/>
        </w:rPr>
        <w:t xml:space="preserve"> </w:t>
      </w:r>
      <w:proofErr w:type="spellStart"/>
      <w:r w:rsidRPr="00CC34C9">
        <w:rPr>
          <w:color w:val="000000" w:themeColor="text1"/>
        </w:rPr>
        <w:t>dimana</w:t>
      </w:r>
      <w:proofErr w:type="spellEnd"/>
      <w:r w:rsidRPr="00CC34C9">
        <w:rPr>
          <w:color w:val="000000" w:themeColor="text1"/>
        </w:rPr>
        <w:t xml:space="preserve"> </w:t>
      </w:r>
      <w:proofErr w:type="spellStart"/>
      <w:r w:rsidRPr="00CC34C9">
        <w:rPr>
          <w:color w:val="000000" w:themeColor="text1"/>
        </w:rPr>
        <w:t>saja</w:t>
      </w:r>
      <w:proofErr w:type="spellEnd"/>
      <w:r w:rsidRPr="00CC34C9">
        <w:rPr>
          <w:color w:val="000000" w:themeColor="text1"/>
        </w:rPr>
        <w:t xml:space="preserve"> </w:t>
      </w:r>
      <w:r w:rsidRPr="00CC34C9">
        <w:rPr>
          <w:rStyle w:val="Emphasis"/>
          <w:color w:val="000000" w:themeColor="text1"/>
        </w:rPr>
        <w:t>directory</w:t>
      </w:r>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berada</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hanya</w:t>
      </w:r>
      <w:proofErr w:type="spellEnd"/>
      <w:r w:rsidRPr="00CC34C9">
        <w:rPr>
          <w:color w:val="000000" w:themeColor="text1"/>
        </w:rPr>
        <w:t xml:space="preserve"> pada </w:t>
      </w:r>
      <w:r w:rsidRPr="00CC34C9">
        <w:rPr>
          <w:rStyle w:val="Emphasis"/>
          <w:color w:val="000000" w:themeColor="text1"/>
        </w:rPr>
        <w:t>directory</w:t>
      </w:r>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w:t>
      </w:r>
    </w:p>
    <w:p w14:paraId="24869991" w14:textId="77777777" w:rsidR="00CC34C9" w:rsidRPr="00CC34C9" w:rsidRDefault="00CC34C9" w:rsidP="00CC34C9">
      <w:pPr>
        <w:pStyle w:val="NormalWeb"/>
        <w:spacing w:before="0" w:beforeAutospacing="0" w:after="326" w:afterAutospacing="0" w:line="403" w:lineRule="atLeast"/>
        <w:rPr>
          <w:color w:val="000000" w:themeColor="text1"/>
        </w:rPr>
      </w:pP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menjalakanya</w:t>
      </w:r>
      <w:proofErr w:type="spellEnd"/>
      <w:r w:rsidRPr="00CC34C9">
        <w:rPr>
          <w:color w:val="000000" w:themeColor="text1"/>
        </w:rPr>
        <w:t xml:space="preserve">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sederhana</w:t>
      </w:r>
      <w:proofErr w:type="spellEnd"/>
      <w:r w:rsidRPr="00CC34C9">
        <w:rPr>
          <w:color w:val="000000" w:themeColor="text1"/>
        </w:rPr>
        <w:t xml:space="preserve">, </w:t>
      </w:r>
      <w:proofErr w:type="spellStart"/>
      <w:r w:rsidRPr="00CC34C9">
        <w:rPr>
          <w:color w:val="000000" w:themeColor="text1"/>
        </w:rPr>
        <w:t>cukup</w:t>
      </w:r>
      <w:proofErr w:type="spellEnd"/>
      <w:r w:rsidRPr="00CC34C9">
        <w:rPr>
          <w:color w:val="000000" w:themeColor="text1"/>
        </w:rPr>
        <w:t xml:space="preserve"> </w:t>
      </w:r>
      <w:proofErr w:type="spellStart"/>
      <w:r w:rsidRPr="00CC34C9">
        <w:rPr>
          <w:color w:val="000000" w:themeColor="text1"/>
        </w:rPr>
        <w:t>ketikan</w:t>
      </w:r>
      <w:proofErr w:type="spellEnd"/>
      <w:r w:rsidRPr="00CC34C9">
        <w:rPr>
          <w:color w:val="000000" w:themeColor="text1"/>
        </w:rPr>
        <w:t xml:space="preserve"> </w:t>
      </w:r>
      <w:proofErr w:type="spellStart"/>
      <w:r w:rsidRPr="00CC34C9">
        <w:rPr>
          <w:color w:val="000000" w:themeColor="text1"/>
        </w:rPr>
        <w:t>Nativefier</w:t>
      </w:r>
      <w:proofErr w:type="spellEnd"/>
      <w:r w:rsidRPr="00CC34C9">
        <w:rPr>
          <w:color w:val="000000" w:themeColor="text1"/>
        </w:rPr>
        <w:t xml:space="preserve"> di </w:t>
      </w:r>
      <w:proofErr w:type="spellStart"/>
      <w:r w:rsidRPr="00CC34C9">
        <w:rPr>
          <w:color w:val="000000" w:themeColor="text1"/>
        </w:rPr>
        <w:t>ikuti</w:t>
      </w:r>
      <w:proofErr w:type="spellEnd"/>
      <w:r w:rsidRPr="00CC34C9">
        <w:rPr>
          <w:color w:val="000000" w:themeColor="text1"/>
        </w:rPr>
        <w:t xml:space="preserve"> URL </w:t>
      </w:r>
      <w:proofErr w:type="spellStart"/>
      <w:r w:rsidRPr="00CC34C9">
        <w:rPr>
          <w:color w:val="000000" w:themeColor="text1"/>
        </w:rPr>
        <w:t>websitenya</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proofErr w:type="gramStart"/>
      <w:r w:rsidRPr="00CC34C9">
        <w:rPr>
          <w:color w:val="000000" w:themeColor="text1"/>
        </w:rPr>
        <w:t>ini</w:t>
      </w:r>
      <w:proofErr w:type="spellEnd"/>
      <w:r w:rsidRPr="00CC34C9">
        <w:rPr>
          <w:color w:val="000000" w:themeColor="text1"/>
        </w:rPr>
        <w:t xml:space="preserve"> :</w:t>
      </w:r>
      <w:proofErr w:type="gramEnd"/>
    </w:p>
    <w:p w14:paraId="5ABE2432"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nativefier</w:t>
      </w:r>
      <w:proofErr w:type="spellEnd"/>
      <w:r w:rsidRPr="00CC34C9">
        <w:rPr>
          <w:rFonts w:ascii="Times New Roman" w:hAnsi="Times New Roman" w:cs="Times New Roman"/>
          <w:color w:val="000000" w:themeColor="text1"/>
          <w:sz w:val="24"/>
          <w:szCs w:val="24"/>
        </w:rPr>
        <w:t xml:space="preserve"> "http://codepolitan.com"</w:t>
      </w:r>
    </w:p>
    <w:p w14:paraId="4B7F67CF" w14:textId="77777777" w:rsidR="00CC34C9" w:rsidRPr="00CC34C9" w:rsidRDefault="00CC34C9" w:rsidP="00CC34C9">
      <w:pPr>
        <w:pStyle w:val="NormalWeb"/>
        <w:spacing w:before="0" w:beforeAutospacing="0" w:after="0" w:afterAutospacing="0" w:line="403" w:lineRule="atLeast"/>
        <w:rPr>
          <w:color w:val="000000" w:themeColor="text1"/>
        </w:rPr>
      </w:pPr>
      <w:proofErr w:type="spellStart"/>
      <w:proofErr w:type="gramStart"/>
      <w:r w:rsidRPr="00CC34C9">
        <w:rPr>
          <w:rStyle w:val="Strong"/>
          <w:color w:val="000000" w:themeColor="text1"/>
        </w:rPr>
        <w:t>Keterangan</w:t>
      </w:r>
      <w:proofErr w:type="spellEnd"/>
      <w:r w:rsidRPr="00CC34C9">
        <w:rPr>
          <w:color w:val="000000" w:themeColor="text1"/>
        </w:rPr>
        <w:t xml:space="preserve"> :</w:t>
      </w:r>
      <w:proofErr w:type="gramEnd"/>
      <w:r w:rsidRPr="00CC34C9">
        <w:rPr>
          <w:color w:val="000000" w:themeColor="text1"/>
        </w:rPr>
        <w:t xml:space="preserve"> </w:t>
      </w:r>
      <w:proofErr w:type="spellStart"/>
      <w:r w:rsidRPr="00CC34C9">
        <w:rPr>
          <w:color w:val="000000" w:themeColor="text1"/>
        </w:rPr>
        <w:t>Nativefier</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secara</w:t>
      </w:r>
      <w:proofErr w:type="spellEnd"/>
      <w:r w:rsidRPr="00CC34C9">
        <w:rPr>
          <w:color w:val="000000" w:themeColor="text1"/>
        </w:rPr>
        <w:t xml:space="preserve"> </w:t>
      </w:r>
      <w:proofErr w:type="spellStart"/>
      <w:r w:rsidRPr="00CC34C9">
        <w:rPr>
          <w:color w:val="000000" w:themeColor="text1"/>
        </w:rPr>
        <w:t>otomatis</w:t>
      </w:r>
      <w:proofErr w:type="spellEnd"/>
      <w:r w:rsidRPr="00CC34C9">
        <w:rPr>
          <w:color w:val="000000" w:themeColor="text1"/>
        </w:rPr>
        <w:t xml:space="preserve"> </w:t>
      </w:r>
      <w:proofErr w:type="spellStart"/>
      <w:r w:rsidRPr="00CC34C9">
        <w:rPr>
          <w:color w:val="000000" w:themeColor="text1"/>
        </w:rPr>
        <w:t>membaca</w:t>
      </w:r>
      <w:proofErr w:type="spellEnd"/>
      <w:r w:rsidRPr="00CC34C9">
        <w:rPr>
          <w:color w:val="000000" w:themeColor="text1"/>
        </w:rPr>
        <w:t xml:space="preserve"> </w:t>
      </w:r>
      <w:proofErr w:type="spellStart"/>
      <w:r w:rsidRPr="00CC34C9">
        <w:rPr>
          <w:color w:val="000000" w:themeColor="text1"/>
        </w:rPr>
        <w:t>nama</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website </w:t>
      </w:r>
      <w:proofErr w:type="spellStart"/>
      <w:r w:rsidRPr="00CC34C9">
        <w:rPr>
          <w:color w:val="000000" w:themeColor="text1"/>
        </w:rPr>
        <w:t>tersebut</w:t>
      </w:r>
      <w:proofErr w:type="spellEnd"/>
      <w:r w:rsidRPr="00CC34C9">
        <w:rPr>
          <w:color w:val="000000" w:themeColor="text1"/>
        </w:rPr>
        <w:t xml:space="preserve">, </w:t>
      </w:r>
      <w:proofErr w:type="spellStart"/>
      <w:r w:rsidRPr="00CC34C9">
        <w:rPr>
          <w:color w:val="000000" w:themeColor="text1"/>
        </w:rPr>
        <w:t>namun</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juga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menginisialisasi</w:t>
      </w:r>
      <w:proofErr w:type="spellEnd"/>
      <w:r w:rsidRPr="00CC34C9">
        <w:rPr>
          <w:color w:val="000000" w:themeColor="text1"/>
        </w:rPr>
        <w:t xml:space="preserve"> </w:t>
      </w:r>
      <w:proofErr w:type="spellStart"/>
      <w:r w:rsidRPr="00CC34C9">
        <w:rPr>
          <w:color w:val="000000" w:themeColor="text1"/>
        </w:rPr>
        <w:t>nama</w:t>
      </w:r>
      <w:proofErr w:type="spellEnd"/>
      <w:r w:rsidRPr="00CC34C9">
        <w:rPr>
          <w:color w:val="000000" w:themeColor="text1"/>
        </w:rPr>
        <w:t xml:space="preserve"> </w:t>
      </w:r>
      <w:proofErr w:type="spellStart"/>
      <w:r w:rsidRPr="00CC34C9">
        <w:rPr>
          <w:color w:val="000000" w:themeColor="text1"/>
        </w:rPr>
        <w:lastRenderedPageBreak/>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menambahkan</w:t>
      </w:r>
      <w:proofErr w:type="spellEnd"/>
      <w:r w:rsidRPr="00CC34C9">
        <w:rPr>
          <w:color w:val="000000" w:themeColor="text1"/>
        </w:rPr>
        <w:t xml:space="preserve"> </w:t>
      </w:r>
      <w:r w:rsidRPr="00CC34C9">
        <w:rPr>
          <w:rStyle w:val="Emphasis"/>
          <w:color w:val="000000" w:themeColor="text1"/>
        </w:rPr>
        <w:t>parameter</w:t>
      </w:r>
      <w:r w:rsidRPr="00CC34C9">
        <w:rPr>
          <w:color w:val="000000" w:themeColor="text1"/>
        </w:rPr>
        <w:t xml:space="preserve"> --name, </w:t>
      </w:r>
      <w:proofErr w:type="spellStart"/>
      <w:r w:rsidRPr="00CC34C9">
        <w:rPr>
          <w:color w:val="000000" w:themeColor="text1"/>
        </w:rPr>
        <w:t>menjadi</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
    <w:p w14:paraId="71BE3B46"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nativefier</w:t>
      </w:r>
      <w:proofErr w:type="spellEnd"/>
      <w:r w:rsidRPr="00CC34C9">
        <w:rPr>
          <w:rFonts w:ascii="Times New Roman" w:hAnsi="Times New Roman" w:cs="Times New Roman"/>
          <w:color w:val="000000" w:themeColor="text1"/>
          <w:sz w:val="24"/>
          <w:szCs w:val="24"/>
        </w:rPr>
        <w:t xml:space="preserve"> --name "Codepolitan.com - Media </w:t>
      </w:r>
      <w:proofErr w:type="spellStart"/>
      <w:r w:rsidRPr="00CC34C9">
        <w:rPr>
          <w:rFonts w:ascii="Times New Roman" w:hAnsi="Times New Roman" w:cs="Times New Roman"/>
          <w:color w:val="000000" w:themeColor="text1"/>
          <w:sz w:val="24"/>
          <w:szCs w:val="24"/>
        </w:rPr>
        <w:t>Edukasi</w:t>
      </w:r>
      <w:proofErr w:type="spellEnd"/>
      <w:r w:rsidRPr="00CC34C9">
        <w:rPr>
          <w:rFonts w:ascii="Times New Roman" w:hAnsi="Times New Roman" w:cs="Times New Roman"/>
          <w:color w:val="000000" w:themeColor="text1"/>
          <w:sz w:val="24"/>
          <w:szCs w:val="24"/>
        </w:rPr>
        <w:t xml:space="preserve"> dan </w:t>
      </w:r>
      <w:proofErr w:type="spellStart"/>
      <w:r w:rsidRPr="00CC34C9">
        <w:rPr>
          <w:rFonts w:ascii="Times New Roman" w:hAnsi="Times New Roman" w:cs="Times New Roman"/>
          <w:color w:val="000000" w:themeColor="text1"/>
          <w:sz w:val="24"/>
          <w:szCs w:val="24"/>
        </w:rPr>
        <w:t>Informasi</w:t>
      </w:r>
      <w:proofErr w:type="spellEnd"/>
      <w:r w:rsidRPr="00CC34C9">
        <w:rPr>
          <w:rFonts w:ascii="Times New Roman" w:hAnsi="Times New Roman" w:cs="Times New Roman"/>
          <w:color w:val="000000" w:themeColor="text1"/>
          <w:sz w:val="24"/>
          <w:szCs w:val="24"/>
        </w:rPr>
        <w:t xml:space="preserve"> </w:t>
      </w:r>
      <w:proofErr w:type="spellStart"/>
      <w:r w:rsidRPr="00CC34C9">
        <w:rPr>
          <w:rFonts w:ascii="Times New Roman" w:hAnsi="Times New Roman" w:cs="Times New Roman"/>
          <w:color w:val="000000" w:themeColor="text1"/>
          <w:sz w:val="24"/>
          <w:szCs w:val="24"/>
        </w:rPr>
        <w:t>Pemrograman</w:t>
      </w:r>
      <w:proofErr w:type="spellEnd"/>
      <w:r w:rsidRPr="00CC34C9">
        <w:rPr>
          <w:rFonts w:ascii="Times New Roman" w:hAnsi="Times New Roman" w:cs="Times New Roman"/>
          <w:color w:val="000000" w:themeColor="text1"/>
          <w:sz w:val="24"/>
          <w:szCs w:val="24"/>
        </w:rPr>
        <w:t xml:space="preserve"> Indonesia" "http://codepolitan.com"</w:t>
      </w:r>
    </w:p>
    <w:p w14:paraId="29F4ECC9" w14:textId="77777777" w:rsidR="00CC34C9" w:rsidRPr="00CC34C9" w:rsidRDefault="00CC34C9" w:rsidP="00CC34C9">
      <w:pPr>
        <w:pStyle w:val="NormalWeb"/>
        <w:spacing w:before="0" w:beforeAutospacing="0" w:after="0" w:afterAutospacing="0" w:line="403" w:lineRule="atLeast"/>
        <w:rPr>
          <w:color w:val="000000" w:themeColor="text1"/>
        </w:rPr>
      </w:pPr>
      <w:proofErr w:type="spellStart"/>
      <w:r w:rsidRPr="00CC34C9">
        <w:rPr>
          <w:color w:val="000000" w:themeColor="text1"/>
        </w:rPr>
        <w:t>Tunggu</w:t>
      </w:r>
      <w:proofErr w:type="spellEnd"/>
      <w:r w:rsidRPr="00CC34C9">
        <w:rPr>
          <w:color w:val="000000" w:themeColor="text1"/>
        </w:rPr>
        <w:t xml:space="preserve"> </w:t>
      </w:r>
      <w:proofErr w:type="spellStart"/>
      <w:r w:rsidRPr="00CC34C9">
        <w:rPr>
          <w:color w:val="000000" w:themeColor="text1"/>
        </w:rPr>
        <w:t>sejenak</w:t>
      </w:r>
      <w:proofErr w:type="spellEnd"/>
      <w:r w:rsidRPr="00CC34C9">
        <w:rPr>
          <w:color w:val="000000" w:themeColor="text1"/>
        </w:rPr>
        <w:t xml:space="preserve"> proses </w:t>
      </w:r>
      <w:proofErr w:type="spellStart"/>
      <w:r w:rsidRPr="00CC34C9">
        <w:rPr>
          <w:color w:val="000000" w:themeColor="text1"/>
        </w:rPr>
        <w:t>berjalan</w:t>
      </w:r>
      <w:proofErr w:type="spellEnd"/>
      <w:r w:rsidRPr="00CC34C9">
        <w:rPr>
          <w:color w:val="000000" w:themeColor="text1"/>
        </w:rPr>
        <w:t xml:space="preserve">, </w:t>
      </w:r>
      <w:proofErr w:type="spellStart"/>
      <w:r w:rsidRPr="00CC34C9">
        <w:rPr>
          <w:color w:val="000000" w:themeColor="text1"/>
        </w:rPr>
        <w:t>setelah</w:t>
      </w:r>
      <w:proofErr w:type="spellEnd"/>
      <w:r w:rsidRPr="00CC34C9">
        <w:rPr>
          <w:color w:val="000000" w:themeColor="text1"/>
        </w:rPr>
        <w:t xml:space="preserve"> </w:t>
      </w:r>
      <w:proofErr w:type="spellStart"/>
      <w:r w:rsidRPr="00CC34C9">
        <w:rPr>
          <w:color w:val="000000" w:themeColor="text1"/>
        </w:rPr>
        <w:t>selesai</w:t>
      </w:r>
      <w:proofErr w:type="spellEnd"/>
      <w:r w:rsidRPr="00CC34C9">
        <w:rPr>
          <w:color w:val="000000" w:themeColor="text1"/>
        </w:rPr>
        <w:t xml:space="preserve"> </w:t>
      </w:r>
      <w:proofErr w:type="spellStart"/>
      <w:r w:rsidRPr="00CC34C9">
        <w:rPr>
          <w:color w:val="000000" w:themeColor="text1"/>
        </w:rPr>
        <w:t>Nativefier</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membuat</w:t>
      </w:r>
      <w:proofErr w:type="spellEnd"/>
      <w:r w:rsidRPr="00CC34C9">
        <w:rPr>
          <w:color w:val="000000" w:themeColor="text1"/>
        </w:rPr>
        <w:t xml:space="preserve"> </w:t>
      </w:r>
      <w:proofErr w:type="spellStart"/>
      <w:r w:rsidRPr="00CC34C9">
        <w:rPr>
          <w:color w:val="000000" w:themeColor="text1"/>
        </w:rPr>
        <w:t>sebuah</w:t>
      </w:r>
      <w:proofErr w:type="spellEnd"/>
      <w:r w:rsidRPr="00CC34C9">
        <w:rPr>
          <w:color w:val="000000" w:themeColor="text1"/>
        </w:rPr>
        <w:t xml:space="preserve"> </w:t>
      </w:r>
      <w:r w:rsidRPr="00CC34C9">
        <w:rPr>
          <w:rStyle w:val="Emphasis"/>
          <w:color w:val="000000" w:themeColor="text1"/>
        </w:rPr>
        <w:t>directory</w:t>
      </w:r>
      <w:r w:rsidRPr="00CC34C9">
        <w:rPr>
          <w:color w:val="000000" w:themeColor="text1"/>
        </w:rPr>
        <w:t xml:space="preserve"> yang </w:t>
      </w:r>
      <w:proofErr w:type="spellStart"/>
      <w:r w:rsidRPr="00CC34C9">
        <w:rPr>
          <w:color w:val="000000" w:themeColor="text1"/>
        </w:rPr>
        <w:t>berisi</w:t>
      </w:r>
      <w:proofErr w:type="spellEnd"/>
      <w:r w:rsidRPr="00CC34C9">
        <w:rPr>
          <w:color w:val="000000" w:themeColor="text1"/>
        </w:rPr>
        <w:t xml:space="preserve"> </w:t>
      </w:r>
      <w:r w:rsidRPr="00CC34C9">
        <w:rPr>
          <w:rStyle w:val="Emphasis"/>
          <w:color w:val="000000" w:themeColor="text1"/>
        </w:rPr>
        <w:t>source</w:t>
      </w:r>
      <w:r w:rsidRPr="00CC34C9">
        <w:rPr>
          <w:color w:val="000000" w:themeColor="text1"/>
        </w:rPr>
        <w:t xml:space="preserve"> dan juga </w:t>
      </w:r>
      <w:r w:rsidRPr="00CC34C9">
        <w:rPr>
          <w:rStyle w:val="Emphasis"/>
          <w:color w:val="000000" w:themeColor="text1"/>
        </w:rPr>
        <w:t>executable</w:t>
      </w:r>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cukup</w:t>
      </w:r>
      <w:proofErr w:type="spellEnd"/>
      <w:r w:rsidRPr="00CC34C9">
        <w:rPr>
          <w:color w:val="000000" w:themeColor="text1"/>
        </w:rPr>
        <w:t xml:space="preserve"> </w:t>
      </w:r>
      <w:proofErr w:type="spellStart"/>
      <w:r w:rsidRPr="00CC34C9">
        <w:rPr>
          <w:color w:val="000000" w:themeColor="text1"/>
        </w:rPr>
        <w:t>klik</w:t>
      </w:r>
      <w:proofErr w:type="spellEnd"/>
      <w:r w:rsidRPr="00CC34C9">
        <w:rPr>
          <w:color w:val="000000" w:themeColor="text1"/>
        </w:rPr>
        <w:t xml:space="preserve"> </w:t>
      </w:r>
      <w:proofErr w:type="spellStart"/>
      <w:r w:rsidRPr="00CC34C9">
        <w:rPr>
          <w:color w:val="000000" w:themeColor="text1"/>
        </w:rPr>
        <w:t>dua</w:t>
      </w:r>
      <w:proofErr w:type="spellEnd"/>
      <w:r w:rsidRPr="00CC34C9">
        <w:rPr>
          <w:color w:val="000000" w:themeColor="text1"/>
        </w:rPr>
        <w:t xml:space="preserve"> kali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menjalakanya</w:t>
      </w:r>
      <w:proofErr w:type="spellEnd"/>
      <w:r w:rsidRPr="00CC34C9">
        <w:rPr>
          <w:color w:val="000000" w:themeColor="text1"/>
        </w:rPr>
        <w:t xml:space="preserve">. </w:t>
      </w:r>
      <w:proofErr w:type="spellStart"/>
      <w:r w:rsidRPr="00CC34C9">
        <w:rPr>
          <w:color w:val="000000" w:themeColor="text1"/>
        </w:rPr>
        <w:t>Tadaa</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web rasa </w:t>
      </w:r>
      <w:r w:rsidRPr="00CC34C9">
        <w:rPr>
          <w:rStyle w:val="Emphasis"/>
          <w:color w:val="000000" w:themeColor="text1"/>
        </w:rPr>
        <w:t>desktop</w:t>
      </w:r>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sudah</w:t>
      </w:r>
      <w:proofErr w:type="spellEnd"/>
      <w:r w:rsidRPr="00CC34C9">
        <w:rPr>
          <w:color w:val="000000" w:themeColor="text1"/>
        </w:rPr>
        <w:t xml:space="preserve"> </w:t>
      </w:r>
      <w:proofErr w:type="spellStart"/>
      <w:r w:rsidRPr="00CC34C9">
        <w:rPr>
          <w:color w:val="000000" w:themeColor="text1"/>
        </w:rPr>
        <w:t>jadi</w:t>
      </w:r>
      <w:proofErr w:type="spellEnd"/>
      <w:r w:rsidRPr="00CC34C9">
        <w:rPr>
          <w:color w:val="000000" w:themeColor="text1"/>
        </w:rPr>
        <w:t>.</w:t>
      </w:r>
    </w:p>
    <w:p w14:paraId="65BF9D5C" w14:textId="77777777" w:rsidR="00CC34C9" w:rsidRPr="00CC34C9" w:rsidRDefault="00CC34C9" w:rsidP="00CC34C9">
      <w:pPr>
        <w:pStyle w:val="Heading2"/>
        <w:spacing w:before="0" w:after="187" w:line="326" w:lineRule="atLeast"/>
        <w:jc w:val="both"/>
        <w:rPr>
          <w:rFonts w:ascii="Times New Roman" w:hAnsi="Times New Roman" w:cs="Times New Roman"/>
          <w:color w:val="252525"/>
          <w:sz w:val="24"/>
          <w:szCs w:val="24"/>
          <w:lang w:val="en-US"/>
        </w:rPr>
      </w:pPr>
      <w:r w:rsidRPr="00CC34C9">
        <w:rPr>
          <w:rFonts w:ascii="Times New Roman" w:hAnsi="Times New Roman" w:cs="Times New Roman"/>
          <w:b/>
          <w:bCs/>
          <w:color w:val="252525"/>
          <w:sz w:val="24"/>
          <w:szCs w:val="24"/>
        </w:rPr>
        <w:t>Cara Seru</w:t>
      </w:r>
    </w:p>
    <w:p w14:paraId="0304BE06" w14:textId="77777777" w:rsidR="00CC34C9" w:rsidRPr="00CC34C9" w:rsidRDefault="00CC34C9" w:rsidP="00CC34C9">
      <w:pPr>
        <w:pStyle w:val="NormalWeb"/>
        <w:spacing w:before="0" w:beforeAutospacing="0" w:after="0" w:afterAutospacing="0" w:line="403" w:lineRule="atLeast"/>
        <w:jc w:val="both"/>
        <w:rPr>
          <w:color w:val="808080"/>
        </w:rPr>
      </w:pPr>
      <w:proofErr w:type="spellStart"/>
      <w:r w:rsidRPr="00CC34C9">
        <w:rPr>
          <w:color w:val="808080"/>
        </w:rPr>
        <w:t>Langkah</w:t>
      </w:r>
      <w:proofErr w:type="spellEnd"/>
      <w:r w:rsidRPr="00CC34C9">
        <w:rPr>
          <w:color w:val="808080"/>
        </w:rPr>
        <w:t xml:space="preserve"> </w:t>
      </w:r>
      <w:proofErr w:type="spellStart"/>
      <w:r w:rsidRPr="00CC34C9">
        <w:rPr>
          <w:color w:val="808080"/>
        </w:rPr>
        <w:t>awal</w:t>
      </w:r>
      <w:proofErr w:type="spellEnd"/>
      <w:r w:rsidRPr="00CC34C9">
        <w:rPr>
          <w:color w:val="808080"/>
        </w:rPr>
        <w:t xml:space="preserve"> </w:t>
      </w:r>
      <w:proofErr w:type="spellStart"/>
      <w:r w:rsidRPr="00CC34C9">
        <w:rPr>
          <w:color w:val="808080"/>
        </w:rPr>
        <w:t>sebelum</w:t>
      </w:r>
      <w:proofErr w:type="spellEnd"/>
      <w:r w:rsidRPr="00CC34C9">
        <w:rPr>
          <w:color w:val="808080"/>
        </w:rPr>
        <w:t xml:space="preserve"> </w:t>
      </w:r>
      <w:proofErr w:type="spellStart"/>
      <w:r w:rsidRPr="00CC34C9">
        <w:rPr>
          <w:color w:val="808080"/>
        </w:rPr>
        <w:t>mulai</w:t>
      </w:r>
      <w:proofErr w:type="spellEnd"/>
      <w:r w:rsidRPr="00CC34C9">
        <w:rPr>
          <w:color w:val="808080"/>
        </w:rPr>
        <w:t xml:space="preserve"> </w:t>
      </w:r>
      <w:r w:rsidRPr="00CC34C9">
        <w:rPr>
          <w:rStyle w:val="Emphasis"/>
          <w:color w:val="808080"/>
        </w:rPr>
        <w:t>coding</w:t>
      </w:r>
      <w:r w:rsidRPr="00CC34C9">
        <w:rPr>
          <w:color w:val="808080"/>
        </w:rPr>
        <w:t xml:space="preserve">, </w:t>
      </w:r>
      <w:proofErr w:type="spellStart"/>
      <w:r w:rsidRPr="00CC34C9">
        <w:rPr>
          <w:color w:val="808080"/>
        </w:rPr>
        <w:t>kita</w:t>
      </w:r>
      <w:proofErr w:type="spellEnd"/>
      <w:r w:rsidRPr="00CC34C9">
        <w:rPr>
          <w:color w:val="808080"/>
        </w:rPr>
        <w:t xml:space="preserve"> </w:t>
      </w:r>
      <w:proofErr w:type="spellStart"/>
      <w:r w:rsidRPr="00CC34C9">
        <w:rPr>
          <w:color w:val="808080"/>
        </w:rPr>
        <w:t>siapkan</w:t>
      </w:r>
      <w:proofErr w:type="spellEnd"/>
      <w:r w:rsidRPr="00CC34C9">
        <w:rPr>
          <w:color w:val="808080"/>
        </w:rPr>
        <w:t xml:space="preserve"> </w:t>
      </w:r>
      <w:proofErr w:type="spellStart"/>
      <w:r w:rsidRPr="00CC34C9">
        <w:rPr>
          <w:color w:val="808080"/>
        </w:rPr>
        <w:t>dulu</w:t>
      </w:r>
      <w:proofErr w:type="spellEnd"/>
      <w:r w:rsidRPr="00CC34C9">
        <w:rPr>
          <w:color w:val="808080"/>
        </w:rPr>
        <w:t xml:space="preserve"> </w:t>
      </w:r>
      <w:proofErr w:type="spellStart"/>
      <w:r w:rsidRPr="00CC34C9">
        <w:rPr>
          <w:color w:val="808080"/>
        </w:rPr>
        <w:t>berkas-berkas</w:t>
      </w:r>
      <w:proofErr w:type="spellEnd"/>
      <w:r w:rsidRPr="00CC34C9">
        <w:rPr>
          <w:color w:val="808080"/>
        </w:rPr>
        <w:t xml:space="preserve"> </w:t>
      </w:r>
      <w:proofErr w:type="spellStart"/>
      <w:r w:rsidRPr="00CC34C9">
        <w:rPr>
          <w:color w:val="808080"/>
        </w:rPr>
        <w:t>dengan</w:t>
      </w:r>
      <w:proofErr w:type="spellEnd"/>
      <w:r w:rsidRPr="00CC34C9">
        <w:rPr>
          <w:color w:val="808080"/>
        </w:rPr>
        <w:t xml:space="preserve"> </w:t>
      </w:r>
      <w:proofErr w:type="spellStart"/>
      <w:r w:rsidRPr="00CC34C9">
        <w:rPr>
          <w:color w:val="808080"/>
        </w:rPr>
        <w:t>mengunduh</w:t>
      </w:r>
      <w:proofErr w:type="spellEnd"/>
      <w:r w:rsidRPr="00CC34C9">
        <w:rPr>
          <w:color w:val="808080"/>
        </w:rPr>
        <w:t xml:space="preserve"> </w:t>
      </w:r>
      <w:hyperlink r:id="rId194" w:tgtFrame="_blank" w:tooltip="Boilerplate Code" w:history="1">
        <w:r w:rsidRPr="00CC34C9">
          <w:rPr>
            <w:rStyle w:val="Hyperlink"/>
            <w:b/>
            <w:bCs/>
            <w:i/>
            <w:iCs/>
            <w:color w:val="5BC0BE"/>
          </w:rPr>
          <w:t>boilerplate</w:t>
        </w:r>
      </w:hyperlink>
      <w:r w:rsidRPr="00CC34C9">
        <w:rPr>
          <w:color w:val="808080"/>
        </w:rPr>
        <w:t xml:space="preserve"> </w:t>
      </w:r>
      <w:proofErr w:type="spellStart"/>
      <w:r w:rsidRPr="00CC34C9">
        <w:rPr>
          <w:color w:val="808080"/>
        </w:rPr>
        <w:t>dari</w:t>
      </w:r>
      <w:proofErr w:type="spellEnd"/>
      <w:r w:rsidRPr="00CC34C9">
        <w:rPr>
          <w:color w:val="808080"/>
        </w:rPr>
        <w:t xml:space="preserve"> Electron, </w:t>
      </w:r>
      <w:proofErr w:type="spellStart"/>
      <w:r w:rsidRPr="00CC34C9">
        <w:rPr>
          <w:color w:val="808080"/>
        </w:rPr>
        <w:t>jadi</w:t>
      </w:r>
      <w:proofErr w:type="spellEnd"/>
      <w:r w:rsidRPr="00CC34C9">
        <w:rPr>
          <w:color w:val="808080"/>
        </w:rPr>
        <w:t xml:space="preserve"> </w:t>
      </w:r>
      <w:proofErr w:type="spellStart"/>
      <w:r w:rsidRPr="00CC34C9">
        <w:rPr>
          <w:color w:val="808080"/>
        </w:rPr>
        <w:t>telah</w:t>
      </w:r>
      <w:proofErr w:type="spellEnd"/>
      <w:r w:rsidRPr="00CC34C9">
        <w:rPr>
          <w:color w:val="808080"/>
        </w:rPr>
        <w:t xml:space="preserve"> </w:t>
      </w:r>
      <w:proofErr w:type="spellStart"/>
      <w:r w:rsidRPr="00CC34C9">
        <w:rPr>
          <w:color w:val="808080"/>
        </w:rPr>
        <w:t>ada</w:t>
      </w:r>
      <w:proofErr w:type="spellEnd"/>
      <w:r w:rsidRPr="00CC34C9">
        <w:rPr>
          <w:color w:val="808080"/>
        </w:rPr>
        <w:t xml:space="preserve"> </w:t>
      </w:r>
      <w:r w:rsidRPr="00CC34C9">
        <w:rPr>
          <w:rStyle w:val="Emphasis"/>
          <w:color w:val="808080"/>
        </w:rPr>
        <w:t>template </w:t>
      </w:r>
      <w:proofErr w:type="spellStart"/>
      <w:r w:rsidRPr="00CC34C9">
        <w:rPr>
          <w:color w:val="808080"/>
        </w:rPr>
        <w:t>atau</w:t>
      </w:r>
      <w:proofErr w:type="spellEnd"/>
      <w:r w:rsidRPr="00CC34C9">
        <w:rPr>
          <w:color w:val="808080"/>
        </w:rPr>
        <w:t xml:space="preserve"> </w:t>
      </w:r>
      <w:proofErr w:type="spellStart"/>
      <w:r w:rsidRPr="00CC34C9">
        <w:rPr>
          <w:color w:val="808080"/>
        </w:rPr>
        <w:t>kerangka</w:t>
      </w:r>
      <w:proofErr w:type="spellEnd"/>
      <w:r w:rsidRPr="00CC34C9">
        <w:rPr>
          <w:color w:val="808080"/>
        </w:rPr>
        <w:t xml:space="preserve"> </w:t>
      </w:r>
      <w:proofErr w:type="spellStart"/>
      <w:r w:rsidRPr="00CC34C9">
        <w:rPr>
          <w:color w:val="808080"/>
        </w:rPr>
        <w:t>dasar</w:t>
      </w:r>
      <w:proofErr w:type="spellEnd"/>
      <w:r w:rsidRPr="00CC34C9">
        <w:rPr>
          <w:color w:val="808080"/>
        </w:rPr>
        <w:t xml:space="preserve"> yang </w:t>
      </w:r>
      <w:proofErr w:type="spellStart"/>
      <w:r w:rsidRPr="00CC34C9">
        <w:rPr>
          <w:color w:val="808080"/>
        </w:rPr>
        <w:t>sudah</w:t>
      </w:r>
      <w:proofErr w:type="spellEnd"/>
      <w:r w:rsidRPr="00CC34C9">
        <w:rPr>
          <w:color w:val="808080"/>
        </w:rPr>
        <w:t xml:space="preserve"> </w:t>
      </w:r>
      <w:proofErr w:type="spellStart"/>
      <w:r w:rsidRPr="00CC34C9">
        <w:rPr>
          <w:color w:val="808080"/>
        </w:rPr>
        <w:t>siap</w:t>
      </w:r>
      <w:proofErr w:type="spellEnd"/>
      <w:r w:rsidRPr="00CC34C9">
        <w:rPr>
          <w:color w:val="808080"/>
        </w:rPr>
        <w:t xml:space="preserve"> </w:t>
      </w:r>
      <w:proofErr w:type="spellStart"/>
      <w:r w:rsidRPr="00CC34C9">
        <w:rPr>
          <w:color w:val="808080"/>
        </w:rPr>
        <w:t>gunakan</w:t>
      </w:r>
      <w:proofErr w:type="spellEnd"/>
      <w:r w:rsidRPr="00CC34C9">
        <w:rPr>
          <w:color w:val="808080"/>
        </w:rPr>
        <w:t xml:space="preserve"> </w:t>
      </w:r>
      <w:proofErr w:type="spellStart"/>
      <w:r w:rsidRPr="00CC34C9">
        <w:rPr>
          <w:color w:val="808080"/>
        </w:rPr>
        <w:t>untuk</w:t>
      </w:r>
      <w:proofErr w:type="spellEnd"/>
      <w:r w:rsidRPr="00CC34C9">
        <w:rPr>
          <w:color w:val="808080"/>
        </w:rPr>
        <w:t xml:space="preserve"> </w:t>
      </w:r>
      <w:proofErr w:type="spellStart"/>
      <w:r w:rsidRPr="00CC34C9">
        <w:rPr>
          <w:color w:val="808080"/>
        </w:rPr>
        <w:t>belajar</w:t>
      </w:r>
      <w:proofErr w:type="spellEnd"/>
      <w:r w:rsidRPr="00CC34C9">
        <w:rPr>
          <w:color w:val="808080"/>
        </w:rPr>
        <w:t xml:space="preserve"> </w:t>
      </w:r>
      <w:proofErr w:type="spellStart"/>
      <w:r w:rsidRPr="00CC34C9">
        <w:rPr>
          <w:color w:val="808080"/>
        </w:rPr>
        <w:t>membuat</w:t>
      </w:r>
      <w:proofErr w:type="spellEnd"/>
      <w:r w:rsidRPr="00CC34C9">
        <w:rPr>
          <w:color w:val="808080"/>
        </w:rPr>
        <w:t xml:space="preserve"> </w:t>
      </w:r>
      <w:proofErr w:type="spellStart"/>
      <w:r w:rsidRPr="00CC34C9">
        <w:rPr>
          <w:color w:val="808080"/>
        </w:rPr>
        <w:t>aplikasi</w:t>
      </w:r>
      <w:proofErr w:type="spellEnd"/>
      <w:r w:rsidRPr="00CC34C9">
        <w:rPr>
          <w:color w:val="808080"/>
        </w:rPr>
        <w:t xml:space="preserve"> pada Electron, </w:t>
      </w:r>
      <w:proofErr w:type="spellStart"/>
      <w:r w:rsidRPr="00CC34C9">
        <w:rPr>
          <w:color w:val="808080"/>
        </w:rPr>
        <w:t>jadi</w:t>
      </w:r>
      <w:proofErr w:type="spellEnd"/>
      <w:r w:rsidRPr="00CC34C9">
        <w:rPr>
          <w:color w:val="808080"/>
        </w:rPr>
        <w:t xml:space="preserve"> </w:t>
      </w:r>
      <w:proofErr w:type="spellStart"/>
      <w:r w:rsidRPr="00CC34C9">
        <w:rPr>
          <w:color w:val="808080"/>
        </w:rPr>
        <w:t>tidak</w:t>
      </w:r>
      <w:proofErr w:type="spellEnd"/>
      <w:r w:rsidRPr="00CC34C9">
        <w:rPr>
          <w:color w:val="808080"/>
        </w:rPr>
        <w:t xml:space="preserve"> </w:t>
      </w:r>
      <w:proofErr w:type="spellStart"/>
      <w:r w:rsidRPr="00CC34C9">
        <w:rPr>
          <w:color w:val="808080"/>
        </w:rPr>
        <w:t>perlu</w:t>
      </w:r>
      <w:proofErr w:type="spellEnd"/>
      <w:r w:rsidRPr="00CC34C9">
        <w:rPr>
          <w:color w:val="808080"/>
        </w:rPr>
        <w:t xml:space="preserve"> repot-repot </w:t>
      </w:r>
      <w:proofErr w:type="spellStart"/>
      <w:r w:rsidRPr="00CC34C9">
        <w:rPr>
          <w:color w:val="808080"/>
        </w:rPr>
        <w:t>mulai</w:t>
      </w:r>
      <w:proofErr w:type="spellEnd"/>
      <w:r w:rsidRPr="00CC34C9">
        <w:rPr>
          <w:color w:val="808080"/>
        </w:rPr>
        <w:t xml:space="preserve"> </w:t>
      </w:r>
      <w:proofErr w:type="spellStart"/>
      <w:r w:rsidRPr="00CC34C9">
        <w:rPr>
          <w:color w:val="808080"/>
        </w:rPr>
        <w:t>dari</w:t>
      </w:r>
      <w:proofErr w:type="spellEnd"/>
      <w:r w:rsidRPr="00CC34C9">
        <w:rPr>
          <w:color w:val="808080"/>
        </w:rPr>
        <w:t xml:space="preserve"> nol. </w:t>
      </w:r>
      <w:proofErr w:type="spellStart"/>
      <w:r w:rsidRPr="00CC34C9">
        <w:rPr>
          <w:color w:val="808080"/>
        </w:rPr>
        <w:t>Berikut</w:t>
      </w:r>
      <w:proofErr w:type="spellEnd"/>
      <w:r w:rsidRPr="00CC34C9">
        <w:rPr>
          <w:color w:val="808080"/>
        </w:rPr>
        <w:t xml:space="preserve"> </w:t>
      </w:r>
      <w:r w:rsidRPr="00CC34C9">
        <w:rPr>
          <w:rStyle w:val="Emphasis"/>
          <w:color w:val="808080"/>
        </w:rPr>
        <w:t>boilerplate</w:t>
      </w:r>
      <w:r w:rsidRPr="00CC34C9">
        <w:rPr>
          <w:color w:val="808080"/>
        </w:rPr>
        <w:t xml:space="preserve"> </w:t>
      </w:r>
      <w:proofErr w:type="spellStart"/>
      <w:r w:rsidRPr="00CC34C9">
        <w:rPr>
          <w:color w:val="808080"/>
        </w:rPr>
        <w:t>Eletron</w:t>
      </w:r>
      <w:proofErr w:type="spellEnd"/>
      <w:r w:rsidRPr="00CC34C9">
        <w:rPr>
          <w:color w:val="808080"/>
        </w:rPr>
        <w:t xml:space="preserve"> </w:t>
      </w:r>
      <w:proofErr w:type="spellStart"/>
      <w:r w:rsidRPr="00CC34C9">
        <w:rPr>
          <w:color w:val="808080"/>
        </w:rPr>
        <w:t>detailnya</w:t>
      </w:r>
      <w:proofErr w:type="spellEnd"/>
      <w:r w:rsidRPr="00CC34C9">
        <w:rPr>
          <w:color w:val="808080"/>
        </w:rPr>
        <w:t xml:space="preserve"> : </w:t>
      </w:r>
      <w:hyperlink r:id="rId195" w:tgtFrame="_blank" w:tooltip="Electron Quick Start" w:history="1">
        <w:r w:rsidRPr="00CC34C9">
          <w:rPr>
            <w:rStyle w:val="Hyperlink"/>
            <w:b/>
            <w:bCs/>
            <w:color w:val="5BC0BE"/>
          </w:rPr>
          <w:t>Electron-Quick-Start</w:t>
        </w:r>
      </w:hyperlink>
    </w:p>
    <w:p w14:paraId="67FA995C" w14:textId="77777777" w:rsidR="00CC34C9" w:rsidRPr="00CC34C9" w:rsidRDefault="00CC34C9" w:rsidP="00CC34C9">
      <w:pPr>
        <w:pStyle w:val="NormalWeb"/>
        <w:spacing w:before="0" w:beforeAutospacing="0" w:after="326" w:afterAutospacing="0" w:line="403" w:lineRule="atLeast"/>
        <w:jc w:val="both"/>
        <w:rPr>
          <w:color w:val="808080"/>
        </w:rPr>
      </w:pPr>
      <w:r w:rsidRPr="00CC34C9">
        <w:rPr>
          <w:color w:val="808080"/>
        </w:rPr>
        <w:t xml:space="preserve">Clone </w:t>
      </w:r>
      <w:proofErr w:type="spellStart"/>
      <w:r w:rsidRPr="00CC34C9">
        <w:rPr>
          <w:color w:val="808080"/>
        </w:rPr>
        <w:t>dengan</w:t>
      </w:r>
      <w:proofErr w:type="spellEnd"/>
      <w:r w:rsidRPr="00CC34C9">
        <w:rPr>
          <w:color w:val="808080"/>
        </w:rPr>
        <w:t xml:space="preserve"> Git </w:t>
      </w:r>
      <w:proofErr w:type="spellStart"/>
      <w:r w:rsidRPr="00CC34C9">
        <w:rPr>
          <w:color w:val="808080"/>
        </w:rPr>
        <w:t>menggunakan</w:t>
      </w:r>
      <w:proofErr w:type="spellEnd"/>
      <w:r w:rsidRPr="00CC34C9">
        <w:rPr>
          <w:color w:val="808080"/>
        </w:rPr>
        <w:t xml:space="preserve"> </w:t>
      </w:r>
      <w:proofErr w:type="spellStart"/>
      <w:proofErr w:type="gramStart"/>
      <w:r w:rsidRPr="00CC34C9">
        <w:rPr>
          <w:color w:val="808080"/>
        </w:rPr>
        <w:t>perintah</w:t>
      </w:r>
      <w:proofErr w:type="spellEnd"/>
      <w:r w:rsidRPr="00CC34C9">
        <w:rPr>
          <w:color w:val="808080"/>
        </w:rPr>
        <w:t xml:space="preserve"> :</w:t>
      </w:r>
      <w:proofErr w:type="gramEnd"/>
    </w:p>
    <w:p w14:paraId="13DA4C92" w14:textId="77777777" w:rsidR="00CC34C9" w:rsidRPr="00CC34C9" w:rsidRDefault="00CC34C9" w:rsidP="00CC34C9">
      <w:pPr>
        <w:pStyle w:val="NormalWeb"/>
        <w:spacing w:before="0" w:beforeAutospacing="0" w:after="0" w:afterAutospacing="0" w:line="403" w:lineRule="atLeast"/>
        <w:jc w:val="both"/>
        <w:rPr>
          <w:color w:val="808080"/>
        </w:rPr>
      </w:pPr>
      <w:r w:rsidRPr="00CC34C9">
        <w:rPr>
          <w:rStyle w:val="Strong"/>
          <w:color w:val="252525"/>
        </w:rPr>
        <w:t>*</w:t>
      </w:r>
      <w:r w:rsidRPr="00CC34C9">
        <w:rPr>
          <w:color w:val="808080"/>
        </w:rPr>
        <w:t xml:space="preserve"> </w:t>
      </w:r>
      <w:proofErr w:type="spellStart"/>
      <w:r w:rsidRPr="00CC34C9">
        <w:rPr>
          <w:color w:val="808080"/>
        </w:rPr>
        <w:t>Bagi</w:t>
      </w:r>
      <w:proofErr w:type="spellEnd"/>
      <w:r w:rsidRPr="00CC34C9">
        <w:rPr>
          <w:color w:val="808080"/>
        </w:rPr>
        <w:t xml:space="preserve"> </w:t>
      </w:r>
      <w:proofErr w:type="spellStart"/>
      <w:r w:rsidRPr="00CC34C9">
        <w:rPr>
          <w:color w:val="808080"/>
        </w:rPr>
        <w:t>kamu</w:t>
      </w:r>
      <w:proofErr w:type="spellEnd"/>
      <w:r w:rsidRPr="00CC34C9">
        <w:rPr>
          <w:color w:val="808080"/>
        </w:rPr>
        <w:t xml:space="preserve"> yang </w:t>
      </w:r>
      <w:proofErr w:type="spellStart"/>
      <w:r w:rsidRPr="00CC34C9">
        <w:rPr>
          <w:color w:val="808080"/>
        </w:rPr>
        <w:t>belum</w:t>
      </w:r>
      <w:proofErr w:type="spellEnd"/>
      <w:r w:rsidRPr="00CC34C9">
        <w:rPr>
          <w:color w:val="808080"/>
        </w:rPr>
        <w:t xml:space="preserve"> </w:t>
      </w:r>
      <w:proofErr w:type="spellStart"/>
      <w:r w:rsidRPr="00CC34C9">
        <w:rPr>
          <w:color w:val="808080"/>
        </w:rPr>
        <w:t>pernah</w:t>
      </w:r>
      <w:proofErr w:type="spellEnd"/>
      <w:r w:rsidRPr="00CC34C9">
        <w:rPr>
          <w:color w:val="808080"/>
        </w:rPr>
        <w:t xml:space="preserve"> </w:t>
      </w:r>
      <w:proofErr w:type="spellStart"/>
      <w:r w:rsidRPr="00CC34C9">
        <w:rPr>
          <w:color w:val="808080"/>
        </w:rPr>
        <w:t>menggunakan</w:t>
      </w:r>
      <w:proofErr w:type="spellEnd"/>
      <w:r w:rsidRPr="00CC34C9">
        <w:rPr>
          <w:color w:val="808080"/>
        </w:rPr>
        <w:t xml:space="preserve"> Git, </w:t>
      </w:r>
      <w:proofErr w:type="spellStart"/>
      <w:r w:rsidRPr="00CC34C9">
        <w:rPr>
          <w:color w:val="808080"/>
        </w:rPr>
        <w:t>kamu</w:t>
      </w:r>
      <w:proofErr w:type="spellEnd"/>
      <w:r w:rsidRPr="00CC34C9">
        <w:rPr>
          <w:color w:val="808080"/>
        </w:rPr>
        <w:t xml:space="preserve"> </w:t>
      </w:r>
      <w:proofErr w:type="spellStart"/>
      <w:r w:rsidRPr="00CC34C9">
        <w:rPr>
          <w:color w:val="808080"/>
        </w:rPr>
        <w:t>bisa</w:t>
      </w:r>
      <w:proofErr w:type="spellEnd"/>
      <w:r w:rsidRPr="00CC34C9">
        <w:rPr>
          <w:color w:val="808080"/>
        </w:rPr>
        <w:t xml:space="preserve"> </w:t>
      </w:r>
      <w:proofErr w:type="spellStart"/>
      <w:r w:rsidRPr="00CC34C9">
        <w:rPr>
          <w:color w:val="808080"/>
        </w:rPr>
        <w:t>kepoin</w:t>
      </w:r>
      <w:proofErr w:type="spellEnd"/>
      <w:r w:rsidRPr="00CC34C9">
        <w:rPr>
          <w:color w:val="808080"/>
        </w:rPr>
        <w:t xml:space="preserve"> di </w:t>
      </w:r>
      <w:hyperlink r:id="rId196" w:tgtFrame="_blank" w:tooltip="Memulai Dasar Git" w:history="1">
        <w:proofErr w:type="spellStart"/>
        <w:r w:rsidRPr="00CC34C9">
          <w:rPr>
            <w:rStyle w:val="Hyperlink"/>
            <w:b/>
            <w:bCs/>
            <w:color w:val="5BC0BE"/>
          </w:rPr>
          <w:t>Memulai</w:t>
        </w:r>
        <w:proofErr w:type="spellEnd"/>
        <w:r w:rsidRPr="00CC34C9">
          <w:rPr>
            <w:rStyle w:val="Hyperlink"/>
            <w:b/>
            <w:bCs/>
            <w:color w:val="5BC0BE"/>
          </w:rPr>
          <w:t xml:space="preserve"> Dasar Git</w:t>
        </w:r>
      </w:hyperlink>
      <w:r w:rsidRPr="00CC34C9">
        <w:rPr>
          <w:color w:val="808080"/>
        </w:rPr>
        <w:br/>
      </w:r>
      <w:r w:rsidRPr="00CC34C9">
        <w:rPr>
          <w:rStyle w:val="Strong"/>
          <w:color w:val="252525"/>
        </w:rPr>
        <w:t>**</w:t>
      </w:r>
      <w:r w:rsidRPr="00CC34C9">
        <w:rPr>
          <w:color w:val="808080"/>
        </w:rPr>
        <w:t xml:space="preserve"> </w:t>
      </w:r>
      <w:proofErr w:type="spellStart"/>
      <w:r w:rsidRPr="00CC34C9">
        <w:rPr>
          <w:color w:val="808080"/>
        </w:rPr>
        <w:t>Guna</w:t>
      </w:r>
      <w:proofErr w:type="spellEnd"/>
      <w:r w:rsidRPr="00CC34C9">
        <w:rPr>
          <w:color w:val="808080"/>
        </w:rPr>
        <w:t xml:space="preserve"> </w:t>
      </w:r>
      <w:proofErr w:type="spellStart"/>
      <w:r w:rsidRPr="00CC34C9">
        <w:rPr>
          <w:color w:val="808080"/>
        </w:rPr>
        <w:t>memfokuskan</w:t>
      </w:r>
      <w:proofErr w:type="spellEnd"/>
      <w:r w:rsidRPr="00CC34C9">
        <w:rPr>
          <w:color w:val="808080"/>
        </w:rPr>
        <w:t xml:space="preserve"> tutorial </w:t>
      </w:r>
      <w:proofErr w:type="spellStart"/>
      <w:r w:rsidRPr="00CC34C9">
        <w:rPr>
          <w:color w:val="808080"/>
        </w:rPr>
        <w:t>ini</w:t>
      </w:r>
      <w:proofErr w:type="spellEnd"/>
      <w:r w:rsidRPr="00CC34C9">
        <w:rPr>
          <w:color w:val="808080"/>
        </w:rPr>
        <w:t xml:space="preserve"> </w:t>
      </w:r>
      <w:proofErr w:type="spellStart"/>
      <w:r w:rsidRPr="00CC34C9">
        <w:rPr>
          <w:color w:val="808080"/>
        </w:rPr>
        <w:t>untuk</w:t>
      </w:r>
      <w:proofErr w:type="spellEnd"/>
      <w:r w:rsidRPr="00CC34C9">
        <w:rPr>
          <w:color w:val="808080"/>
        </w:rPr>
        <w:t xml:space="preserve"> </w:t>
      </w:r>
      <w:proofErr w:type="spellStart"/>
      <w:r w:rsidRPr="00CC34C9">
        <w:rPr>
          <w:color w:val="808080"/>
        </w:rPr>
        <w:t>mengenal</w:t>
      </w:r>
      <w:proofErr w:type="spellEnd"/>
      <w:r w:rsidRPr="00CC34C9">
        <w:rPr>
          <w:color w:val="808080"/>
        </w:rPr>
        <w:t xml:space="preserve"> Electron </w:t>
      </w:r>
      <w:proofErr w:type="spellStart"/>
      <w:r w:rsidRPr="00CC34C9">
        <w:rPr>
          <w:color w:val="808080"/>
        </w:rPr>
        <w:t>kamu</w:t>
      </w:r>
      <w:proofErr w:type="spellEnd"/>
      <w:r w:rsidRPr="00CC34C9">
        <w:rPr>
          <w:color w:val="808080"/>
        </w:rPr>
        <w:t xml:space="preserve"> </w:t>
      </w:r>
      <w:proofErr w:type="spellStart"/>
      <w:r w:rsidRPr="00CC34C9">
        <w:rPr>
          <w:color w:val="808080"/>
        </w:rPr>
        <w:t>dapat</w:t>
      </w:r>
      <w:proofErr w:type="spellEnd"/>
      <w:r w:rsidRPr="00CC34C9">
        <w:rPr>
          <w:color w:val="808080"/>
        </w:rPr>
        <w:t xml:space="preserve"> </w:t>
      </w:r>
      <w:proofErr w:type="spellStart"/>
      <w:r w:rsidRPr="00CC34C9">
        <w:rPr>
          <w:color w:val="808080"/>
        </w:rPr>
        <w:t>dengan</w:t>
      </w:r>
      <w:proofErr w:type="spellEnd"/>
      <w:r w:rsidRPr="00CC34C9">
        <w:rPr>
          <w:color w:val="808080"/>
        </w:rPr>
        <w:t xml:space="preserve"> </w:t>
      </w:r>
      <w:proofErr w:type="spellStart"/>
      <w:r w:rsidRPr="00CC34C9">
        <w:rPr>
          <w:color w:val="808080"/>
        </w:rPr>
        <w:t>mudah</w:t>
      </w:r>
      <w:proofErr w:type="spellEnd"/>
      <w:r w:rsidRPr="00CC34C9">
        <w:rPr>
          <w:color w:val="808080"/>
        </w:rPr>
        <w:t xml:space="preserve"> </w:t>
      </w:r>
      <w:proofErr w:type="spellStart"/>
      <w:r w:rsidRPr="00CC34C9">
        <w:rPr>
          <w:color w:val="808080"/>
        </w:rPr>
        <w:t>memasang</w:t>
      </w:r>
      <w:proofErr w:type="spellEnd"/>
      <w:r w:rsidRPr="00CC34C9">
        <w:rPr>
          <w:color w:val="808080"/>
        </w:rPr>
        <w:t xml:space="preserve"> Git </w:t>
      </w:r>
      <w:proofErr w:type="spellStart"/>
      <w:r w:rsidRPr="00CC34C9">
        <w:rPr>
          <w:color w:val="808080"/>
        </w:rPr>
        <w:t>dengan</w:t>
      </w:r>
      <w:proofErr w:type="spellEnd"/>
      <w:r w:rsidRPr="00CC34C9">
        <w:rPr>
          <w:color w:val="808080"/>
        </w:rPr>
        <w:t xml:space="preserve"> </w:t>
      </w:r>
      <w:proofErr w:type="spellStart"/>
      <w:r w:rsidRPr="00CC34C9">
        <w:rPr>
          <w:color w:val="808080"/>
        </w:rPr>
        <w:t>perintah</w:t>
      </w:r>
      <w:proofErr w:type="spellEnd"/>
      <w:r w:rsidRPr="00CC34C9">
        <w:rPr>
          <w:color w:val="808080"/>
        </w:rPr>
        <w:t xml:space="preserve"> :</w:t>
      </w:r>
    </w:p>
    <w:p w14:paraId="38B847F8"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jc w:val="both"/>
        <w:rPr>
          <w:rFonts w:ascii="Times New Roman" w:hAnsi="Times New Roman" w:cs="Times New Roman"/>
          <w:color w:val="212529"/>
          <w:sz w:val="24"/>
          <w:szCs w:val="24"/>
        </w:rPr>
      </w:pPr>
      <w:proofErr w:type="spellStart"/>
      <w:r w:rsidRPr="00CC34C9">
        <w:rPr>
          <w:rFonts w:ascii="Times New Roman" w:hAnsi="Times New Roman" w:cs="Times New Roman"/>
          <w:color w:val="212529"/>
          <w:sz w:val="24"/>
          <w:szCs w:val="24"/>
        </w:rPr>
        <w:t>sudo</w:t>
      </w:r>
      <w:proofErr w:type="spellEnd"/>
      <w:r w:rsidRPr="00CC34C9">
        <w:rPr>
          <w:rFonts w:ascii="Times New Roman" w:hAnsi="Times New Roman" w:cs="Times New Roman"/>
          <w:color w:val="212529"/>
          <w:sz w:val="24"/>
          <w:szCs w:val="24"/>
        </w:rPr>
        <w:t xml:space="preserve"> apt-get install git</w:t>
      </w:r>
    </w:p>
    <w:p w14:paraId="10ADC126" w14:textId="77777777" w:rsidR="00CC34C9" w:rsidRPr="00CC34C9" w:rsidRDefault="00CC34C9" w:rsidP="00CC34C9">
      <w:pPr>
        <w:pStyle w:val="NormalWeb"/>
        <w:spacing w:before="0" w:beforeAutospacing="0" w:after="0" w:afterAutospacing="0" w:line="403" w:lineRule="atLeast"/>
        <w:jc w:val="both"/>
        <w:rPr>
          <w:color w:val="808080"/>
        </w:rPr>
      </w:pPr>
      <w:r w:rsidRPr="00CC34C9">
        <w:rPr>
          <w:rStyle w:val="Strong"/>
          <w:color w:val="252525"/>
        </w:rPr>
        <w:lastRenderedPageBreak/>
        <w:t>***</w:t>
      </w:r>
      <w:r w:rsidRPr="00CC34C9">
        <w:rPr>
          <w:color w:val="808080"/>
        </w:rPr>
        <w:t xml:space="preserve"> </w:t>
      </w:r>
      <w:proofErr w:type="spellStart"/>
      <w:r w:rsidRPr="00CC34C9">
        <w:rPr>
          <w:color w:val="808080"/>
        </w:rPr>
        <w:t>Untuk</w:t>
      </w:r>
      <w:proofErr w:type="spellEnd"/>
      <w:r w:rsidRPr="00CC34C9">
        <w:rPr>
          <w:color w:val="808080"/>
        </w:rPr>
        <w:t xml:space="preserve"> </w:t>
      </w:r>
      <w:proofErr w:type="spellStart"/>
      <w:r w:rsidRPr="00CC34C9">
        <w:rPr>
          <w:color w:val="808080"/>
        </w:rPr>
        <w:t>pengguna</w:t>
      </w:r>
      <w:proofErr w:type="spellEnd"/>
      <w:r w:rsidRPr="00CC34C9">
        <w:rPr>
          <w:color w:val="808080"/>
        </w:rPr>
        <w:t xml:space="preserve"> Windows dan MacOS, </w:t>
      </w:r>
      <w:proofErr w:type="spellStart"/>
      <w:r w:rsidRPr="00CC34C9">
        <w:rPr>
          <w:color w:val="808080"/>
        </w:rPr>
        <w:t>dapat</w:t>
      </w:r>
      <w:proofErr w:type="spellEnd"/>
      <w:r w:rsidRPr="00CC34C9">
        <w:rPr>
          <w:color w:val="808080"/>
        </w:rPr>
        <w:t xml:space="preserve"> </w:t>
      </w:r>
      <w:proofErr w:type="spellStart"/>
      <w:r w:rsidRPr="00CC34C9">
        <w:rPr>
          <w:color w:val="808080"/>
        </w:rPr>
        <w:t>mengunduh</w:t>
      </w:r>
      <w:proofErr w:type="spellEnd"/>
      <w:r w:rsidRPr="00CC34C9">
        <w:rPr>
          <w:color w:val="808080"/>
        </w:rPr>
        <w:t xml:space="preserve"> </w:t>
      </w:r>
      <w:r w:rsidRPr="00CC34C9">
        <w:rPr>
          <w:rStyle w:val="Emphasis"/>
          <w:color w:val="808080"/>
        </w:rPr>
        <w:t>installer</w:t>
      </w:r>
      <w:r w:rsidRPr="00CC34C9">
        <w:rPr>
          <w:color w:val="808080"/>
        </w:rPr>
        <w:t xml:space="preserve"> Git di </w:t>
      </w:r>
      <w:proofErr w:type="spellStart"/>
      <w:r w:rsidRPr="00CC34C9">
        <w:rPr>
          <w:color w:val="808080"/>
        </w:rPr>
        <w:t>laman</w:t>
      </w:r>
      <w:proofErr w:type="spellEnd"/>
      <w:r w:rsidRPr="00CC34C9">
        <w:rPr>
          <w:color w:val="808080"/>
        </w:rPr>
        <w:t xml:space="preserve"> </w:t>
      </w:r>
      <w:hyperlink r:id="rId197" w:tgtFrame="_blank" w:tooltip="Unduh Git" w:history="1">
        <w:proofErr w:type="spellStart"/>
        <w:r w:rsidRPr="00CC34C9">
          <w:rPr>
            <w:rStyle w:val="Hyperlink"/>
            <w:b/>
            <w:bCs/>
            <w:color w:val="5BC0BE"/>
          </w:rPr>
          <w:t>unduh</w:t>
        </w:r>
        <w:proofErr w:type="spellEnd"/>
        <w:r w:rsidRPr="00CC34C9">
          <w:rPr>
            <w:rStyle w:val="Hyperlink"/>
            <w:b/>
            <w:bCs/>
            <w:color w:val="5BC0BE"/>
          </w:rPr>
          <w:t xml:space="preserve"> git</w:t>
        </w:r>
      </w:hyperlink>
    </w:p>
    <w:p w14:paraId="3749611E" w14:textId="57605908" w:rsidR="00CC34C9" w:rsidRDefault="00CC34C9" w:rsidP="00CC34C9">
      <w:pPr>
        <w:pStyle w:val="NormalWeb"/>
        <w:spacing w:before="0" w:beforeAutospacing="0" w:after="0" w:afterAutospacing="0" w:line="403" w:lineRule="atLeast"/>
        <w:jc w:val="both"/>
        <w:rPr>
          <w:color w:val="000000" w:themeColor="text1"/>
        </w:rPr>
      </w:pPr>
    </w:p>
    <w:p w14:paraId="5453C84E" w14:textId="77777777" w:rsidR="00CC34C9" w:rsidRPr="00CC34C9" w:rsidRDefault="00CC34C9" w:rsidP="00CC34C9">
      <w:pPr>
        <w:pStyle w:val="NormalWeb"/>
        <w:spacing w:before="0" w:beforeAutospacing="0" w:after="0" w:afterAutospacing="0" w:line="403" w:lineRule="atLeast"/>
        <w:rPr>
          <w:color w:val="808080"/>
        </w:rPr>
      </w:pPr>
      <w:r w:rsidRPr="00CC34C9">
        <w:rPr>
          <w:color w:val="808080"/>
        </w:rPr>
        <w:t xml:space="preserve">Mari </w:t>
      </w:r>
      <w:proofErr w:type="spellStart"/>
      <w:r w:rsidRPr="00CC34C9">
        <w:rPr>
          <w:color w:val="808080"/>
        </w:rPr>
        <w:t>kita</w:t>
      </w:r>
      <w:proofErr w:type="spellEnd"/>
      <w:r w:rsidRPr="00CC34C9">
        <w:rPr>
          <w:color w:val="808080"/>
        </w:rPr>
        <w:t xml:space="preserve"> </w:t>
      </w:r>
      <w:r w:rsidRPr="00CC34C9">
        <w:rPr>
          <w:rStyle w:val="Emphasis"/>
          <w:rFonts w:eastAsiaTheme="majorEastAsia"/>
          <w:color w:val="808080"/>
        </w:rPr>
        <w:t>clone</w:t>
      </w:r>
      <w:r w:rsidRPr="00CC34C9">
        <w:rPr>
          <w:color w:val="808080"/>
        </w:rPr>
        <w:t xml:space="preserve"> </w:t>
      </w:r>
      <w:proofErr w:type="spellStart"/>
      <w:r w:rsidRPr="00CC34C9">
        <w:rPr>
          <w:color w:val="808080"/>
        </w:rPr>
        <w:t>proyek</w:t>
      </w:r>
      <w:proofErr w:type="spellEnd"/>
      <w:r w:rsidRPr="00CC34C9">
        <w:rPr>
          <w:color w:val="808080"/>
        </w:rPr>
        <w:t xml:space="preserve"> </w:t>
      </w:r>
      <w:proofErr w:type="spellStart"/>
      <w:proofErr w:type="gramStart"/>
      <w:r w:rsidRPr="00CC34C9">
        <w:rPr>
          <w:color w:val="808080"/>
        </w:rPr>
        <w:t>tersebut</w:t>
      </w:r>
      <w:proofErr w:type="spellEnd"/>
      <w:r w:rsidRPr="00CC34C9">
        <w:rPr>
          <w:color w:val="808080"/>
        </w:rPr>
        <w:t xml:space="preserve"> :</w:t>
      </w:r>
      <w:proofErr w:type="gramEnd"/>
    </w:p>
    <w:p w14:paraId="2D384116"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212529"/>
          <w:sz w:val="24"/>
          <w:szCs w:val="24"/>
        </w:rPr>
      </w:pPr>
      <w:r w:rsidRPr="00CC34C9">
        <w:rPr>
          <w:rFonts w:ascii="Times New Roman" w:hAnsi="Times New Roman" w:cs="Times New Roman"/>
          <w:color w:val="212529"/>
          <w:sz w:val="24"/>
          <w:szCs w:val="24"/>
        </w:rPr>
        <w:t>git clone https://github.com/electron/electron-quick-start</w:t>
      </w:r>
    </w:p>
    <w:p w14:paraId="6225C048" w14:textId="77777777" w:rsidR="00CC34C9" w:rsidRPr="00CC34C9" w:rsidRDefault="00CC34C9" w:rsidP="00CC34C9">
      <w:pPr>
        <w:pStyle w:val="NormalWeb"/>
        <w:spacing w:before="0" w:beforeAutospacing="0" w:after="0" w:afterAutospacing="0" w:line="403" w:lineRule="atLeast"/>
        <w:rPr>
          <w:color w:val="808080"/>
        </w:rPr>
      </w:pPr>
      <w:proofErr w:type="spellStart"/>
      <w:r w:rsidRPr="00CC34C9">
        <w:rPr>
          <w:color w:val="808080"/>
        </w:rPr>
        <w:t>atau</w:t>
      </w:r>
      <w:proofErr w:type="spellEnd"/>
      <w:r w:rsidRPr="00CC34C9">
        <w:rPr>
          <w:color w:val="808080"/>
        </w:rPr>
        <w:t xml:space="preserve"> </w:t>
      </w:r>
      <w:proofErr w:type="spellStart"/>
      <w:r w:rsidRPr="00CC34C9">
        <w:rPr>
          <w:color w:val="808080"/>
        </w:rPr>
        <w:t>unduh</w:t>
      </w:r>
      <w:proofErr w:type="spellEnd"/>
      <w:r w:rsidRPr="00CC34C9">
        <w:rPr>
          <w:color w:val="808080"/>
        </w:rPr>
        <w:t xml:space="preserve"> </w:t>
      </w:r>
      <w:hyperlink r:id="rId198" w:tgtFrame="_blank" w:tooltip="Electron Quick Start" w:history="1">
        <w:r w:rsidRPr="00CC34C9">
          <w:rPr>
            <w:rStyle w:val="Hyperlink"/>
            <w:b/>
            <w:bCs/>
            <w:color w:val="5BC0BE"/>
            <w:u w:val="none"/>
          </w:rPr>
          <w:t>Electron-Quick-Start</w:t>
        </w:r>
      </w:hyperlink>
      <w:r w:rsidRPr="00CC34C9">
        <w:rPr>
          <w:color w:val="808080"/>
        </w:rPr>
        <w:t xml:space="preserve"> di </w:t>
      </w:r>
      <w:proofErr w:type="spellStart"/>
      <w:r w:rsidRPr="00CC34C9">
        <w:rPr>
          <w:color w:val="808080"/>
        </w:rPr>
        <w:t>halaman</w:t>
      </w:r>
      <w:proofErr w:type="spellEnd"/>
      <w:r w:rsidRPr="00CC34C9">
        <w:rPr>
          <w:color w:val="808080"/>
        </w:rPr>
        <w:t xml:space="preserve"> GitHub-</w:t>
      </w:r>
      <w:proofErr w:type="spellStart"/>
      <w:r w:rsidRPr="00CC34C9">
        <w:rPr>
          <w:color w:val="808080"/>
        </w:rPr>
        <w:t>nya</w:t>
      </w:r>
      <w:proofErr w:type="spellEnd"/>
      <w:r w:rsidRPr="00CC34C9">
        <w:rPr>
          <w:color w:val="808080"/>
        </w:rPr>
        <w:t xml:space="preserve">, </w:t>
      </w:r>
      <w:proofErr w:type="spellStart"/>
      <w:r w:rsidRPr="00CC34C9">
        <w:rPr>
          <w:color w:val="808080"/>
        </w:rPr>
        <w:t>jika</w:t>
      </w:r>
      <w:proofErr w:type="spellEnd"/>
      <w:r w:rsidRPr="00CC34C9">
        <w:rPr>
          <w:color w:val="808080"/>
        </w:rPr>
        <w:t xml:space="preserve"> </w:t>
      </w:r>
      <w:proofErr w:type="spellStart"/>
      <w:r w:rsidRPr="00CC34C9">
        <w:rPr>
          <w:color w:val="808080"/>
        </w:rPr>
        <w:t>kita</w:t>
      </w:r>
      <w:proofErr w:type="spellEnd"/>
      <w:r w:rsidRPr="00CC34C9">
        <w:rPr>
          <w:color w:val="808080"/>
        </w:rPr>
        <w:t xml:space="preserve"> </w:t>
      </w:r>
      <w:proofErr w:type="spellStart"/>
      <w:r w:rsidRPr="00CC34C9">
        <w:rPr>
          <w:color w:val="808080"/>
        </w:rPr>
        <w:t>tidak</w:t>
      </w:r>
      <w:proofErr w:type="spellEnd"/>
      <w:r w:rsidRPr="00CC34C9">
        <w:rPr>
          <w:color w:val="808080"/>
        </w:rPr>
        <w:t xml:space="preserve"> </w:t>
      </w:r>
      <w:proofErr w:type="spellStart"/>
      <w:r w:rsidRPr="00CC34C9">
        <w:rPr>
          <w:color w:val="808080"/>
        </w:rPr>
        <w:t>ingin</w:t>
      </w:r>
      <w:proofErr w:type="spellEnd"/>
      <w:r w:rsidRPr="00CC34C9">
        <w:rPr>
          <w:color w:val="808080"/>
        </w:rPr>
        <w:t xml:space="preserve"> </w:t>
      </w:r>
      <w:proofErr w:type="spellStart"/>
      <w:r w:rsidRPr="00CC34C9">
        <w:rPr>
          <w:color w:val="808080"/>
        </w:rPr>
        <w:t>menggunakan</w:t>
      </w:r>
      <w:proofErr w:type="spellEnd"/>
      <w:r w:rsidRPr="00CC34C9">
        <w:rPr>
          <w:color w:val="808080"/>
        </w:rPr>
        <w:t xml:space="preserve"> Git.</w:t>
      </w:r>
    </w:p>
    <w:p w14:paraId="5D4E7B72" w14:textId="77777777" w:rsidR="00CC34C9" w:rsidRPr="00CC34C9" w:rsidRDefault="00CC34C9" w:rsidP="00CC34C9">
      <w:pPr>
        <w:pStyle w:val="NormalWeb"/>
        <w:spacing w:before="0" w:beforeAutospacing="0" w:after="326" w:afterAutospacing="0" w:line="403" w:lineRule="atLeast"/>
        <w:rPr>
          <w:color w:val="808080"/>
        </w:rPr>
      </w:pPr>
      <w:proofErr w:type="spellStart"/>
      <w:r w:rsidRPr="00CC34C9">
        <w:rPr>
          <w:color w:val="808080"/>
        </w:rPr>
        <w:t>Masuk</w:t>
      </w:r>
      <w:proofErr w:type="spellEnd"/>
      <w:r w:rsidRPr="00CC34C9">
        <w:rPr>
          <w:color w:val="808080"/>
        </w:rPr>
        <w:t xml:space="preserve"> </w:t>
      </w:r>
      <w:proofErr w:type="spellStart"/>
      <w:r w:rsidRPr="00CC34C9">
        <w:rPr>
          <w:color w:val="808080"/>
        </w:rPr>
        <w:t>kedalam</w:t>
      </w:r>
      <w:proofErr w:type="spellEnd"/>
      <w:r w:rsidRPr="00CC34C9">
        <w:rPr>
          <w:color w:val="808080"/>
        </w:rPr>
        <w:t xml:space="preserve"> </w:t>
      </w:r>
      <w:proofErr w:type="spellStart"/>
      <w:r w:rsidRPr="00CC34C9">
        <w:rPr>
          <w:color w:val="808080"/>
        </w:rPr>
        <w:t>foldernya</w:t>
      </w:r>
      <w:proofErr w:type="spellEnd"/>
    </w:p>
    <w:p w14:paraId="26E2B6D5"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212529"/>
          <w:sz w:val="24"/>
          <w:szCs w:val="24"/>
        </w:rPr>
      </w:pPr>
      <w:r w:rsidRPr="00CC34C9">
        <w:rPr>
          <w:rFonts w:ascii="Times New Roman" w:hAnsi="Times New Roman" w:cs="Times New Roman"/>
          <w:color w:val="212529"/>
          <w:sz w:val="24"/>
          <w:szCs w:val="24"/>
        </w:rPr>
        <w:t xml:space="preserve">cd </w:t>
      </w:r>
      <w:proofErr w:type="spellStart"/>
      <w:r w:rsidRPr="00CC34C9">
        <w:rPr>
          <w:rFonts w:ascii="Times New Roman" w:hAnsi="Times New Roman" w:cs="Times New Roman"/>
          <w:color w:val="212529"/>
          <w:sz w:val="24"/>
          <w:szCs w:val="24"/>
        </w:rPr>
        <w:t>eletron</w:t>
      </w:r>
      <w:proofErr w:type="spellEnd"/>
      <w:r w:rsidRPr="00CC34C9">
        <w:rPr>
          <w:rFonts w:ascii="Times New Roman" w:hAnsi="Times New Roman" w:cs="Times New Roman"/>
          <w:color w:val="212529"/>
          <w:sz w:val="24"/>
          <w:szCs w:val="24"/>
        </w:rPr>
        <w:t>-quick-start</w:t>
      </w:r>
    </w:p>
    <w:p w14:paraId="628CCADD" w14:textId="77777777" w:rsidR="00CC34C9" w:rsidRPr="00CC34C9" w:rsidRDefault="00CC34C9" w:rsidP="00CC34C9">
      <w:pPr>
        <w:pStyle w:val="NormalWeb"/>
        <w:spacing w:before="0" w:beforeAutospacing="0" w:after="0" w:afterAutospacing="0" w:line="403" w:lineRule="atLeast"/>
        <w:rPr>
          <w:color w:val="808080"/>
        </w:rPr>
      </w:pPr>
      <w:r w:rsidRPr="00CC34C9">
        <w:rPr>
          <w:color w:val="808080"/>
        </w:rPr>
        <w:t xml:space="preserve">Install </w:t>
      </w:r>
      <w:r w:rsidRPr="00CC34C9">
        <w:rPr>
          <w:rStyle w:val="Emphasis"/>
          <w:rFonts w:eastAsiaTheme="majorEastAsia"/>
          <w:color w:val="808080"/>
        </w:rPr>
        <w:t>dependency</w:t>
      </w:r>
      <w:r w:rsidRPr="00CC34C9">
        <w:rPr>
          <w:color w:val="808080"/>
        </w:rPr>
        <w:t>-</w:t>
      </w:r>
      <w:proofErr w:type="spellStart"/>
      <w:r w:rsidRPr="00CC34C9">
        <w:rPr>
          <w:color w:val="808080"/>
        </w:rPr>
        <w:t>nya</w:t>
      </w:r>
      <w:proofErr w:type="spellEnd"/>
      <w:r w:rsidRPr="00CC34C9">
        <w:rPr>
          <w:color w:val="808080"/>
        </w:rPr>
        <w:t xml:space="preserve"> </w:t>
      </w:r>
      <w:proofErr w:type="spellStart"/>
      <w:r w:rsidRPr="00CC34C9">
        <w:rPr>
          <w:color w:val="808080"/>
        </w:rPr>
        <w:t>dengan</w:t>
      </w:r>
      <w:proofErr w:type="spellEnd"/>
      <w:r w:rsidRPr="00CC34C9">
        <w:rPr>
          <w:color w:val="808080"/>
        </w:rPr>
        <w:t xml:space="preserve"> </w:t>
      </w:r>
      <w:proofErr w:type="spellStart"/>
      <w:proofErr w:type="gramStart"/>
      <w:r w:rsidRPr="00CC34C9">
        <w:rPr>
          <w:color w:val="808080"/>
        </w:rPr>
        <w:t>perintah</w:t>
      </w:r>
      <w:proofErr w:type="spellEnd"/>
      <w:r w:rsidRPr="00CC34C9">
        <w:rPr>
          <w:color w:val="808080"/>
        </w:rPr>
        <w:t xml:space="preserve"> :</w:t>
      </w:r>
      <w:proofErr w:type="gramEnd"/>
    </w:p>
    <w:p w14:paraId="4E4F770C"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Times New Roman" w:hAnsi="Times New Roman" w:cs="Times New Roman"/>
          <w:color w:val="212529"/>
          <w:sz w:val="24"/>
          <w:szCs w:val="24"/>
        </w:rPr>
      </w:pPr>
      <w:proofErr w:type="spellStart"/>
      <w:r w:rsidRPr="00CC34C9">
        <w:rPr>
          <w:rFonts w:ascii="Times New Roman" w:hAnsi="Times New Roman" w:cs="Times New Roman"/>
          <w:color w:val="212529"/>
          <w:sz w:val="24"/>
          <w:szCs w:val="24"/>
        </w:rPr>
        <w:t>npm</w:t>
      </w:r>
      <w:proofErr w:type="spellEnd"/>
      <w:r w:rsidRPr="00CC34C9">
        <w:rPr>
          <w:rFonts w:ascii="Times New Roman" w:hAnsi="Times New Roman" w:cs="Times New Roman"/>
          <w:color w:val="212529"/>
          <w:sz w:val="24"/>
          <w:szCs w:val="24"/>
        </w:rPr>
        <w:t xml:space="preserve"> install</w:t>
      </w:r>
    </w:p>
    <w:p w14:paraId="5996DD60" w14:textId="77777777" w:rsidR="00CC34C9" w:rsidRPr="00CC34C9" w:rsidRDefault="00CC34C9" w:rsidP="00CC34C9">
      <w:pPr>
        <w:pStyle w:val="NormalWeb"/>
        <w:spacing w:before="0" w:beforeAutospacing="0" w:after="326" w:afterAutospacing="0" w:line="403" w:lineRule="atLeast"/>
        <w:rPr>
          <w:color w:val="808080"/>
        </w:rPr>
      </w:pPr>
      <w:proofErr w:type="spellStart"/>
      <w:r w:rsidRPr="00CC34C9">
        <w:rPr>
          <w:color w:val="808080"/>
        </w:rPr>
        <w:t>Untuk</w:t>
      </w:r>
      <w:proofErr w:type="spellEnd"/>
      <w:r w:rsidRPr="00CC34C9">
        <w:rPr>
          <w:color w:val="808080"/>
        </w:rPr>
        <w:t xml:space="preserve"> </w:t>
      </w:r>
      <w:proofErr w:type="spellStart"/>
      <w:r w:rsidRPr="00CC34C9">
        <w:rPr>
          <w:color w:val="808080"/>
        </w:rPr>
        <w:t>memastikan</w:t>
      </w:r>
      <w:proofErr w:type="spellEnd"/>
      <w:r w:rsidRPr="00CC34C9">
        <w:rPr>
          <w:color w:val="808080"/>
        </w:rPr>
        <w:t xml:space="preserve"> proses </w:t>
      </w:r>
      <w:proofErr w:type="spellStart"/>
      <w:r w:rsidRPr="00CC34C9">
        <w:rPr>
          <w:color w:val="808080"/>
        </w:rPr>
        <w:t>instalasi</w:t>
      </w:r>
      <w:proofErr w:type="spellEnd"/>
      <w:r w:rsidRPr="00CC34C9">
        <w:rPr>
          <w:color w:val="808080"/>
        </w:rPr>
        <w:t xml:space="preserve"> </w:t>
      </w:r>
      <w:proofErr w:type="spellStart"/>
      <w:r w:rsidRPr="00CC34C9">
        <w:rPr>
          <w:color w:val="808080"/>
        </w:rPr>
        <w:t>berhasil</w:t>
      </w:r>
      <w:proofErr w:type="spellEnd"/>
      <w:r w:rsidRPr="00CC34C9">
        <w:rPr>
          <w:color w:val="808080"/>
        </w:rPr>
        <w:t xml:space="preserve"> </w:t>
      </w:r>
      <w:proofErr w:type="spellStart"/>
      <w:r w:rsidRPr="00CC34C9">
        <w:rPr>
          <w:color w:val="808080"/>
        </w:rPr>
        <w:t>dengan</w:t>
      </w:r>
      <w:proofErr w:type="spellEnd"/>
      <w:r w:rsidRPr="00CC34C9">
        <w:rPr>
          <w:color w:val="808080"/>
        </w:rPr>
        <w:t xml:space="preserve"> </w:t>
      </w:r>
      <w:proofErr w:type="spellStart"/>
      <w:r w:rsidRPr="00CC34C9">
        <w:rPr>
          <w:color w:val="808080"/>
        </w:rPr>
        <w:t>baik</w:t>
      </w:r>
      <w:proofErr w:type="spellEnd"/>
      <w:r w:rsidRPr="00CC34C9">
        <w:rPr>
          <w:color w:val="808080"/>
        </w:rPr>
        <w:t xml:space="preserve">, </w:t>
      </w:r>
      <w:proofErr w:type="spellStart"/>
      <w:r w:rsidRPr="00CC34C9">
        <w:rPr>
          <w:color w:val="808080"/>
        </w:rPr>
        <w:t>mari</w:t>
      </w:r>
      <w:proofErr w:type="spellEnd"/>
      <w:r w:rsidRPr="00CC34C9">
        <w:rPr>
          <w:color w:val="808080"/>
        </w:rPr>
        <w:t xml:space="preserve"> </w:t>
      </w:r>
      <w:proofErr w:type="spellStart"/>
      <w:r w:rsidRPr="00CC34C9">
        <w:rPr>
          <w:color w:val="808080"/>
        </w:rPr>
        <w:t>kita</w:t>
      </w:r>
      <w:proofErr w:type="spellEnd"/>
      <w:r w:rsidRPr="00CC34C9">
        <w:rPr>
          <w:color w:val="808080"/>
        </w:rPr>
        <w:t xml:space="preserve"> uji </w:t>
      </w:r>
      <w:proofErr w:type="spellStart"/>
      <w:r w:rsidRPr="00CC34C9">
        <w:rPr>
          <w:color w:val="808080"/>
        </w:rPr>
        <w:t>dengan</w:t>
      </w:r>
      <w:proofErr w:type="spellEnd"/>
      <w:r w:rsidRPr="00CC34C9">
        <w:rPr>
          <w:color w:val="808080"/>
        </w:rPr>
        <w:t xml:space="preserve"> </w:t>
      </w:r>
      <w:proofErr w:type="spellStart"/>
      <w:r w:rsidRPr="00CC34C9">
        <w:rPr>
          <w:color w:val="808080"/>
        </w:rPr>
        <w:t>jalankan</w:t>
      </w:r>
      <w:proofErr w:type="spellEnd"/>
      <w:r w:rsidRPr="00CC34C9">
        <w:rPr>
          <w:color w:val="808080"/>
        </w:rPr>
        <w:t xml:space="preserve"> </w:t>
      </w:r>
      <w:proofErr w:type="spellStart"/>
      <w:r w:rsidRPr="00CC34C9">
        <w:rPr>
          <w:color w:val="808080"/>
        </w:rPr>
        <w:t>proyek</w:t>
      </w:r>
      <w:proofErr w:type="spellEnd"/>
      <w:r w:rsidRPr="00CC34C9">
        <w:rPr>
          <w:color w:val="808080"/>
        </w:rPr>
        <w:t xml:space="preserve"> </w:t>
      </w:r>
      <w:proofErr w:type="spellStart"/>
      <w:r w:rsidRPr="00CC34C9">
        <w:rPr>
          <w:color w:val="808080"/>
        </w:rPr>
        <w:t>ini</w:t>
      </w:r>
      <w:proofErr w:type="spellEnd"/>
      <w:r w:rsidRPr="00CC34C9">
        <w:rPr>
          <w:color w:val="808080"/>
        </w:rPr>
        <w:t xml:space="preserve"> </w:t>
      </w:r>
      <w:proofErr w:type="spellStart"/>
      <w:r w:rsidRPr="00CC34C9">
        <w:rPr>
          <w:color w:val="808080"/>
        </w:rPr>
        <w:t>dengan</w:t>
      </w:r>
      <w:proofErr w:type="spellEnd"/>
      <w:r w:rsidRPr="00CC34C9">
        <w:rPr>
          <w:color w:val="808080"/>
        </w:rPr>
        <w:t xml:space="preserve"> </w:t>
      </w:r>
      <w:proofErr w:type="spellStart"/>
      <w:proofErr w:type="gramStart"/>
      <w:r w:rsidRPr="00CC34C9">
        <w:rPr>
          <w:color w:val="808080"/>
        </w:rPr>
        <w:t>perintah</w:t>
      </w:r>
      <w:proofErr w:type="spellEnd"/>
      <w:r w:rsidRPr="00CC34C9">
        <w:rPr>
          <w:color w:val="808080"/>
        </w:rPr>
        <w:t xml:space="preserve"> :</w:t>
      </w:r>
      <w:proofErr w:type="gramEnd"/>
    </w:p>
    <w:p w14:paraId="22F286CA" w14:textId="77777777" w:rsid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4" w:line="300" w:lineRule="atLeast"/>
        <w:rPr>
          <w:rFonts w:ascii="Consolas" w:hAnsi="Consolas"/>
          <w:color w:val="212529"/>
          <w:sz w:val="21"/>
          <w:szCs w:val="21"/>
        </w:rPr>
      </w:pPr>
      <w:proofErr w:type="spellStart"/>
      <w:r>
        <w:rPr>
          <w:rFonts w:ascii="Consolas" w:hAnsi="Consolas"/>
          <w:color w:val="212529"/>
          <w:sz w:val="21"/>
          <w:szCs w:val="21"/>
        </w:rPr>
        <w:t>npm</w:t>
      </w:r>
      <w:proofErr w:type="spellEnd"/>
      <w:r>
        <w:rPr>
          <w:rFonts w:ascii="Consolas" w:hAnsi="Consolas"/>
          <w:color w:val="212529"/>
          <w:sz w:val="21"/>
          <w:szCs w:val="21"/>
        </w:rPr>
        <w:t xml:space="preserve"> start</w:t>
      </w:r>
    </w:p>
    <w:p w14:paraId="4D29AF8D" w14:textId="77777777" w:rsidR="00CC34C9" w:rsidRPr="00CC34C9" w:rsidRDefault="00CC34C9" w:rsidP="00CC34C9">
      <w:pPr>
        <w:pStyle w:val="NormalWeb"/>
        <w:spacing w:before="0" w:beforeAutospacing="0" w:after="326" w:afterAutospacing="0" w:line="403" w:lineRule="atLeast"/>
        <w:rPr>
          <w:color w:val="808080"/>
        </w:rPr>
      </w:pPr>
      <w:proofErr w:type="spellStart"/>
      <w:r w:rsidRPr="00CC34C9">
        <w:rPr>
          <w:color w:val="808080"/>
        </w:rPr>
        <w:t>Jika</w:t>
      </w:r>
      <w:proofErr w:type="spellEnd"/>
      <w:r w:rsidRPr="00CC34C9">
        <w:rPr>
          <w:color w:val="808080"/>
        </w:rPr>
        <w:t xml:space="preserve"> </w:t>
      </w:r>
      <w:proofErr w:type="spellStart"/>
      <w:r w:rsidRPr="00CC34C9">
        <w:rPr>
          <w:color w:val="808080"/>
        </w:rPr>
        <w:t>semua</w:t>
      </w:r>
      <w:proofErr w:type="spellEnd"/>
      <w:r w:rsidRPr="00CC34C9">
        <w:rPr>
          <w:color w:val="808080"/>
        </w:rPr>
        <w:t xml:space="preserve"> </w:t>
      </w:r>
      <w:proofErr w:type="spellStart"/>
      <w:r w:rsidRPr="00CC34C9">
        <w:rPr>
          <w:color w:val="808080"/>
        </w:rPr>
        <w:t>berhasil</w:t>
      </w:r>
      <w:proofErr w:type="spellEnd"/>
      <w:r w:rsidRPr="00CC34C9">
        <w:rPr>
          <w:color w:val="808080"/>
        </w:rPr>
        <w:t xml:space="preserve">, </w:t>
      </w:r>
      <w:proofErr w:type="spellStart"/>
      <w:r w:rsidRPr="00CC34C9">
        <w:rPr>
          <w:color w:val="808080"/>
        </w:rPr>
        <w:t>maka</w:t>
      </w:r>
      <w:proofErr w:type="spellEnd"/>
      <w:r w:rsidRPr="00CC34C9">
        <w:rPr>
          <w:color w:val="808080"/>
        </w:rPr>
        <w:t xml:space="preserve"> </w:t>
      </w:r>
      <w:proofErr w:type="spellStart"/>
      <w:r w:rsidRPr="00CC34C9">
        <w:rPr>
          <w:color w:val="808080"/>
        </w:rPr>
        <w:t>akan</w:t>
      </w:r>
      <w:proofErr w:type="spellEnd"/>
      <w:r w:rsidRPr="00CC34C9">
        <w:rPr>
          <w:color w:val="808080"/>
        </w:rPr>
        <w:t xml:space="preserve"> </w:t>
      </w:r>
      <w:proofErr w:type="spellStart"/>
      <w:r w:rsidRPr="00CC34C9">
        <w:rPr>
          <w:color w:val="808080"/>
        </w:rPr>
        <w:t>tampil</w:t>
      </w:r>
      <w:proofErr w:type="spellEnd"/>
      <w:r w:rsidRPr="00CC34C9">
        <w:rPr>
          <w:color w:val="808080"/>
        </w:rPr>
        <w:t xml:space="preserve"> </w:t>
      </w:r>
      <w:proofErr w:type="spellStart"/>
      <w:r w:rsidRPr="00CC34C9">
        <w:rPr>
          <w:color w:val="808080"/>
        </w:rPr>
        <w:t>seperti</w:t>
      </w:r>
      <w:proofErr w:type="spellEnd"/>
      <w:r w:rsidRPr="00CC34C9">
        <w:rPr>
          <w:color w:val="808080"/>
        </w:rPr>
        <w:t xml:space="preserve"> </w:t>
      </w:r>
      <w:proofErr w:type="spellStart"/>
      <w:proofErr w:type="gramStart"/>
      <w:r w:rsidRPr="00CC34C9">
        <w:rPr>
          <w:color w:val="808080"/>
        </w:rPr>
        <w:t>ini</w:t>
      </w:r>
      <w:proofErr w:type="spellEnd"/>
      <w:r w:rsidRPr="00CC34C9">
        <w:rPr>
          <w:color w:val="808080"/>
        </w:rPr>
        <w:t xml:space="preserve"> :</w:t>
      </w:r>
      <w:proofErr w:type="gramEnd"/>
    </w:p>
    <w:p w14:paraId="26447CCC" w14:textId="28FB0B31" w:rsidR="00CC34C9" w:rsidRDefault="00CC34C9" w:rsidP="00CC34C9">
      <w:pPr>
        <w:pStyle w:val="NormalWeb"/>
        <w:spacing w:before="0" w:beforeAutospacing="0" w:after="0" w:afterAutospacing="0" w:line="403" w:lineRule="atLeast"/>
        <w:jc w:val="both"/>
        <w:rPr>
          <w:color w:val="000000" w:themeColor="text1"/>
        </w:rPr>
      </w:pPr>
      <w:r>
        <w:rPr>
          <w:noProof/>
        </w:rPr>
        <w:lastRenderedPageBreak/>
        <w:drawing>
          <wp:inline distT="0" distB="0" distL="0" distR="0" wp14:anchorId="36B071B1" wp14:editId="2DE08415">
            <wp:extent cx="4206875" cy="3274060"/>
            <wp:effectExtent l="0" t="0" r="3175" b="2540"/>
            <wp:docPr id="82" name="Picture 82" descr="electron-quick-start-npm-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quick-start-npm-star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206875" cy="3274060"/>
                    </a:xfrm>
                    <a:prstGeom prst="rect">
                      <a:avLst/>
                    </a:prstGeom>
                    <a:noFill/>
                    <a:ln>
                      <a:noFill/>
                    </a:ln>
                  </pic:spPr>
                </pic:pic>
              </a:graphicData>
            </a:graphic>
          </wp:inline>
        </w:drawing>
      </w:r>
    </w:p>
    <w:p w14:paraId="41E91092" w14:textId="73DEEEA8" w:rsidR="00CC34C9" w:rsidRDefault="00CC34C9" w:rsidP="00CC34C9">
      <w:pPr>
        <w:pStyle w:val="NormalWeb"/>
        <w:spacing w:before="0" w:beforeAutospacing="0" w:after="0" w:afterAutospacing="0" w:line="403" w:lineRule="atLeast"/>
        <w:jc w:val="both"/>
        <w:rPr>
          <w:color w:val="000000" w:themeColor="text1"/>
        </w:rPr>
      </w:pPr>
    </w:p>
    <w:p w14:paraId="30853003"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r w:rsidRPr="00CC34C9">
        <w:rPr>
          <w:color w:val="000000" w:themeColor="text1"/>
        </w:rPr>
        <w:t xml:space="preserve">Kita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harus</w:t>
      </w:r>
      <w:proofErr w:type="spellEnd"/>
      <w:r w:rsidRPr="00CC34C9">
        <w:rPr>
          <w:color w:val="000000" w:themeColor="text1"/>
        </w:rPr>
        <w:t xml:space="preserve"> </w:t>
      </w:r>
      <w:proofErr w:type="spellStart"/>
      <w:r w:rsidRPr="00CC34C9">
        <w:rPr>
          <w:color w:val="000000" w:themeColor="text1"/>
        </w:rPr>
        <w:t>memahami</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w:t>
      </w:r>
      <w:r w:rsidRPr="00CC34C9">
        <w:rPr>
          <w:rStyle w:val="Emphasis"/>
          <w:rFonts w:eastAsiaTheme="majorEastAsia"/>
          <w:color w:val="000000" w:themeColor="text1"/>
        </w:rPr>
        <w:t>folder</w:t>
      </w:r>
      <w:r w:rsidRPr="00CC34C9">
        <w:rPr>
          <w:color w:val="000000" w:themeColor="text1"/>
        </w:rPr>
        <w:t xml:space="preserve"> dan </w:t>
      </w:r>
      <w:proofErr w:type="spellStart"/>
      <w:r w:rsidRPr="00CC34C9">
        <w:rPr>
          <w:color w:val="000000" w:themeColor="text1"/>
        </w:rPr>
        <w:t>fungsi</w:t>
      </w:r>
      <w:proofErr w:type="spellEnd"/>
      <w:r w:rsidRPr="00CC34C9">
        <w:rPr>
          <w:color w:val="000000" w:themeColor="text1"/>
        </w:rPr>
        <w:t xml:space="preserve"> </w:t>
      </w:r>
      <w:proofErr w:type="spellStart"/>
      <w:r w:rsidRPr="00CC34C9">
        <w:rPr>
          <w:color w:val="000000" w:themeColor="text1"/>
        </w:rPr>
        <w:t>setiap</w:t>
      </w:r>
      <w:proofErr w:type="spellEnd"/>
      <w:r w:rsidRPr="00CC34C9">
        <w:rPr>
          <w:color w:val="000000" w:themeColor="text1"/>
        </w:rPr>
        <w:t xml:space="preserve"> file pada </w:t>
      </w:r>
      <w:proofErr w:type="spellStart"/>
      <w:r w:rsidRPr="00CC34C9">
        <w:rPr>
          <w:color w:val="000000" w:themeColor="text1"/>
        </w:rPr>
        <w:t>pengenalan</w:t>
      </w:r>
      <w:proofErr w:type="spellEnd"/>
      <w:r w:rsidRPr="00CC34C9">
        <w:rPr>
          <w:color w:val="000000" w:themeColor="text1"/>
        </w:rPr>
        <w:t xml:space="preserve">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fokus</w:t>
      </w:r>
      <w:proofErr w:type="spellEnd"/>
      <w:r w:rsidRPr="00CC34C9">
        <w:rPr>
          <w:color w:val="000000" w:themeColor="text1"/>
        </w:rPr>
        <w:t xml:space="preserve"> pada </w:t>
      </w:r>
      <w:r w:rsidRPr="00CC34C9">
        <w:rPr>
          <w:rStyle w:val="Emphasis"/>
          <w:rFonts w:eastAsiaTheme="majorEastAsia"/>
          <w:color w:val="000000" w:themeColor="text1"/>
        </w:rPr>
        <w:t>file</w:t>
      </w:r>
      <w:r w:rsidRPr="00CC34C9">
        <w:rPr>
          <w:color w:val="000000" w:themeColor="text1"/>
        </w:rPr>
        <w:t xml:space="preserve"> main.js yang </w:t>
      </w:r>
      <w:proofErr w:type="spellStart"/>
      <w:r w:rsidRPr="00CC34C9">
        <w:rPr>
          <w:color w:val="000000" w:themeColor="text1"/>
        </w:rPr>
        <w:t>menjadi</w:t>
      </w:r>
      <w:proofErr w:type="spellEnd"/>
      <w:r w:rsidRPr="00CC34C9">
        <w:rPr>
          <w:color w:val="000000" w:themeColor="text1"/>
        </w:rPr>
        <w:t> </w:t>
      </w:r>
      <w:r w:rsidRPr="00CC34C9">
        <w:rPr>
          <w:rStyle w:val="Emphasis"/>
          <w:rFonts w:eastAsiaTheme="majorEastAsia"/>
          <w:color w:val="000000" w:themeColor="text1"/>
        </w:rPr>
        <w:t>file</w:t>
      </w:r>
      <w:r w:rsidRPr="00CC34C9">
        <w:rPr>
          <w:color w:val="000000" w:themeColor="text1"/>
        </w:rPr>
        <w:t> </w:t>
      </w:r>
      <w:proofErr w:type="spellStart"/>
      <w:r w:rsidRPr="00CC34C9">
        <w:rPr>
          <w:color w:val="000000" w:themeColor="text1"/>
        </w:rPr>
        <w:t>utama</w:t>
      </w:r>
      <w:proofErr w:type="spellEnd"/>
      <w:r w:rsidRPr="00CC34C9">
        <w:rPr>
          <w:color w:val="000000" w:themeColor="text1"/>
        </w:rPr>
        <w:t xml:space="preserve"> dan </w:t>
      </w:r>
      <w:proofErr w:type="spellStart"/>
      <w:r w:rsidRPr="00CC34C9">
        <w:rPr>
          <w:color w:val="000000" w:themeColor="text1"/>
        </w:rPr>
        <w:t>dijalan</w:t>
      </w:r>
      <w:proofErr w:type="spellEnd"/>
      <w:r w:rsidRPr="00CC34C9">
        <w:rPr>
          <w:color w:val="000000" w:themeColor="text1"/>
        </w:rPr>
        <w:t xml:space="preserve"> </w:t>
      </w:r>
      <w:proofErr w:type="spellStart"/>
      <w:r w:rsidRPr="00CC34C9">
        <w:rPr>
          <w:color w:val="000000" w:themeColor="text1"/>
        </w:rPr>
        <w:t>diawal</w:t>
      </w:r>
      <w:proofErr w:type="spellEnd"/>
      <w:r w:rsidRPr="00CC34C9">
        <w:rPr>
          <w:color w:val="000000" w:themeColor="text1"/>
        </w:rPr>
        <w:t xml:space="preserve"> </w:t>
      </w:r>
      <w:proofErr w:type="spellStart"/>
      <w:r w:rsidRPr="00CC34C9">
        <w:rPr>
          <w:color w:val="000000" w:themeColor="text1"/>
        </w:rPr>
        <w:t>ketika</w:t>
      </w:r>
      <w:proofErr w:type="spellEnd"/>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dijalankan</w:t>
      </w:r>
      <w:proofErr w:type="spellEnd"/>
      <w:r w:rsidRPr="00CC34C9">
        <w:rPr>
          <w:color w:val="000000" w:themeColor="text1"/>
        </w:rPr>
        <w:t>.</w:t>
      </w:r>
    </w:p>
    <w:p w14:paraId="008FBBBC" w14:textId="77777777"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r w:rsidRPr="00CC34C9">
        <w:rPr>
          <w:color w:val="000000" w:themeColor="text1"/>
        </w:rPr>
        <w:t xml:space="preserve">Pada file main.js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diberi</w:t>
      </w:r>
      <w:proofErr w:type="spellEnd"/>
      <w:r w:rsidRPr="00CC34C9">
        <w:rPr>
          <w:color w:val="000000" w:themeColor="text1"/>
        </w:rPr>
        <w:t xml:space="preserve"> </w:t>
      </w:r>
      <w:proofErr w:type="spellStart"/>
      <w:r w:rsidRPr="00CC34C9">
        <w:rPr>
          <w:color w:val="000000" w:themeColor="text1"/>
        </w:rPr>
        <w:t>komentar</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menerangkan</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w:t>
      </w:r>
      <w:proofErr w:type="spellStart"/>
      <w:r w:rsidRPr="00CC34C9">
        <w:rPr>
          <w:color w:val="000000" w:themeColor="text1"/>
        </w:rPr>
        <w:t>masing-masing</w:t>
      </w:r>
      <w:proofErr w:type="spellEnd"/>
      <w:r w:rsidRPr="00CC34C9">
        <w:rPr>
          <w:color w:val="000000" w:themeColor="text1"/>
        </w:rPr>
        <w:t xml:space="preserve"> </w:t>
      </w:r>
      <w:proofErr w:type="spellStart"/>
      <w:r w:rsidRPr="00CC34C9">
        <w:rPr>
          <w:color w:val="000000" w:themeColor="text1"/>
        </w:rPr>
        <w:t>baris</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Saya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mentranslasikan</w:t>
      </w:r>
      <w:proofErr w:type="spellEnd"/>
      <w:r w:rsidRPr="00CC34C9">
        <w:rPr>
          <w:color w:val="000000" w:themeColor="text1"/>
        </w:rPr>
        <w:t xml:space="preserve"> </w:t>
      </w:r>
      <w:proofErr w:type="spellStart"/>
      <w:r w:rsidRPr="00CC34C9">
        <w:rPr>
          <w:color w:val="000000" w:themeColor="text1"/>
        </w:rPr>
        <w:t>komentar</w:t>
      </w:r>
      <w:proofErr w:type="spellEnd"/>
      <w:r w:rsidRPr="00CC34C9">
        <w:rPr>
          <w:color w:val="000000" w:themeColor="text1"/>
        </w:rPr>
        <w:t xml:space="preserve"> </w:t>
      </w:r>
      <w:proofErr w:type="spellStart"/>
      <w:r w:rsidRPr="00CC34C9">
        <w:rPr>
          <w:color w:val="000000" w:themeColor="text1"/>
        </w:rPr>
        <w:t>tersebut</w:t>
      </w:r>
      <w:proofErr w:type="spellEnd"/>
      <w:r w:rsidRPr="00CC34C9">
        <w:rPr>
          <w:color w:val="000000" w:themeColor="text1"/>
        </w:rPr>
        <w:t xml:space="preserve"> </w:t>
      </w:r>
      <w:proofErr w:type="spellStart"/>
      <w:r w:rsidRPr="00CC34C9">
        <w:rPr>
          <w:color w:val="000000" w:themeColor="text1"/>
        </w:rPr>
        <w:t>kedalam</w:t>
      </w:r>
      <w:proofErr w:type="spellEnd"/>
      <w:r w:rsidRPr="00CC34C9">
        <w:rPr>
          <w:color w:val="000000" w:themeColor="text1"/>
        </w:rPr>
        <w:t xml:space="preserve"> </w:t>
      </w:r>
      <w:proofErr w:type="spellStart"/>
      <w:r w:rsidRPr="00CC34C9">
        <w:rPr>
          <w:color w:val="000000" w:themeColor="text1"/>
        </w:rPr>
        <w:t>bahasa</w:t>
      </w:r>
      <w:proofErr w:type="spellEnd"/>
      <w:r w:rsidRPr="00CC34C9">
        <w:rPr>
          <w:color w:val="000000" w:themeColor="text1"/>
        </w:rPr>
        <w:t xml:space="preserve"> Indonesia </w:t>
      </w:r>
      <w:proofErr w:type="spellStart"/>
      <w:r w:rsidRPr="00CC34C9">
        <w:rPr>
          <w:color w:val="000000" w:themeColor="text1"/>
        </w:rPr>
        <w:t>supaya</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mudah</w:t>
      </w:r>
      <w:proofErr w:type="spellEnd"/>
      <w:r w:rsidRPr="00CC34C9">
        <w:rPr>
          <w:color w:val="000000" w:themeColor="text1"/>
        </w:rPr>
        <w:t xml:space="preserve"> </w:t>
      </w:r>
      <w:proofErr w:type="spellStart"/>
      <w:r w:rsidRPr="00CC34C9">
        <w:rPr>
          <w:color w:val="000000" w:themeColor="text1"/>
        </w:rPr>
        <w:t>dipahami</w:t>
      </w:r>
      <w:proofErr w:type="spellEnd"/>
      <w:r w:rsidRPr="00CC34C9">
        <w:rPr>
          <w:color w:val="000000" w:themeColor="text1"/>
        </w:rPr>
        <w:t>.</w:t>
      </w:r>
    </w:p>
    <w:p w14:paraId="2521CA34"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r w:rsidRPr="00CC34C9">
        <w:rPr>
          <w:color w:val="000000" w:themeColor="text1"/>
        </w:rPr>
        <w:t xml:space="preserve">Pada code main.js </w:t>
      </w:r>
      <w:proofErr w:type="spellStart"/>
      <w:r w:rsidRPr="00CC34C9">
        <w:rPr>
          <w:color w:val="000000" w:themeColor="text1"/>
        </w:rPr>
        <w:t>memanggil</w:t>
      </w:r>
      <w:proofErr w:type="spellEnd"/>
      <w:r w:rsidRPr="00CC34C9">
        <w:rPr>
          <w:color w:val="000000" w:themeColor="text1"/>
        </w:rPr>
        <w:t xml:space="preserve"> file index.html yang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dimuat</w:t>
      </w:r>
      <w:proofErr w:type="spellEnd"/>
      <w:r w:rsidRPr="00CC34C9">
        <w:rPr>
          <w:color w:val="000000" w:themeColor="text1"/>
        </w:rPr>
        <w:t xml:space="preserve">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proses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selesai</w:t>
      </w:r>
      <w:proofErr w:type="spellEnd"/>
      <w:r w:rsidRPr="00CC34C9">
        <w:rPr>
          <w:color w:val="000000" w:themeColor="text1"/>
        </w:rPr>
        <w:t xml:space="preserve"> dan </w:t>
      </w:r>
      <w:proofErr w:type="spellStart"/>
      <w:r w:rsidRPr="00CC34C9">
        <w:rPr>
          <w:color w:val="000000" w:themeColor="text1"/>
        </w:rPr>
        <w:t>siap</w:t>
      </w:r>
      <w:proofErr w:type="spellEnd"/>
      <w:r w:rsidRPr="00CC34C9">
        <w:rPr>
          <w:color w:val="000000" w:themeColor="text1"/>
        </w:rPr>
        <w:t xml:space="preserve"> (</w:t>
      </w:r>
      <w:r w:rsidRPr="00CC34C9">
        <w:rPr>
          <w:rStyle w:val="Emphasis"/>
          <w:rFonts w:eastAsiaTheme="majorEastAsia"/>
          <w:color w:val="000000" w:themeColor="text1"/>
        </w:rPr>
        <w:t>on ready</w:t>
      </w:r>
      <w:r w:rsidRPr="00CC34C9">
        <w:rPr>
          <w:color w:val="000000" w:themeColor="text1"/>
        </w:rPr>
        <w:t xml:space="preserve">) </w:t>
      </w:r>
      <w:proofErr w:type="spellStart"/>
      <w:r w:rsidRPr="00CC34C9">
        <w:rPr>
          <w:color w:val="000000" w:themeColor="text1"/>
        </w:rPr>
        <w:t>digunakan</w:t>
      </w:r>
      <w:proofErr w:type="spellEnd"/>
      <w:r w:rsidRPr="00CC34C9">
        <w:rPr>
          <w:color w:val="000000" w:themeColor="text1"/>
        </w:rPr>
        <w:t>.</w:t>
      </w:r>
    </w:p>
    <w:p w14:paraId="1C56FB7E"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Ketika</w:t>
      </w:r>
      <w:proofErr w:type="spellEnd"/>
      <w:r w:rsidRPr="00CC34C9">
        <w:rPr>
          <w:color w:val="000000" w:themeColor="text1"/>
        </w:rPr>
        <w:t xml:space="preserve"> </w:t>
      </w:r>
      <w:proofErr w:type="spellStart"/>
      <w:r w:rsidRPr="00CC34C9">
        <w:rPr>
          <w:color w:val="000000" w:themeColor="text1"/>
        </w:rPr>
        <w:t>membuka</w:t>
      </w:r>
      <w:proofErr w:type="spellEnd"/>
      <w:r w:rsidRPr="00CC34C9">
        <w:rPr>
          <w:color w:val="000000" w:themeColor="text1"/>
        </w:rPr>
        <w:t xml:space="preserve"> file index.html,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menjumpai</w:t>
      </w:r>
      <w:proofErr w:type="spellEnd"/>
      <w:r w:rsidRPr="00CC34C9">
        <w:rPr>
          <w:color w:val="000000" w:themeColor="text1"/>
        </w:rPr>
        <w:t> </w:t>
      </w:r>
      <w:r w:rsidRPr="00CC34C9">
        <w:rPr>
          <w:rStyle w:val="Emphasis"/>
          <w:rFonts w:eastAsiaTheme="majorEastAsia"/>
          <w:color w:val="000000" w:themeColor="text1"/>
        </w:rPr>
        <w:t>markup</w:t>
      </w:r>
      <w:r w:rsidRPr="00CC34C9">
        <w:rPr>
          <w:color w:val="000000" w:themeColor="text1"/>
        </w:rPr>
        <w:t xml:space="preserve"> HTML pada </w:t>
      </w:r>
      <w:proofErr w:type="spellStart"/>
      <w:r w:rsidRPr="00CC34C9">
        <w:rPr>
          <w:color w:val="000000" w:themeColor="text1"/>
        </w:rPr>
        <w:t>umumnya</w:t>
      </w:r>
      <w:proofErr w:type="spellEnd"/>
      <w:r w:rsidRPr="00CC34C9">
        <w:rPr>
          <w:color w:val="000000" w:themeColor="text1"/>
        </w:rPr>
        <w:t xml:space="preserve">, </w:t>
      </w:r>
      <w:proofErr w:type="spellStart"/>
      <w:r w:rsidRPr="00CC34C9">
        <w:rPr>
          <w:color w:val="000000" w:themeColor="text1"/>
        </w:rPr>
        <w:t>meliputi</w:t>
      </w:r>
      <w:proofErr w:type="spellEnd"/>
      <w:r w:rsidRPr="00CC34C9">
        <w:rPr>
          <w:color w:val="000000" w:themeColor="text1"/>
        </w:rPr>
        <w:t xml:space="preserve"> HTML, CSS dan JS</w:t>
      </w:r>
    </w:p>
    <w:p w14:paraId="4FFAE481" w14:textId="77777777"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proofErr w:type="spellStart"/>
      <w:r w:rsidRPr="00CC34C9">
        <w:rPr>
          <w:color w:val="000000" w:themeColor="text1"/>
        </w:rPr>
        <w:t>Coba</w:t>
      </w:r>
      <w:proofErr w:type="spellEnd"/>
      <w:r w:rsidRPr="00CC34C9">
        <w:rPr>
          <w:color w:val="000000" w:themeColor="text1"/>
        </w:rPr>
        <w:t xml:space="preserve"> </w:t>
      </w:r>
      <w:proofErr w:type="spellStart"/>
      <w:r w:rsidRPr="00CC34C9">
        <w:rPr>
          <w:color w:val="000000" w:themeColor="text1"/>
        </w:rPr>
        <w:t>ubah-ubah</w:t>
      </w:r>
      <w:proofErr w:type="spellEnd"/>
      <w:r w:rsidRPr="00CC34C9">
        <w:rPr>
          <w:color w:val="000000" w:themeColor="text1"/>
        </w:rPr>
        <w:t xml:space="preserve"> </w:t>
      </w:r>
      <w:proofErr w:type="spellStart"/>
      <w:r w:rsidRPr="00CC34C9">
        <w:rPr>
          <w:color w:val="000000" w:themeColor="text1"/>
        </w:rPr>
        <w:t>isi</w:t>
      </w:r>
      <w:proofErr w:type="spellEnd"/>
      <w:r w:rsidRPr="00CC34C9">
        <w:rPr>
          <w:color w:val="000000" w:themeColor="text1"/>
        </w:rPr>
        <w:t xml:space="preserve"> file </w:t>
      </w:r>
      <w:proofErr w:type="spellStart"/>
      <w:r w:rsidRPr="00CC34C9">
        <w:rPr>
          <w:color w:val="000000" w:themeColor="text1"/>
        </w:rPr>
        <w:t>tersebut</w:t>
      </w:r>
      <w:proofErr w:type="spellEnd"/>
      <w:r w:rsidRPr="00CC34C9">
        <w:rPr>
          <w:color w:val="000000" w:themeColor="text1"/>
        </w:rPr>
        <w:t xml:space="preserve"> </w:t>
      </w:r>
      <w:proofErr w:type="spellStart"/>
      <w:r w:rsidRPr="00CC34C9">
        <w:rPr>
          <w:color w:val="000000" w:themeColor="text1"/>
        </w:rPr>
        <w:t>kemudian</w:t>
      </w:r>
      <w:proofErr w:type="spellEnd"/>
      <w:r w:rsidRPr="00CC34C9">
        <w:rPr>
          <w:color w:val="000000" w:themeColor="text1"/>
        </w:rPr>
        <w:t xml:space="preserve"> </w:t>
      </w:r>
      <w:proofErr w:type="spellStart"/>
      <w:r w:rsidRPr="00CC34C9">
        <w:rPr>
          <w:color w:val="000000" w:themeColor="text1"/>
        </w:rPr>
        <w:t>jalankan</w:t>
      </w:r>
      <w:proofErr w:type="spellEnd"/>
      <w:r w:rsidRPr="00CC34C9">
        <w:rPr>
          <w:color w:val="000000" w:themeColor="text1"/>
        </w:rPr>
        <w:t xml:space="preserve"> </w:t>
      </w:r>
      <w:proofErr w:type="spellStart"/>
      <w:r w:rsidRPr="00CC34C9">
        <w:rPr>
          <w:color w:val="000000" w:themeColor="text1"/>
        </w:rPr>
        <w:t>ulang</w:t>
      </w:r>
      <w:proofErr w:type="spellEnd"/>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melihat</w:t>
      </w:r>
      <w:proofErr w:type="spellEnd"/>
      <w:r w:rsidRPr="00CC34C9">
        <w:rPr>
          <w:color w:val="000000" w:themeColor="text1"/>
        </w:rPr>
        <w:t xml:space="preserve"> </w:t>
      </w:r>
      <w:proofErr w:type="spellStart"/>
      <w:r w:rsidRPr="00CC34C9">
        <w:rPr>
          <w:color w:val="000000" w:themeColor="text1"/>
        </w:rPr>
        <w:t>bagaiman</w:t>
      </w:r>
      <w:proofErr w:type="spellEnd"/>
      <w:r w:rsidRPr="00CC34C9">
        <w:rPr>
          <w:color w:val="000000" w:themeColor="text1"/>
        </w:rPr>
        <w:t xml:space="preserve"> </w:t>
      </w:r>
      <w:proofErr w:type="spellStart"/>
      <w:r w:rsidRPr="00CC34C9">
        <w:rPr>
          <w:color w:val="000000" w:themeColor="text1"/>
        </w:rPr>
        <w:t>dia</w:t>
      </w:r>
      <w:proofErr w:type="spellEnd"/>
      <w:r w:rsidRPr="00CC34C9">
        <w:rPr>
          <w:color w:val="000000" w:themeColor="text1"/>
        </w:rPr>
        <w:t xml:space="preserve"> </w:t>
      </w:r>
      <w:proofErr w:type="spellStart"/>
      <w:r w:rsidRPr="00CC34C9">
        <w:rPr>
          <w:color w:val="000000" w:themeColor="text1"/>
        </w:rPr>
        <w:t>berkerja</w:t>
      </w:r>
      <w:proofErr w:type="spellEnd"/>
      <w:r w:rsidRPr="00CC34C9">
        <w:rPr>
          <w:color w:val="000000" w:themeColor="text1"/>
        </w:rPr>
        <w:t xml:space="preserve"> :D</w:t>
      </w:r>
    </w:p>
    <w:p w14:paraId="671D153F" w14:textId="77777777"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r w:rsidRPr="00CC34C9">
        <w:rPr>
          <w:color w:val="000000" w:themeColor="text1"/>
        </w:rPr>
        <w:lastRenderedPageBreak/>
        <w:t xml:space="preserve">Okay, </w:t>
      </w:r>
      <w:proofErr w:type="spellStart"/>
      <w:r w:rsidRPr="00CC34C9">
        <w:rPr>
          <w:color w:val="000000" w:themeColor="text1"/>
        </w:rPr>
        <w:t>balik</w:t>
      </w:r>
      <w:proofErr w:type="spellEnd"/>
      <w:r w:rsidRPr="00CC34C9">
        <w:rPr>
          <w:color w:val="000000" w:themeColor="text1"/>
        </w:rPr>
        <w:t xml:space="preserve"> </w:t>
      </w:r>
      <w:proofErr w:type="spellStart"/>
      <w:r w:rsidRPr="00CC34C9">
        <w:rPr>
          <w:color w:val="000000" w:themeColor="text1"/>
        </w:rPr>
        <w:t>ke</w:t>
      </w:r>
      <w:proofErr w:type="spellEnd"/>
      <w:r w:rsidRPr="00CC34C9">
        <w:rPr>
          <w:color w:val="000000" w:themeColor="text1"/>
        </w:rPr>
        <w:t xml:space="preserve"> </w:t>
      </w:r>
      <w:proofErr w:type="spellStart"/>
      <w:r w:rsidRPr="00CC34C9">
        <w:rPr>
          <w:color w:val="000000" w:themeColor="text1"/>
        </w:rPr>
        <w:t>pembuatan</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w:t>
      </w:r>
    </w:p>
    <w:p w14:paraId="61C4F517"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Ingat</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membuat</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yang </w:t>
      </w:r>
      <w:proofErr w:type="spellStart"/>
      <w:r w:rsidRPr="00CC34C9">
        <w:rPr>
          <w:color w:val="000000" w:themeColor="text1"/>
        </w:rPr>
        <w:t>sebenarnya</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berbasis</w:t>
      </w:r>
      <w:proofErr w:type="spellEnd"/>
      <w:r w:rsidRPr="00CC34C9">
        <w:rPr>
          <w:color w:val="000000" w:themeColor="text1"/>
        </w:rPr>
        <w:t xml:space="preserve"> web </w:t>
      </w:r>
      <w:proofErr w:type="spellStart"/>
      <w:r w:rsidRPr="00CC34C9">
        <w:rPr>
          <w:color w:val="000000" w:themeColor="text1"/>
        </w:rPr>
        <w:t>menjadi</w:t>
      </w:r>
      <w:proofErr w:type="spellEnd"/>
      <w:r w:rsidRPr="00CC34C9">
        <w:rPr>
          <w:color w:val="000000" w:themeColor="text1"/>
        </w:rPr>
        <w:t> </w:t>
      </w:r>
      <w:r w:rsidRPr="00CC34C9">
        <w:rPr>
          <w:rStyle w:val="Emphasis"/>
          <w:rFonts w:eastAsiaTheme="majorEastAsia"/>
          <w:color w:val="000000" w:themeColor="text1"/>
        </w:rPr>
        <w:t>desktop</w:t>
      </w:r>
      <w:r w:rsidRPr="00CC34C9">
        <w:rPr>
          <w:color w:val="000000" w:themeColor="text1"/>
        </w:rPr>
        <w:t xml:space="preserve">, Electron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menyediakan</w:t>
      </w:r>
      <w:proofErr w:type="spellEnd"/>
      <w:r w:rsidRPr="00CC34C9">
        <w:rPr>
          <w:color w:val="000000" w:themeColor="text1"/>
        </w:rPr>
        <w:t> </w:t>
      </w:r>
      <w:r w:rsidRPr="00CC34C9">
        <w:rPr>
          <w:rStyle w:val="Emphasis"/>
          <w:rFonts w:eastAsiaTheme="majorEastAsia"/>
          <w:color w:val="000000" w:themeColor="text1"/>
        </w:rPr>
        <w:t>method</w:t>
      </w:r>
      <w:r w:rsidRPr="00CC34C9">
        <w:rPr>
          <w:color w:val="000000" w:themeColor="text1"/>
        </w:rPr>
        <w:t xml:space="preserve"> &lt; </w:t>
      </w:r>
      <w:proofErr w:type="spellStart"/>
      <w:r w:rsidRPr="00CC34C9">
        <w:rPr>
          <w:color w:val="000000" w:themeColor="text1"/>
        </w:rPr>
        <w:t>webview</w:t>
      </w:r>
      <w:proofErr w:type="spellEnd"/>
      <w:r w:rsidRPr="00CC34C9">
        <w:rPr>
          <w:color w:val="000000" w:themeColor="text1"/>
        </w:rPr>
        <w:t xml:space="preserve"> &gt;, </w:t>
      </w:r>
      <w:proofErr w:type="spellStart"/>
      <w:r w:rsidRPr="00CC34C9">
        <w:rPr>
          <w:color w:val="000000" w:themeColor="text1"/>
        </w:rPr>
        <w:t>bahasa</w:t>
      </w:r>
      <w:proofErr w:type="spellEnd"/>
      <w:r w:rsidRPr="00CC34C9">
        <w:rPr>
          <w:color w:val="000000" w:themeColor="text1"/>
        </w:rPr>
        <w:t xml:space="preserve"> </w:t>
      </w:r>
      <w:proofErr w:type="spellStart"/>
      <w:r w:rsidRPr="00CC34C9">
        <w:rPr>
          <w:color w:val="000000" w:themeColor="text1"/>
        </w:rPr>
        <w:t>gampangnya</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meng</w:t>
      </w:r>
      <w:proofErr w:type="spellEnd"/>
      <w:r w:rsidRPr="00CC34C9">
        <w:rPr>
          <w:color w:val="000000" w:themeColor="text1"/>
        </w:rPr>
        <w:t>-</w:t>
      </w:r>
      <w:r w:rsidRPr="00CC34C9">
        <w:rPr>
          <w:rStyle w:val="Emphasis"/>
          <w:rFonts w:eastAsiaTheme="majorEastAsia"/>
          <w:color w:val="000000" w:themeColor="text1"/>
        </w:rPr>
        <w:t>embed</w:t>
      </w:r>
      <w:r w:rsidRPr="00CC34C9">
        <w:rPr>
          <w:color w:val="000000" w:themeColor="text1"/>
        </w:rPr>
        <w:t> </w:t>
      </w:r>
      <w:proofErr w:type="spellStart"/>
      <w:r w:rsidRPr="00CC34C9">
        <w:rPr>
          <w:color w:val="000000" w:themeColor="text1"/>
        </w:rPr>
        <w:t>halaman</w:t>
      </w:r>
      <w:proofErr w:type="spellEnd"/>
      <w:r w:rsidRPr="00CC34C9">
        <w:rPr>
          <w:color w:val="000000" w:themeColor="text1"/>
        </w:rPr>
        <w:t xml:space="preserve"> web </w:t>
      </w:r>
      <w:proofErr w:type="spellStart"/>
      <w:r w:rsidRPr="00CC34C9">
        <w:rPr>
          <w:color w:val="000000" w:themeColor="text1"/>
        </w:rPr>
        <w:t>kedalam</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Berikut</w:t>
      </w:r>
      <w:proofErr w:type="spellEnd"/>
      <w:r w:rsidRPr="00CC34C9">
        <w:rPr>
          <w:color w:val="000000" w:themeColor="text1"/>
        </w:rPr>
        <w:t xml:space="preserve"> coding-</w:t>
      </w:r>
      <w:proofErr w:type="gramStart"/>
      <w:r w:rsidRPr="00CC34C9">
        <w:rPr>
          <w:color w:val="000000" w:themeColor="text1"/>
        </w:rPr>
        <w:t>an</w:t>
      </w:r>
      <w:proofErr w:type="gramEnd"/>
      <w:r w:rsidRPr="00CC34C9">
        <w:rPr>
          <w:color w:val="000000" w:themeColor="text1"/>
        </w:rPr>
        <w:t xml:space="preserve"> </w:t>
      </w:r>
      <w:proofErr w:type="spellStart"/>
      <w:r w:rsidRPr="00CC34C9">
        <w:rPr>
          <w:color w:val="000000" w:themeColor="text1"/>
        </w:rPr>
        <w:t>setelah</w:t>
      </w:r>
      <w:proofErr w:type="spellEnd"/>
      <w:r w:rsidRPr="00CC34C9">
        <w:rPr>
          <w:color w:val="000000" w:themeColor="text1"/>
        </w:rPr>
        <w:t xml:space="preserve"> di </w:t>
      </w:r>
      <w:proofErr w:type="spellStart"/>
      <w:r w:rsidRPr="00CC34C9">
        <w:rPr>
          <w:color w:val="000000" w:themeColor="text1"/>
        </w:rPr>
        <w:t>otak-atik</w:t>
      </w:r>
      <w:proofErr w:type="spellEnd"/>
      <w:r w:rsidRPr="00CC34C9">
        <w:rPr>
          <w:color w:val="000000" w:themeColor="text1"/>
        </w:rPr>
        <w:t xml:space="preserve">, Saya </w:t>
      </w:r>
      <w:proofErr w:type="spellStart"/>
      <w:r w:rsidRPr="00CC34C9">
        <w:rPr>
          <w:color w:val="000000" w:themeColor="text1"/>
        </w:rPr>
        <w:t>sudah</w:t>
      </w:r>
      <w:proofErr w:type="spellEnd"/>
      <w:r w:rsidRPr="00CC34C9">
        <w:rPr>
          <w:color w:val="000000" w:themeColor="text1"/>
        </w:rPr>
        <w:t xml:space="preserve"> </w:t>
      </w:r>
      <w:proofErr w:type="spellStart"/>
      <w:r w:rsidRPr="00CC34C9">
        <w:rPr>
          <w:color w:val="000000" w:themeColor="text1"/>
        </w:rPr>
        <w:t>menambahkan</w:t>
      </w:r>
      <w:proofErr w:type="spellEnd"/>
      <w:r w:rsidRPr="00CC34C9">
        <w:rPr>
          <w:color w:val="000000" w:themeColor="text1"/>
        </w:rPr>
        <w:t xml:space="preserve"> </w:t>
      </w:r>
      <w:proofErr w:type="spellStart"/>
      <w:r w:rsidRPr="00CC34C9">
        <w:rPr>
          <w:color w:val="000000" w:themeColor="text1"/>
        </w:rPr>
        <w:t>keterangan</w:t>
      </w:r>
      <w:proofErr w:type="spellEnd"/>
      <w:r w:rsidRPr="00CC34C9">
        <w:rPr>
          <w:color w:val="000000" w:themeColor="text1"/>
        </w:rPr>
        <w:t xml:space="preserve"> pada </w:t>
      </w:r>
      <w:proofErr w:type="spellStart"/>
      <w:r w:rsidRPr="00CC34C9">
        <w:rPr>
          <w:color w:val="000000" w:themeColor="text1"/>
        </w:rPr>
        <w:t>komentar</w:t>
      </w:r>
      <w:proofErr w:type="spellEnd"/>
      <w:r w:rsidRPr="00CC34C9">
        <w:rPr>
          <w:color w:val="000000" w:themeColor="text1"/>
        </w:rPr>
        <w:t xml:space="preserve"> di </w:t>
      </w:r>
      <w:proofErr w:type="spellStart"/>
      <w:r w:rsidRPr="00CC34C9">
        <w:rPr>
          <w:color w:val="000000" w:themeColor="text1"/>
        </w:rPr>
        <w:t>sisipan</w:t>
      </w:r>
      <w:proofErr w:type="spellEnd"/>
      <w:r w:rsidRPr="00CC34C9">
        <w:rPr>
          <w:color w:val="000000" w:themeColor="text1"/>
        </w:rPr>
        <w:t xml:space="preserve"> </w:t>
      </w:r>
      <w:proofErr w:type="spellStart"/>
      <w:r w:rsidRPr="00CC34C9">
        <w:rPr>
          <w:color w:val="000000" w:themeColor="text1"/>
        </w:rPr>
        <w:t>baris</w:t>
      </w:r>
      <w:proofErr w:type="spellEnd"/>
      <w:r w:rsidRPr="00CC34C9">
        <w:rPr>
          <w:color w:val="000000" w:themeColor="text1"/>
        </w:rPr>
        <w:t> </w:t>
      </w:r>
      <w:r w:rsidRPr="00CC34C9">
        <w:rPr>
          <w:rStyle w:val="Emphasis"/>
          <w:rFonts w:eastAsiaTheme="majorEastAsia"/>
          <w:color w:val="000000" w:themeColor="text1"/>
        </w:rPr>
        <w:t>code</w:t>
      </w:r>
      <w:r w:rsidRPr="00CC34C9">
        <w:rPr>
          <w:color w:val="000000" w:themeColor="text1"/>
        </w:rPr>
        <w:t>-</w:t>
      </w:r>
      <w:proofErr w:type="spellStart"/>
      <w:r w:rsidRPr="00CC34C9">
        <w:rPr>
          <w:color w:val="000000" w:themeColor="text1"/>
        </w:rPr>
        <w:t>nya</w:t>
      </w:r>
      <w:proofErr w:type="spellEnd"/>
      <w:r w:rsidRPr="00CC34C9">
        <w:rPr>
          <w:color w:val="000000" w:themeColor="text1"/>
        </w:rPr>
        <w:t>.</w:t>
      </w:r>
    </w:p>
    <w:p w14:paraId="5BFB6013" w14:textId="77777777"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proofErr w:type="spellStart"/>
      <w:r w:rsidRPr="00CC34C9">
        <w:rPr>
          <w:color w:val="000000" w:themeColor="text1"/>
        </w:rPr>
        <w:t>Jalankan</w:t>
      </w:r>
      <w:proofErr w:type="spellEnd"/>
      <w:r w:rsidRPr="00CC34C9">
        <w:rPr>
          <w:color w:val="000000" w:themeColor="text1"/>
        </w:rPr>
        <w:t xml:space="preserve"> </w:t>
      </w:r>
      <w:proofErr w:type="spellStart"/>
      <w:r w:rsidRPr="00CC34C9">
        <w:rPr>
          <w:color w:val="000000" w:themeColor="text1"/>
        </w:rPr>
        <w:t>kembali</w:t>
      </w:r>
      <w:proofErr w:type="spellEnd"/>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dengan</w:t>
      </w:r>
      <w:proofErr w:type="spellEnd"/>
    </w:p>
    <w:p w14:paraId="55A1A83F"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6" w:line="300" w:lineRule="atLeast"/>
        <w:jc w:val="both"/>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npm</w:t>
      </w:r>
      <w:proofErr w:type="spellEnd"/>
      <w:r w:rsidRPr="00CC34C9">
        <w:rPr>
          <w:rFonts w:ascii="Times New Roman" w:hAnsi="Times New Roman" w:cs="Times New Roman"/>
          <w:color w:val="000000" w:themeColor="text1"/>
          <w:sz w:val="24"/>
          <w:szCs w:val="24"/>
        </w:rPr>
        <w:t xml:space="preserve"> start</w:t>
      </w:r>
    </w:p>
    <w:p w14:paraId="35C04F94"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Sebenarnya</w:t>
      </w:r>
      <w:proofErr w:type="spellEnd"/>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sudah</w:t>
      </w:r>
      <w:proofErr w:type="spellEnd"/>
      <w:r w:rsidRPr="00CC34C9">
        <w:rPr>
          <w:color w:val="000000" w:themeColor="text1"/>
        </w:rPr>
        <w:t xml:space="preserve"> </w:t>
      </w:r>
      <w:proofErr w:type="spellStart"/>
      <w:r w:rsidRPr="00CC34C9">
        <w:rPr>
          <w:color w:val="000000" w:themeColor="text1"/>
        </w:rPr>
        <w:t>bisa</w:t>
      </w:r>
      <w:proofErr w:type="spellEnd"/>
      <w:r w:rsidRPr="00CC34C9">
        <w:rPr>
          <w:color w:val="000000" w:themeColor="text1"/>
        </w:rPr>
        <w:t xml:space="preserve"> </w:t>
      </w:r>
      <w:proofErr w:type="spellStart"/>
      <w:r w:rsidRPr="00CC34C9">
        <w:rPr>
          <w:color w:val="000000" w:themeColor="text1"/>
        </w:rPr>
        <w:t>digunakan</w:t>
      </w:r>
      <w:proofErr w:type="spellEnd"/>
      <w:r w:rsidRPr="00CC34C9">
        <w:rPr>
          <w:color w:val="000000" w:themeColor="text1"/>
        </w:rPr>
        <w:t xml:space="preserve"> </w:t>
      </w:r>
      <w:proofErr w:type="spellStart"/>
      <w:r w:rsidRPr="00CC34C9">
        <w:rPr>
          <w:color w:val="000000" w:themeColor="text1"/>
        </w:rPr>
        <w:t>sampai</w:t>
      </w:r>
      <w:proofErr w:type="spellEnd"/>
      <w:r w:rsidRPr="00CC34C9">
        <w:rPr>
          <w:color w:val="000000" w:themeColor="text1"/>
        </w:rPr>
        <w:t xml:space="preserve"> </w:t>
      </w:r>
      <w:proofErr w:type="spellStart"/>
      <w:r w:rsidRPr="00CC34C9">
        <w:rPr>
          <w:color w:val="000000" w:themeColor="text1"/>
        </w:rPr>
        <w:t>disini</w:t>
      </w:r>
      <w:proofErr w:type="spellEnd"/>
      <w:r w:rsidRPr="00CC34C9">
        <w:rPr>
          <w:color w:val="000000" w:themeColor="text1"/>
        </w:rPr>
        <w:t xml:space="preserve">, </w:t>
      </w:r>
      <w:proofErr w:type="spellStart"/>
      <w:r w:rsidRPr="00CC34C9">
        <w:rPr>
          <w:color w:val="000000" w:themeColor="text1"/>
        </w:rPr>
        <w:t>tapi</w:t>
      </w:r>
      <w:proofErr w:type="spellEnd"/>
      <w:r w:rsidRPr="00CC34C9">
        <w:rPr>
          <w:color w:val="000000" w:themeColor="text1"/>
        </w:rPr>
        <w:t xml:space="preserve"> </w:t>
      </w:r>
      <w:proofErr w:type="spellStart"/>
      <w:r w:rsidRPr="00CC34C9">
        <w:rPr>
          <w:color w:val="000000" w:themeColor="text1"/>
        </w:rPr>
        <w:t>bagaimana</w:t>
      </w:r>
      <w:proofErr w:type="spellEnd"/>
      <w:r w:rsidRPr="00CC34C9">
        <w:rPr>
          <w:color w:val="000000" w:themeColor="text1"/>
        </w:rPr>
        <w:t xml:space="preserve"> </w:t>
      </w:r>
      <w:proofErr w:type="spellStart"/>
      <w:r w:rsidRPr="00CC34C9">
        <w:rPr>
          <w:color w:val="000000" w:themeColor="text1"/>
        </w:rPr>
        <w:t>cara</w:t>
      </w:r>
      <w:proofErr w:type="spellEnd"/>
      <w:r w:rsidRPr="00CC34C9">
        <w:rPr>
          <w:color w:val="000000" w:themeColor="text1"/>
        </w:rPr>
        <w:t xml:space="preserve"> </w:t>
      </w:r>
      <w:proofErr w:type="spellStart"/>
      <w:r w:rsidRPr="00CC34C9">
        <w:rPr>
          <w:color w:val="000000" w:themeColor="text1"/>
        </w:rPr>
        <w:t>mendistribusikan</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ke</w:t>
      </w:r>
      <w:proofErr w:type="spellEnd"/>
      <w:r w:rsidRPr="00CC34C9">
        <w:rPr>
          <w:color w:val="000000" w:themeColor="text1"/>
        </w:rPr>
        <w:t xml:space="preserve"> </w:t>
      </w:r>
      <w:proofErr w:type="spellStart"/>
      <w:proofErr w:type="gramStart"/>
      <w:r w:rsidRPr="00CC34C9">
        <w:rPr>
          <w:color w:val="000000" w:themeColor="text1"/>
        </w:rPr>
        <w:t>pengguna</w:t>
      </w:r>
      <w:proofErr w:type="spellEnd"/>
      <w:r w:rsidRPr="00CC34C9">
        <w:rPr>
          <w:color w:val="000000" w:themeColor="text1"/>
        </w:rPr>
        <w:t xml:space="preserve"> ?</w:t>
      </w:r>
      <w:proofErr w:type="gramEnd"/>
      <w:r w:rsidRPr="00CC34C9">
        <w:rPr>
          <w:color w:val="000000" w:themeColor="text1"/>
        </w:rPr>
        <w:br/>
        <w:t xml:space="preserve">Kita </w:t>
      </w:r>
      <w:proofErr w:type="spellStart"/>
      <w:r w:rsidRPr="00CC34C9">
        <w:rPr>
          <w:color w:val="000000" w:themeColor="text1"/>
        </w:rPr>
        <w:t>perlu</w:t>
      </w:r>
      <w:proofErr w:type="spellEnd"/>
      <w:r w:rsidRPr="00CC34C9">
        <w:rPr>
          <w:color w:val="000000" w:themeColor="text1"/>
        </w:rPr>
        <w:t xml:space="preserve"> </w:t>
      </w:r>
      <w:proofErr w:type="spellStart"/>
      <w:r w:rsidRPr="00CC34C9">
        <w:rPr>
          <w:color w:val="000000" w:themeColor="text1"/>
        </w:rPr>
        <w:t>membungkus</w:t>
      </w:r>
      <w:proofErr w:type="spellEnd"/>
      <w:r w:rsidRPr="00CC34C9">
        <w:rPr>
          <w:color w:val="000000" w:themeColor="text1"/>
        </w:rPr>
        <w:t xml:space="preserve"> </w:t>
      </w: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memaketnya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menjadi</w:t>
      </w:r>
      <w:proofErr w:type="spellEnd"/>
      <w:r w:rsidRPr="00CC34C9">
        <w:rPr>
          <w:color w:val="000000" w:themeColor="text1"/>
        </w:rPr>
        <w:t> </w:t>
      </w:r>
      <w:r w:rsidRPr="00CC34C9">
        <w:rPr>
          <w:rStyle w:val="Emphasis"/>
          <w:rFonts w:eastAsiaTheme="majorEastAsia"/>
          <w:color w:val="000000" w:themeColor="text1"/>
        </w:rPr>
        <w:t>executable</w:t>
      </w:r>
      <w:r w:rsidRPr="00CC34C9">
        <w:rPr>
          <w:color w:val="000000" w:themeColor="text1"/>
        </w:rPr>
        <w:t>.</w:t>
      </w:r>
    </w:p>
    <w:p w14:paraId="2DB9C0AD"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butuh</w:t>
      </w:r>
      <w:proofErr w:type="spellEnd"/>
      <w:r w:rsidRPr="00CC34C9">
        <w:rPr>
          <w:color w:val="000000" w:themeColor="text1"/>
        </w:rPr>
        <w:t> </w:t>
      </w:r>
      <w:hyperlink r:id="rId200" w:history="1">
        <w:r w:rsidRPr="00CC34C9">
          <w:rPr>
            <w:rStyle w:val="Hyperlink"/>
            <w:b/>
            <w:bCs/>
            <w:color w:val="000000" w:themeColor="text1"/>
            <w:u w:val="none"/>
          </w:rPr>
          <w:t>Electron-packager</w:t>
        </w:r>
      </w:hyperlink>
      <w:r w:rsidRPr="00CC34C9">
        <w:rPr>
          <w:color w:val="000000" w:themeColor="text1"/>
        </w:rPr>
        <w:t xml:space="preserve"> , </w:t>
      </w:r>
      <w:proofErr w:type="spellStart"/>
      <w:r w:rsidRPr="00CC34C9">
        <w:rPr>
          <w:color w:val="000000" w:themeColor="text1"/>
        </w:rPr>
        <w:t>tambahkan</w:t>
      </w:r>
      <w:proofErr w:type="spellEnd"/>
      <w:r w:rsidRPr="00CC34C9">
        <w:rPr>
          <w:color w:val="000000" w:themeColor="text1"/>
        </w:rPr>
        <w:t xml:space="preserve"> pada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perintah</w:t>
      </w:r>
      <w:proofErr w:type="spellEnd"/>
      <w:r w:rsidRPr="00CC34C9">
        <w:rPr>
          <w:color w:val="000000" w:themeColor="text1"/>
        </w:rPr>
        <w:t xml:space="preserve"> :</w:t>
      </w:r>
    </w:p>
    <w:p w14:paraId="4A217381"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6" w:line="300" w:lineRule="atLeast"/>
        <w:jc w:val="both"/>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npm</w:t>
      </w:r>
      <w:proofErr w:type="spellEnd"/>
      <w:r w:rsidRPr="00CC34C9">
        <w:rPr>
          <w:rFonts w:ascii="Times New Roman" w:hAnsi="Times New Roman" w:cs="Times New Roman"/>
          <w:color w:val="000000" w:themeColor="text1"/>
          <w:sz w:val="24"/>
          <w:szCs w:val="24"/>
        </w:rPr>
        <w:t xml:space="preserve"> install electron-packager --save-dev</w:t>
      </w:r>
    </w:p>
    <w:p w14:paraId="005900B9"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secara</w:t>
      </w:r>
      <w:proofErr w:type="spellEnd"/>
      <w:r w:rsidRPr="00CC34C9">
        <w:rPr>
          <w:color w:val="000000" w:themeColor="text1"/>
        </w:rPr>
        <w:t> </w:t>
      </w:r>
      <w:r w:rsidRPr="00CC34C9">
        <w:rPr>
          <w:rStyle w:val="Emphasis"/>
          <w:rFonts w:eastAsiaTheme="majorEastAsia"/>
          <w:color w:val="000000" w:themeColor="text1"/>
        </w:rPr>
        <w:t>globally</w:t>
      </w:r>
    </w:p>
    <w:p w14:paraId="717D590D"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after="446" w:line="300" w:lineRule="atLeast"/>
        <w:jc w:val="both"/>
        <w:rPr>
          <w:rFonts w:ascii="Times New Roman" w:hAnsi="Times New Roman" w:cs="Times New Roman"/>
          <w:color w:val="000000" w:themeColor="text1"/>
          <w:sz w:val="24"/>
          <w:szCs w:val="24"/>
        </w:rPr>
      </w:pPr>
      <w:proofErr w:type="spellStart"/>
      <w:r w:rsidRPr="00CC34C9">
        <w:rPr>
          <w:rFonts w:ascii="Times New Roman" w:hAnsi="Times New Roman" w:cs="Times New Roman"/>
          <w:color w:val="000000" w:themeColor="text1"/>
          <w:sz w:val="24"/>
          <w:szCs w:val="24"/>
        </w:rPr>
        <w:t>sudo</w:t>
      </w:r>
      <w:proofErr w:type="spellEnd"/>
      <w:r w:rsidRPr="00CC34C9">
        <w:rPr>
          <w:rFonts w:ascii="Times New Roman" w:hAnsi="Times New Roman" w:cs="Times New Roman"/>
          <w:color w:val="000000" w:themeColor="text1"/>
          <w:sz w:val="24"/>
          <w:szCs w:val="24"/>
        </w:rPr>
        <w:t xml:space="preserve"> </w:t>
      </w:r>
      <w:proofErr w:type="spellStart"/>
      <w:r w:rsidRPr="00CC34C9">
        <w:rPr>
          <w:rFonts w:ascii="Times New Roman" w:hAnsi="Times New Roman" w:cs="Times New Roman"/>
          <w:color w:val="000000" w:themeColor="text1"/>
          <w:sz w:val="24"/>
          <w:szCs w:val="24"/>
        </w:rPr>
        <w:t>npm</w:t>
      </w:r>
      <w:proofErr w:type="spellEnd"/>
      <w:r w:rsidRPr="00CC34C9">
        <w:rPr>
          <w:rFonts w:ascii="Times New Roman" w:hAnsi="Times New Roman" w:cs="Times New Roman"/>
          <w:color w:val="000000" w:themeColor="text1"/>
          <w:sz w:val="24"/>
          <w:szCs w:val="24"/>
        </w:rPr>
        <w:t xml:space="preserve"> install electron-packager -g</w:t>
      </w:r>
    </w:p>
    <w:p w14:paraId="70CE2921" w14:textId="77777777"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r w:rsidRPr="00CC34C9">
        <w:rPr>
          <w:color w:val="000000" w:themeColor="text1"/>
        </w:rPr>
        <w:lastRenderedPageBreak/>
        <w:t xml:space="preserve">Setelah </w:t>
      </w:r>
      <w:proofErr w:type="spellStart"/>
      <w:r w:rsidRPr="00CC34C9">
        <w:rPr>
          <w:color w:val="000000" w:themeColor="text1"/>
        </w:rPr>
        <w:t>terpasang</w:t>
      </w:r>
      <w:proofErr w:type="spellEnd"/>
      <w:r w:rsidRPr="00CC34C9">
        <w:rPr>
          <w:color w:val="000000" w:themeColor="text1"/>
        </w:rPr>
        <w:t xml:space="preserve">, </w:t>
      </w:r>
      <w:proofErr w:type="spellStart"/>
      <w:r w:rsidRPr="00CC34C9">
        <w:rPr>
          <w:color w:val="000000" w:themeColor="text1"/>
        </w:rPr>
        <w:t>cukup</w:t>
      </w:r>
      <w:proofErr w:type="spellEnd"/>
      <w:r w:rsidRPr="00CC34C9">
        <w:rPr>
          <w:color w:val="000000" w:themeColor="text1"/>
        </w:rPr>
        <w:t xml:space="preserve"> </w:t>
      </w:r>
      <w:proofErr w:type="spellStart"/>
      <w:r w:rsidRPr="00CC34C9">
        <w:rPr>
          <w:color w:val="000000" w:themeColor="text1"/>
        </w:rPr>
        <w:t>jalankan</w:t>
      </w:r>
      <w:proofErr w:type="spellEnd"/>
      <w:r w:rsidRPr="00CC34C9">
        <w:rPr>
          <w:color w:val="000000" w:themeColor="text1"/>
        </w:rPr>
        <w:t xml:space="preserve"> </w:t>
      </w:r>
      <w:proofErr w:type="spellStart"/>
      <w:r w:rsidRPr="00CC34C9">
        <w:rPr>
          <w:color w:val="000000" w:themeColor="text1"/>
        </w:rPr>
        <w:t>perintah</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format </w:t>
      </w:r>
      <w:proofErr w:type="spellStart"/>
      <w:r w:rsidRPr="00CC34C9">
        <w:rPr>
          <w:color w:val="000000" w:themeColor="text1"/>
        </w:rPr>
        <w:t>seperti</w:t>
      </w:r>
      <w:proofErr w:type="spellEnd"/>
      <w:r w:rsidRPr="00CC34C9">
        <w:rPr>
          <w:color w:val="000000" w:themeColor="text1"/>
        </w:rPr>
        <w:t xml:space="preserve"> </w:t>
      </w:r>
      <w:proofErr w:type="spellStart"/>
      <w:proofErr w:type="gramStart"/>
      <w:r w:rsidRPr="00CC34C9">
        <w:rPr>
          <w:color w:val="000000" w:themeColor="text1"/>
        </w:rPr>
        <w:t>ini</w:t>
      </w:r>
      <w:proofErr w:type="spellEnd"/>
      <w:r w:rsidRPr="00CC34C9">
        <w:rPr>
          <w:color w:val="000000" w:themeColor="text1"/>
        </w:rPr>
        <w:t xml:space="preserve"> :</w:t>
      </w:r>
      <w:proofErr w:type="gramEnd"/>
    </w:p>
    <w:p w14:paraId="300CC44F" w14:textId="77777777" w:rsidR="00CC34C9" w:rsidRPr="00CC34C9" w:rsidRDefault="00CC34C9" w:rsidP="00CC34C9">
      <w:pPr>
        <w:pStyle w:val="HTMLPreformatted"/>
        <w:pBdr>
          <w:top w:val="single" w:sz="6" w:space="11" w:color="ECECEC"/>
          <w:left w:val="single" w:sz="6" w:space="11" w:color="ECECEC"/>
          <w:bottom w:val="single" w:sz="6" w:space="11" w:color="ECECEC"/>
          <w:right w:val="single" w:sz="6" w:space="11" w:color="ECECEC"/>
        </w:pBdr>
        <w:shd w:val="clear" w:color="auto" w:fill="FAFAFA"/>
        <w:spacing w:line="300" w:lineRule="atLeast"/>
        <w:jc w:val="both"/>
        <w:rPr>
          <w:rFonts w:ascii="Times New Roman" w:hAnsi="Times New Roman" w:cs="Times New Roman"/>
          <w:color w:val="000000" w:themeColor="text1"/>
          <w:sz w:val="24"/>
          <w:szCs w:val="24"/>
        </w:rPr>
      </w:pPr>
      <w:r w:rsidRPr="00CC34C9">
        <w:rPr>
          <w:rStyle w:val="HTMLCode"/>
          <w:rFonts w:ascii="Times New Roman" w:hAnsi="Times New Roman" w:cs="Times New Roman"/>
          <w:color w:val="000000" w:themeColor="text1"/>
          <w:sz w:val="24"/>
          <w:szCs w:val="24"/>
        </w:rPr>
        <w:t>electron-packager     --platform= --arch= [optional flags...]</w:t>
      </w:r>
    </w:p>
    <w:p w14:paraId="74D3E523"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proofErr w:type="gramStart"/>
      <w:r w:rsidRPr="00CC34C9">
        <w:rPr>
          <w:rStyle w:val="Strong"/>
          <w:rFonts w:eastAsiaTheme="majorEastAsia"/>
          <w:color w:val="000000" w:themeColor="text1"/>
        </w:rPr>
        <w:t>Keterangan</w:t>
      </w:r>
      <w:proofErr w:type="spellEnd"/>
      <w:r w:rsidRPr="00CC34C9">
        <w:rPr>
          <w:color w:val="000000" w:themeColor="text1"/>
        </w:rPr>
        <w:t> :</w:t>
      </w:r>
      <w:proofErr w:type="gramEnd"/>
    </w:p>
    <w:p w14:paraId="000A52C6" w14:textId="77777777" w:rsidR="00CC34C9" w:rsidRPr="00CC34C9" w:rsidRDefault="00CC34C9" w:rsidP="00C02352">
      <w:pPr>
        <w:pStyle w:val="NormalWeb"/>
        <w:numPr>
          <w:ilvl w:val="0"/>
          <w:numId w:val="33"/>
        </w:numPr>
        <w:shd w:val="clear" w:color="auto" w:fill="FFFFFF"/>
        <w:spacing w:before="0" w:beforeAutospacing="0" w:after="0" w:afterAutospacing="0" w:line="404" w:lineRule="atLeast"/>
        <w:ind w:left="0"/>
        <w:jc w:val="both"/>
        <w:rPr>
          <w:color w:val="000000" w:themeColor="text1"/>
        </w:rPr>
      </w:pPr>
      <w:r w:rsidRPr="00CC34C9">
        <w:rPr>
          <w:color w:val="000000" w:themeColor="text1"/>
        </w:rPr>
        <w:t xml:space="preserve">electron-packager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nama</w:t>
      </w:r>
      <w:proofErr w:type="spellEnd"/>
      <w:r w:rsidRPr="00CC34C9">
        <w:rPr>
          <w:color w:val="000000" w:themeColor="text1"/>
        </w:rPr>
        <w:t xml:space="preserve"> </w:t>
      </w:r>
      <w:proofErr w:type="spellStart"/>
      <w:r w:rsidRPr="00CC34C9">
        <w:rPr>
          <w:color w:val="000000" w:themeColor="text1"/>
        </w:rPr>
        <w:t>perintah</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menjalakanya</w:t>
      </w:r>
      <w:proofErr w:type="spellEnd"/>
    </w:p>
    <w:p w14:paraId="27162E81" w14:textId="77777777" w:rsidR="00CC34C9" w:rsidRPr="00CC34C9" w:rsidRDefault="00CC34C9" w:rsidP="00C02352">
      <w:pPr>
        <w:pStyle w:val="NormalWeb"/>
        <w:numPr>
          <w:ilvl w:val="0"/>
          <w:numId w:val="33"/>
        </w:numPr>
        <w:shd w:val="clear" w:color="auto" w:fill="FFFFFF"/>
        <w:spacing w:before="0" w:beforeAutospacing="0" w:after="0" w:afterAutospacing="0" w:line="404" w:lineRule="atLeast"/>
        <w:ind w:left="0"/>
        <w:jc w:val="both"/>
        <w:rPr>
          <w:color w:val="000000" w:themeColor="text1"/>
        </w:rPr>
      </w:pPr>
      <w:r w:rsidRPr="00CC34C9">
        <w:rPr>
          <w:rStyle w:val="HTMLCode"/>
          <w:rFonts w:ascii="Times New Roman" w:hAnsi="Times New Roman" w:cs="Times New Roman"/>
          <w:color w:val="000000" w:themeColor="text1"/>
          <w:sz w:val="24"/>
          <w:szCs w:val="24"/>
        </w:rPr>
        <w:t>&lt;</w:t>
      </w:r>
      <w:proofErr w:type="spellStart"/>
      <w:r w:rsidRPr="00CC34C9">
        <w:rPr>
          <w:rStyle w:val="HTMLCode"/>
          <w:rFonts w:ascii="Times New Roman" w:hAnsi="Times New Roman" w:cs="Times New Roman"/>
          <w:color w:val="000000" w:themeColor="text1"/>
          <w:sz w:val="24"/>
          <w:szCs w:val="24"/>
        </w:rPr>
        <w:t>sourcedir</w:t>
      </w:r>
      <w:proofErr w:type="spellEnd"/>
      <w:r w:rsidRPr="00CC34C9">
        <w:rPr>
          <w:rStyle w:val="HTMLCode"/>
          <w:rFonts w:ascii="Times New Roman" w:hAnsi="Times New Roman" w:cs="Times New Roman"/>
          <w:color w:val="000000" w:themeColor="text1"/>
          <w:sz w:val="24"/>
          <w:szCs w:val="24"/>
        </w:rPr>
        <w:t>&gt;</w:t>
      </w:r>
      <w:r w:rsidRPr="00CC34C9">
        <w:rPr>
          <w:color w:val="000000" w:themeColor="text1"/>
        </w:rPr>
        <w:t>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lokasi</w:t>
      </w:r>
      <w:proofErr w:type="spellEnd"/>
      <w:r w:rsidRPr="00CC34C9">
        <w:rPr>
          <w:color w:val="000000" w:themeColor="text1"/>
        </w:rPr>
        <w:t xml:space="preserve"> </w:t>
      </w:r>
      <w:proofErr w:type="spellStart"/>
      <w:r w:rsidRPr="00CC34C9">
        <w:rPr>
          <w:color w:val="000000" w:themeColor="text1"/>
        </w:rPr>
        <w:t>sumber</w:t>
      </w:r>
      <w:proofErr w:type="spellEnd"/>
      <w:r w:rsidRPr="00CC34C9">
        <w:rPr>
          <w:color w:val="000000" w:themeColor="text1"/>
        </w:rPr>
        <w:t xml:space="preserve">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cukup</w:t>
      </w:r>
      <w:proofErr w:type="spellEnd"/>
      <w:r w:rsidRPr="00CC34C9">
        <w:rPr>
          <w:color w:val="000000" w:themeColor="text1"/>
        </w:rPr>
        <w:t xml:space="preserve"> </w:t>
      </w:r>
      <w:proofErr w:type="spellStart"/>
      <w:r w:rsidRPr="00CC34C9">
        <w:rPr>
          <w:color w:val="000000" w:themeColor="text1"/>
        </w:rPr>
        <w:t>isi</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gramStart"/>
      <w:r w:rsidRPr="00CC34C9">
        <w:rPr>
          <w:color w:val="000000" w:themeColor="text1"/>
        </w:rPr>
        <w:t>" .</w:t>
      </w:r>
      <w:proofErr w:type="gramEnd"/>
      <w:r w:rsidRPr="00CC34C9">
        <w:rPr>
          <w:color w:val="000000" w:themeColor="text1"/>
        </w:rPr>
        <w:t xml:space="preserve">/ " </w:t>
      </w:r>
      <w:proofErr w:type="spellStart"/>
      <w:r w:rsidRPr="00CC34C9">
        <w:rPr>
          <w:color w:val="000000" w:themeColor="text1"/>
        </w:rPr>
        <w:t>ketika</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menjalakan</w:t>
      </w:r>
      <w:proofErr w:type="spellEnd"/>
      <w:r w:rsidRPr="00CC34C9">
        <w:rPr>
          <w:color w:val="000000" w:themeColor="text1"/>
        </w:rPr>
        <w:t xml:space="preserve"> </w:t>
      </w:r>
      <w:proofErr w:type="spellStart"/>
      <w:r w:rsidRPr="00CC34C9">
        <w:rPr>
          <w:color w:val="000000" w:themeColor="text1"/>
        </w:rPr>
        <w:t>perintah</w:t>
      </w:r>
      <w:proofErr w:type="spellEnd"/>
      <w:r w:rsidRPr="00CC34C9">
        <w:rPr>
          <w:color w:val="000000" w:themeColor="text1"/>
        </w:rPr>
        <w:t xml:space="preserve"> pada </w:t>
      </w:r>
      <w:r w:rsidRPr="00CC34C9">
        <w:rPr>
          <w:rStyle w:val="Emphasis"/>
          <w:rFonts w:eastAsiaTheme="majorEastAsia"/>
          <w:color w:val="000000" w:themeColor="text1"/>
        </w:rPr>
        <w:t>folder</w:t>
      </w:r>
      <w:r w:rsidRPr="00CC34C9">
        <w:rPr>
          <w:color w:val="000000" w:themeColor="text1"/>
        </w:rPr>
        <w:t>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w:t>
      </w:r>
    </w:p>
    <w:p w14:paraId="1902C3AA" w14:textId="77777777" w:rsidR="00CC34C9" w:rsidRPr="00CC34C9" w:rsidRDefault="00CC34C9" w:rsidP="00C02352">
      <w:pPr>
        <w:pStyle w:val="NormalWeb"/>
        <w:numPr>
          <w:ilvl w:val="0"/>
          <w:numId w:val="33"/>
        </w:numPr>
        <w:shd w:val="clear" w:color="auto" w:fill="FFFFFF"/>
        <w:spacing w:before="0" w:beforeAutospacing="0" w:after="0" w:afterAutospacing="0" w:line="404" w:lineRule="atLeast"/>
        <w:ind w:left="0"/>
        <w:jc w:val="both"/>
        <w:rPr>
          <w:color w:val="000000" w:themeColor="text1"/>
        </w:rPr>
      </w:pPr>
      <w:r w:rsidRPr="00CC34C9">
        <w:rPr>
          <w:rStyle w:val="HTMLCode"/>
          <w:rFonts w:ascii="Times New Roman" w:hAnsi="Times New Roman" w:cs="Times New Roman"/>
          <w:color w:val="000000" w:themeColor="text1"/>
          <w:sz w:val="24"/>
          <w:szCs w:val="24"/>
        </w:rPr>
        <w:t>&lt;</w:t>
      </w:r>
      <w:proofErr w:type="spellStart"/>
      <w:r w:rsidRPr="00CC34C9">
        <w:rPr>
          <w:rStyle w:val="HTMLCode"/>
          <w:rFonts w:ascii="Times New Roman" w:hAnsi="Times New Roman" w:cs="Times New Roman"/>
          <w:color w:val="000000" w:themeColor="text1"/>
          <w:sz w:val="24"/>
          <w:szCs w:val="24"/>
        </w:rPr>
        <w:t>appname</w:t>
      </w:r>
      <w:proofErr w:type="spellEnd"/>
      <w:r w:rsidRPr="00CC34C9">
        <w:rPr>
          <w:rStyle w:val="HTMLCode"/>
          <w:rFonts w:ascii="Times New Roman" w:hAnsi="Times New Roman" w:cs="Times New Roman"/>
          <w:color w:val="000000" w:themeColor="text1"/>
          <w:sz w:val="24"/>
          <w:szCs w:val="24"/>
        </w:rPr>
        <w:t>&gt;</w:t>
      </w:r>
      <w:r w:rsidRPr="00CC34C9">
        <w:rPr>
          <w:color w:val="000000" w:themeColor="text1"/>
        </w:rPr>
        <w:t>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nama</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yang </w:t>
      </w:r>
      <w:proofErr w:type="spellStart"/>
      <w:r w:rsidRPr="00CC34C9">
        <w:rPr>
          <w:color w:val="000000" w:themeColor="text1"/>
        </w:rPr>
        <w:t>hendak</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paket</w:t>
      </w:r>
      <w:proofErr w:type="spellEnd"/>
      <w:r w:rsidRPr="00CC34C9">
        <w:rPr>
          <w:color w:val="000000" w:themeColor="text1"/>
        </w:rPr>
        <w:t xml:space="preserve">, </w:t>
      </w:r>
      <w:proofErr w:type="spellStart"/>
      <w:r w:rsidRPr="00CC34C9">
        <w:rPr>
          <w:color w:val="000000" w:themeColor="text1"/>
        </w:rPr>
        <w:t>gunakan</w:t>
      </w:r>
      <w:proofErr w:type="spellEnd"/>
      <w:r w:rsidRPr="00CC34C9">
        <w:rPr>
          <w:color w:val="000000" w:themeColor="text1"/>
        </w:rPr>
        <w:t xml:space="preserve"> </w:t>
      </w:r>
      <w:proofErr w:type="spellStart"/>
      <w:r w:rsidRPr="00CC34C9">
        <w:rPr>
          <w:color w:val="000000" w:themeColor="text1"/>
        </w:rPr>
        <w:t>tanda</w:t>
      </w:r>
      <w:proofErr w:type="spellEnd"/>
      <w:r w:rsidRPr="00CC34C9">
        <w:rPr>
          <w:color w:val="000000" w:themeColor="text1"/>
        </w:rPr>
        <w:t xml:space="preserve"> </w:t>
      </w:r>
      <w:proofErr w:type="spellStart"/>
      <w:r w:rsidRPr="00CC34C9">
        <w:rPr>
          <w:color w:val="000000" w:themeColor="text1"/>
        </w:rPr>
        <w:t>petik</w:t>
      </w:r>
      <w:proofErr w:type="spellEnd"/>
      <w:r w:rsidRPr="00CC34C9">
        <w:rPr>
          <w:color w:val="000000" w:themeColor="text1"/>
        </w:rPr>
        <w:t xml:space="preserve"> ""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membungkus</w:t>
      </w:r>
      <w:proofErr w:type="spellEnd"/>
      <w:r w:rsidRPr="00CC34C9">
        <w:rPr>
          <w:color w:val="000000" w:themeColor="text1"/>
        </w:rPr>
        <w:t xml:space="preserve"> </w:t>
      </w:r>
      <w:proofErr w:type="spellStart"/>
      <w:r w:rsidRPr="00CC34C9">
        <w:rPr>
          <w:color w:val="000000" w:themeColor="text1"/>
        </w:rPr>
        <w:t>namanya</w:t>
      </w:r>
      <w:proofErr w:type="spellEnd"/>
      <w:r w:rsidRPr="00CC34C9">
        <w:rPr>
          <w:color w:val="000000" w:themeColor="text1"/>
        </w:rPr>
        <w:t>.</w:t>
      </w:r>
    </w:p>
    <w:p w14:paraId="1A1905BC" w14:textId="77777777" w:rsidR="00CC34C9" w:rsidRPr="00CC34C9" w:rsidRDefault="00CC34C9" w:rsidP="00C02352">
      <w:pPr>
        <w:pStyle w:val="NormalWeb"/>
        <w:numPr>
          <w:ilvl w:val="0"/>
          <w:numId w:val="33"/>
        </w:numPr>
        <w:shd w:val="clear" w:color="auto" w:fill="FFFFFF"/>
        <w:spacing w:before="0" w:beforeAutospacing="0" w:after="328" w:afterAutospacing="0" w:line="404" w:lineRule="atLeast"/>
        <w:ind w:left="0"/>
        <w:jc w:val="both"/>
        <w:rPr>
          <w:color w:val="000000" w:themeColor="text1"/>
        </w:rPr>
      </w:pPr>
      <w:r w:rsidRPr="00CC34C9">
        <w:rPr>
          <w:color w:val="000000" w:themeColor="text1"/>
        </w:rPr>
        <w:t xml:space="preserve">--platform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operasi</w:t>
      </w:r>
      <w:proofErr w:type="spellEnd"/>
      <w:r w:rsidRPr="00CC34C9">
        <w:rPr>
          <w:color w:val="000000" w:themeColor="text1"/>
        </w:rPr>
        <w:t xml:space="preserve"> target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kita</w:t>
      </w:r>
      <w:proofErr w:type="spellEnd"/>
    </w:p>
    <w:p w14:paraId="4CFDC0E2" w14:textId="77777777" w:rsidR="00CC34C9" w:rsidRPr="00CC34C9" w:rsidRDefault="00CC34C9" w:rsidP="00C02352">
      <w:pPr>
        <w:numPr>
          <w:ilvl w:val="1"/>
          <w:numId w:val="33"/>
        </w:numPr>
        <w:shd w:val="clear" w:color="auto" w:fill="FFFFFF"/>
        <w:spacing w:after="446"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linux : untuk OS berbasis Linux seperti Ubuntu, Debian dan turunannya</w:t>
      </w:r>
    </w:p>
    <w:p w14:paraId="3DDD71CC" w14:textId="77777777" w:rsidR="00CC34C9" w:rsidRPr="00CC34C9" w:rsidRDefault="00CC34C9" w:rsidP="00C02352">
      <w:pPr>
        <w:numPr>
          <w:ilvl w:val="1"/>
          <w:numId w:val="33"/>
        </w:numPr>
        <w:shd w:val="clear" w:color="auto" w:fill="FFFFFF"/>
        <w:spacing w:after="446"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darwin : untuk MacOS X</w:t>
      </w:r>
    </w:p>
    <w:p w14:paraId="736374D3" w14:textId="77777777" w:rsidR="00CC34C9" w:rsidRPr="00CC34C9" w:rsidRDefault="00CC34C9" w:rsidP="00C02352">
      <w:pPr>
        <w:numPr>
          <w:ilvl w:val="1"/>
          <w:numId w:val="33"/>
        </w:numPr>
        <w:shd w:val="clear" w:color="auto" w:fill="FFFFFF"/>
        <w:spacing w:after="0"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win32 : untuk OS Windows</w:t>
      </w:r>
    </w:p>
    <w:p w14:paraId="4985BB10" w14:textId="77777777" w:rsidR="00CC34C9" w:rsidRPr="00CC34C9" w:rsidRDefault="00CC34C9" w:rsidP="00C02352">
      <w:pPr>
        <w:pStyle w:val="NormalWeb"/>
        <w:numPr>
          <w:ilvl w:val="0"/>
          <w:numId w:val="33"/>
        </w:numPr>
        <w:shd w:val="clear" w:color="auto" w:fill="FFFFFF"/>
        <w:spacing w:before="0" w:beforeAutospacing="0" w:after="0" w:afterAutospacing="0" w:line="404" w:lineRule="atLeast"/>
        <w:ind w:left="0"/>
        <w:jc w:val="both"/>
        <w:rPr>
          <w:color w:val="000000" w:themeColor="text1"/>
        </w:rPr>
      </w:pPr>
      <w:r w:rsidRPr="00CC34C9">
        <w:rPr>
          <w:color w:val="000000" w:themeColor="text1"/>
        </w:rPr>
        <w:t xml:space="preserve">--arch </w:t>
      </w: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singkatan</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w:t>
      </w:r>
      <w:r w:rsidRPr="00CC34C9">
        <w:rPr>
          <w:rStyle w:val="Emphasis"/>
          <w:rFonts w:eastAsiaTheme="majorEastAsia"/>
          <w:color w:val="000000" w:themeColor="text1"/>
        </w:rPr>
        <w:t>architecture</w:t>
      </w:r>
      <w:r w:rsidRPr="00CC34C9">
        <w:rPr>
          <w:color w:val="000000" w:themeColor="text1"/>
        </w:rPr>
        <w:t> </w:t>
      </w: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arsitektur</w:t>
      </w:r>
      <w:proofErr w:type="spellEnd"/>
      <w:r w:rsidRPr="00CC34C9">
        <w:rPr>
          <w:color w:val="000000" w:themeColor="text1"/>
        </w:rPr>
        <w:t xml:space="preserve"> </w:t>
      </w:r>
      <w:proofErr w:type="spellStart"/>
      <w:r w:rsidRPr="00CC34C9">
        <w:rPr>
          <w:color w:val="000000" w:themeColor="text1"/>
        </w:rPr>
        <w:t>komputer</w:t>
      </w:r>
      <w:proofErr w:type="spellEnd"/>
      <w:r w:rsidRPr="00CC34C9">
        <w:rPr>
          <w:color w:val="000000" w:themeColor="text1"/>
        </w:rPr>
        <w:t xml:space="preserve"> target</w:t>
      </w:r>
    </w:p>
    <w:p w14:paraId="2A662AC2" w14:textId="77777777" w:rsidR="00CC34C9" w:rsidRPr="00CC34C9" w:rsidRDefault="00CC34C9" w:rsidP="00C02352">
      <w:pPr>
        <w:numPr>
          <w:ilvl w:val="1"/>
          <w:numId w:val="33"/>
        </w:numPr>
        <w:shd w:val="clear" w:color="auto" w:fill="FFFFFF"/>
        <w:spacing w:after="446"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ia32 : untuk 32 bit</w:t>
      </w:r>
    </w:p>
    <w:p w14:paraId="2C831511" w14:textId="77777777" w:rsidR="00CC34C9" w:rsidRPr="00CC34C9" w:rsidRDefault="00CC34C9" w:rsidP="00C02352">
      <w:pPr>
        <w:numPr>
          <w:ilvl w:val="1"/>
          <w:numId w:val="33"/>
        </w:numPr>
        <w:shd w:val="clear" w:color="auto" w:fill="FFFFFF"/>
        <w:spacing w:after="0"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x64 : untuk 64 bit</w:t>
      </w:r>
    </w:p>
    <w:p w14:paraId="3BCBF6AE" w14:textId="77777777" w:rsidR="00CC34C9" w:rsidRPr="00CC34C9" w:rsidRDefault="00CC34C9" w:rsidP="00C02352">
      <w:pPr>
        <w:pStyle w:val="NormalWeb"/>
        <w:numPr>
          <w:ilvl w:val="0"/>
          <w:numId w:val="33"/>
        </w:numPr>
        <w:shd w:val="clear" w:color="auto" w:fill="FFFFFF"/>
        <w:spacing w:before="0" w:beforeAutospacing="0" w:after="328" w:afterAutospacing="0" w:line="404" w:lineRule="atLeast"/>
        <w:ind w:left="0"/>
        <w:jc w:val="both"/>
        <w:rPr>
          <w:color w:val="000000" w:themeColor="text1"/>
        </w:rPr>
      </w:pPr>
      <w:proofErr w:type="spellStart"/>
      <w:r w:rsidRPr="00CC34C9">
        <w:rPr>
          <w:color w:val="000000" w:themeColor="text1"/>
        </w:rPr>
        <w:t>Opsi-opsi</w:t>
      </w:r>
      <w:proofErr w:type="spellEnd"/>
      <w:r w:rsidRPr="00CC34C9">
        <w:rPr>
          <w:color w:val="000000" w:themeColor="text1"/>
        </w:rPr>
        <w:t xml:space="preserve"> lain </w:t>
      </w:r>
      <w:proofErr w:type="spellStart"/>
      <w:r w:rsidRPr="00CC34C9">
        <w:rPr>
          <w:color w:val="000000" w:themeColor="text1"/>
        </w:rPr>
        <w:t>seperti</w:t>
      </w:r>
      <w:proofErr w:type="spellEnd"/>
    </w:p>
    <w:p w14:paraId="1AC35252" w14:textId="77777777" w:rsidR="00CC34C9" w:rsidRPr="00CC34C9" w:rsidRDefault="00CC34C9" w:rsidP="00C02352">
      <w:pPr>
        <w:numPr>
          <w:ilvl w:val="1"/>
          <w:numId w:val="33"/>
        </w:numPr>
        <w:shd w:val="clear" w:color="auto" w:fill="FFFFFF"/>
        <w:spacing w:after="446"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lastRenderedPageBreak/>
        <w:t>--all : untuk memaket kesemua sistem operasi sekaligus semua arsitekturnya, karena perintah ini sama saja dengan --platform=all --arch=all</w:t>
      </w:r>
    </w:p>
    <w:p w14:paraId="5239D6D9" w14:textId="77777777" w:rsidR="00CC34C9" w:rsidRPr="00CC34C9" w:rsidRDefault="00CC34C9" w:rsidP="00C02352">
      <w:pPr>
        <w:numPr>
          <w:ilvl w:val="1"/>
          <w:numId w:val="33"/>
        </w:numPr>
        <w:shd w:val="clear" w:color="auto" w:fill="FFFFFF"/>
        <w:spacing w:after="0" w:line="404" w:lineRule="atLeast"/>
        <w:ind w:left="0"/>
        <w:jc w:val="both"/>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Penjelasan opsi lebih lengkap kita dapat lihat disini </w:t>
      </w:r>
      <w:hyperlink r:id="rId201" w:history="1">
        <w:r w:rsidRPr="00CC34C9">
          <w:rPr>
            <w:rStyle w:val="Hyperlink"/>
            <w:rFonts w:ascii="Times New Roman" w:hAnsi="Times New Roman" w:cs="Times New Roman"/>
            <w:color w:val="000000" w:themeColor="text1"/>
            <w:sz w:val="24"/>
            <w:szCs w:val="24"/>
            <w:u w:val="none"/>
          </w:rPr>
          <w:t>usage.txt</w:t>
        </w:r>
      </w:hyperlink>
    </w:p>
    <w:p w14:paraId="0FF4327A"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Contoh</w:t>
      </w:r>
      <w:proofErr w:type="spellEnd"/>
      <w:r w:rsidRPr="00CC34C9">
        <w:rPr>
          <w:color w:val="000000" w:themeColor="text1"/>
        </w:rPr>
        <w:t xml:space="preserve">, Saya </w:t>
      </w:r>
      <w:proofErr w:type="spellStart"/>
      <w:r w:rsidRPr="00CC34C9">
        <w:rPr>
          <w:color w:val="000000" w:themeColor="text1"/>
        </w:rPr>
        <w:t>menggunakan</w:t>
      </w:r>
      <w:proofErr w:type="spellEnd"/>
      <w:r w:rsidRPr="00CC34C9">
        <w:rPr>
          <w:color w:val="000000" w:themeColor="text1"/>
        </w:rPr>
        <w:t xml:space="preserve"> platform Linux dan </w:t>
      </w:r>
      <w:proofErr w:type="spellStart"/>
      <w:r w:rsidRPr="00CC34C9">
        <w:rPr>
          <w:color w:val="000000" w:themeColor="text1"/>
        </w:rPr>
        <w:t>berarsitektur</w:t>
      </w:r>
      <w:proofErr w:type="spellEnd"/>
      <w:r w:rsidRPr="00CC34C9">
        <w:rPr>
          <w:color w:val="000000" w:themeColor="text1"/>
        </w:rPr>
        <w:t xml:space="preserve"> 64bit</w:t>
      </w:r>
      <w:r w:rsidRPr="00CC34C9">
        <w:rPr>
          <w:color w:val="000000" w:themeColor="text1"/>
        </w:rPr>
        <w:br/>
      </w:r>
      <w:r w:rsidRPr="00CC34C9">
        <w:rPr>
          <w:rStyle w:val="HTMLCode"/>
          <w:rFonts w:ascii="Times New Roman" w:hAnsi="Times New Roman" w:cs="Times New Roman"/>
          <w:color w:val="000000" w:themeColor="text1"/>
          <w:sz w:val="24"/>
          <w:szCs w:val="24"/>
        </w:rPr>
        <w:t>electron-</w:t>
      </w:r>
      <w:proofErr w:type="gramStart"/>
      <w:r w:rsidRPr="00CC34C9">
        <w:rPr>
          <w:rStyle w:val="HTMLCode"/>
          <w:rFonts w:ascii="Times New Roman" w:hAnsi="Times New Roman" w:cs="Times New Roman"/>
          <w:color w:val="000000" w:themeColor="text1"/>
          <w:sz w:val="24"/>
          <w:szCs w:val="24"/>
        </w:rPr>
        <w:t>packager .</w:t>
      </w:r>
      <w:proofErr w:type="gramEnd"/>
      <w:r w:rsidRPr="00CC34C9">
        <w:rPr>
          <w:rStyle w:val="HTMLCode"/>
          <w:rFonts w:ascii="Times New Roman" w:hAnsi="Times New Roman" w:cs="Times New Roman"/>
          <w:color w:val="000000" w:themeColor="text1"/>
          <w:sz w:val="24"/>
          <w:szCs w:val="24"/>
        </w:rPr>
        <w:t>/ "</w:t>
      </w:r>
      <w:proofErr w:type="spellStart"/>
      <w:r w:rsidRPr="00CC34C9">
        <w:rPr>
          <w:rStyle w:val="HTMLCode"/>
          <w:rFonts w:ascii="Times New Roman" w:hAnsi="Times New Roman" w:cs="Times New Roman"/>
          <w:color w:val="000000" w:themeColor="text1"/>
          <w:sz w:val="24"/>
          <w:szCs w:val="24"/>
        </w:rPr>
        <w:t>codepolitanseru</w:t>
      </w:r>
      <w:proofErr w:type="spellEnd"/>
      <w:r w:rsidRPr="00CC34C9">
        <w:rPr>
          <w:rStyle w:val="HTMLCode"/>
          <w:rFonts w:ascii="Times New Roman" w:hAnsi="Times New Roman" w:cs="Times New Roman"/>
          <w:color w:val="000000" w:themeColor="text1"/>
          <w:sz w:val="24"/>
          <w:szCs w:val="24"/>
        </w:rPr>
        <w:t>" --platform=</w:t>
      </w:r>
      <w:proofErr w:type="spellStart"/>
      <w:r w:rsidRPr="00CC34C9">
        <w:rPr>
          <w:rStyle w:val="HTMLCode"/>
          <w:rFonts w:ascii="Times New Roman" w:hAnsi="Times New Roman" w:cs="Times New Roman"/>
          <w:color w:val="000000" w:themeColor="text1"/>
          <w:sz w:val="24"/>
          <w:szCs w:val="24"/>
        </w:rPr>
        <w:t>linux</w:t>
      </w:r>
      <w:proofErr w:type="spellEnd"/>
      <w:r w:rsidRPr="00CC34C9">
        <w:rPr>
          <w:rStyle w:val="HTMLCode"/>
          <w:rFonts w:ascii="Times New Roman" w:hAnsi="Times New Roman" w:cs="Times New Roman"/>
          <w:color w:val="000000" w:themeColor="text1"/>
          <w:sz w:val="24"/>
          <w:szCs w:val="24"/>
        </w:rPr>
        <w:t xml:space="preserve"> --arch=x64</w:t>
      </w:r>
    </w:p>
    <w:p w14:paraId="26413E86" w14:textId="2F19558A" w:rsidR="00CC34C9" w:rsidRPr="00CC34C9" w:rsidRDefault="00CC34C9" w:rsidP="00CC34C9">
      <w:pPr>
        <w:pStyle w:val="NormalWeb"/>
        <w:shd w:val="clear" w:color="auto" w:fill="FFFFFF"/>
        <w:spacing w:before="0" w:beforeAutospacing="0" w:after="328" w:afterAutospacing="0" w:line="404" w:lineRule="atLeast"/>
        <w:jc w:val="both"/>
        <w:rPr>
          <w:color w:val="000000" w:themeColor="text1"/>
        </w:rPr>
      </w:pPr>
      <w:r w:rsidRPr="00CC34C9">
        <w:rPr>
          <w:noProof/>
          <w:color w:val="000000" w:themeColor="text1"/>
        </w:rPr>
        <mc:AlternateContent>
          <mc:Choice Requires="wps">
            <w:drawing>
              <wp:inline distT="0" distB="0" distL="0" distR="0" wp14:anchorId="3576FAED" wp14:editId="37E03335">
                <wp:extent cx="304800" cy="304800"/>
                <wp:effectExtent l="0" t="0" r="0" b="0"/>
                <wp:docPr id="84" name="Rectangle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2EA8A" id="Rectangle 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k6MQisgIAALkFAAAOAAAAAAAA&#10;AAAAAAAAAC4CAABkcnMvZTJvRG9jLnhtbFBLAQItABQABgAIAAAAIQBMoOks2AAAAAMBAAAPAAAA&#10;AAAAAAAAAAAAAAwFAABkcnMvZG93bnJldi54bWxQSwUGAAAAAAQABADzAAAAEQYAAAAA&#10;" filled="f" stroked="f">
                <o:lock v:ext="edit" aspectratio="t"/>
                <w10:anchorlock/>
              </v:rect>
            </w:pict>
          </mc:Fallback>
        </mc:AlternateContent>
      </w:r>
    </w:p>
    <w:p w14:paraId="30086A1B" w14:textId="77777777"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r w:rsidRPr="00CC34C9">
        <w:rPr>
          <w:color w:val="000000" w:themeColor="text1"/>
        </w:rPr>
        <w:t xml:space="preserve">Setelah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terbentuk</w:t>
      </w:r>
      <w:proofErr w:type="spellEnd"/>
      <w:r w:rsidRPr="00CC34C9">
        <w:rPr>
          <w:color w:val="000000" w:themeColor="text1"/>
        </w:rPr>
        <w:t xml:space="preserve"> folder </w:t>
      </w:r>
      <w:proofErr w:type="spellStart"/>
      <w:r w:rsidRPr="00CC34C9">
        <w:rPr>
          <w:color w:val="000000" w:themeColor="text1"/>
        </w:rPr>
        <w:t>baru</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nama</w:t>
      </w:r>
      <w:proofErr w:type="spellEnd"/>
      <w:r w:rsidRPr="00CC34C9">
        <w:rPr>
          <w:color w:val="000000" w:themeColor="text1"/>
        </w:rPr>
        <w:t xml:space="preserve"> yang </w:t>
      </w:r>
      <w:proofErr w:type="spellStart"/>
      <w:r w:rsidRPr="00CC34C9">
        <w:rPr>
          <w:color w:val="000000" w:themeColor="text1"/>
        </w:rPr>
        <w:t>sesuai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perintahkan</w:t>
      </w:r>
      <w:proofErr w:type="spellEnd"/>
      <w:r w:rsidRPr="00CC34C9">
        <w:rPr>
          <w:color w:val="000000" w:themeColor="text1"/>
        </w:rPr>
        <w:t xml:space="preserve">. </w:t>
      </w:r>
      <w:proofErr w:type="spellStart"/>
      <w:r w:rsidRPr="00CC34C9">
        <w:rPr>
          <w:color w:val="000000" w:themeColor="text1"/>
        </w:rPr>
        <w:t>Sampai</w:t>
      </w:r>
      <w:proofErr w:type="spellEnd"/>
      <w:r w:rsidRPr="00CC34C9">
        <w:rPr>
          <w:color w:val="000000" w:themeColor="text1"/>
        </w:rPr>
        <w:t xml:space="preserve"> </w:t>
      </w:r>
      <w:proofErr w:type="spellStart"/>
      <w:r w:rsidRPr="00CC34C9">
        <w:rPr>
          <w:color w:val="000000" w:themeColor="text1"/>
        </w:rPr>
        <w:t>disini</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siap</w:t>
      </w:r>
      <w:proofErr w:type="spellEnd"/>
      <w:r w:rsidRPr="00CC34C9">
        <w:rPr>
          <w:color w:val="000000" w:themeColor="text1"/>
        </w:rPr>
        <w:t xml:space="preserve"> </w:t>
      </w:r>
      <w:proofErr w:type="spellStart"/>
      <w:r w:rsidRPr="00CC34C9">
        <w:rPr>
          <w:color w:val="000000" w:themeColor="text1"/>
        </w:rPr>
        <w:t>digunakan</w:t>
      </w:r>
      <w:proofErr w:type="spellEnd"/>
      <w:r w:rsidRPr="00CC34C9">
        <w:rPr>
          <w:color w:val="000000" w:themeColor="text1"/>
        </w:rPr>
        <w:t xml:space="preserve">. </w:t>
      </w:r>
      <w:proofErr w:type="spellStart"/>
      <w:r w:rsidRPr="00CC34C9">
        <w:rPr>
          <w:color w:val="000000" w:themeColor="text1"/>
        </w:rPr>
        <w:t>Namun</w:t>
      </w:r>
      <w:proofErr w:type="spellEnd"/>
      <w:r w:rsidRPr="00CC34C9">
        <w:rPr>
          <w:color w:val="000000" w:themeColor="text1"/>
        </w:rPr>
        <w:t xml:space="preserve">, agar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manis</w:t>
      </w:r>
      <w:proofErr w:type="spellEnd"/>
      <w:r w:rsidRPr="00CC34C9">
        <w:rPr>
          <w:color w:val="000000" w:themeColor="text1"/>
        </w:rPr>
        <w:t xml:space="preserve"> dan </w:t>
      </w:r>
      <w:r w:rsidRPr="00CC34C9">
        <w:rPr>
          <w:rStyle w:val="Emphasis"/>
          <w:rFonts w:eastAsiaTheme="majorEastAsia"/>
          <w:color w:val="000000" w:themeColor="text1"/>
        </w:rPr>
        <w:t>user-friendly</w:t>
      </w:r>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membuat</w:t>
      </w:r>
      <w:proofErr w:type="spellEnd"/>
      <w:r w:rsidRPr="00CC34C9">
        <w:rPr>
          <w:color w:val="000000" w:themeColor="text1"/>
        </w:rPr>
        <w:t xml:space="preserve"> </w:t>
      </w:r>
      <w:proofErr w:type="spellStart"/>
      <w:r w:rsidRPr="00CC34C9">
        <w:rPr>
          <w:color w:val="000000" w:themeColor="text1"/>
        </w:rPr>
        <w:t>menjadi</w:t>
      </w:r>
      <w:proofErr w:type="spellEnd"/>
      <w:r w:rsidRPr="00CC34C9">
        <w:rPr>
          <w:color w:val="000000" w:themeColor="text1"/>
        </w:rPr>
        <w:t> </w:t>
      </w:r>
      <w:r w:rsidRPr="00CC34C9">
        <w:rPr>
          <w:rStyle w:val="Emphasis"/>
          <w:rFonts w:eastAsiaTheme="majorEastAsia"/>
          <w:color w:val="000000" w:themeColor="text1"/>
        </w:rPr>
        <w:t>wizard-installer</w:t>
      </w:r>
      <w:r w:rsidRPr="00CC34C9">
        <w:rPr>
          <w:color w:val="000000" w:themeColor="text1"/>
        </w:rPr>
        <w:t> </w:t>
      </w:r>
      <w:proofErr w:type="spellStart"/>
      <w:r w:rsidRPr="00CC34C9">
        <w:rPr>
          <w:color w:val="000000" w:themeColor="text1"/>
        </w:rPr>
        <w:t>sekaligus</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mempunyai</w:t>
      </w:r>
      <w:proofErr w:type="spellEnd"/>
      <w:r w:rsidRPr="00CC34C9">
        <w:rPr>
          <w:color w:val="000000" w:themeColor="text1"/>
        </w:rPr>
        <w:t xml:space="preserve"> </w:t>
      </w:r>
      <w:proofErr w:type="spellStart"/>
      <w:r w:rsidRPr="00CC34C9">
        <w:rPr>
          <w:color w:val="000000" w:themeColor="text1"/>
        </w:rPr>
        <w:t>fitur</w:t>
      </w:r>
      <w:proofErr w:type="spellEnd"/>
      <w:r w:rsidRPr="00CC34C9">
        <w:rPr>
          <w:color w:val="000000" w:themeColor="text1"/>
        </w:rPr>
        <w:t> </w:t>
      </w:r>
      <w:r w:rsidRPr="00CC34C9">
        <w:rPr>
          <w:rStyle w:val="Emphasis"/>
          <w:rFonts w:eastAsiaTheme="majorEastAsia"/>
          <w:color w:val="000000" w:themeColor="text1"/>
        </w:rPr>
        <w:t>auto-update</w:t>
      </w:r>
      <w:r w:rsidRPr="00CC34C9">
        <w:rPr>
          <w:color w:val="000000" w:themeColor="text1"/>
        </w:rPr>
        <w:t> </w:t>
      </w:r>
      <w:proofErr w:type="spellStart"/>
      <w:r w:rsidRPr="00CC34C9">
        <w:rPr>
          <w:color w:val="000000" w:themeColor="text1"/>
        </w:rPr>
        <w:t>jika</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mengalami</w:t>
      </w:r>
      <w:proofErr w:type="spellEnd"/>
      <w:r w:rsidRPr="00CC34C9">
        <w:rPr>
          <w:color w:val="000000" w:themeColor="text1"/>
        </w:rPr>
        <w:t xml:space="preserve"> </w:t>
      </w:r>
      <w:proofErr w:type="spellStart"/>
      <w:r w:rsidRPr="00CC34C9">
        <w:rPr>
          <w:color w:val="000000" w:themeColor="text1"/>
        </w:rPr>
        <w:t>perkembangan</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w:t>
      </w:r>
      <w:hyperlink r:id="rId202" w:tgtFrame="_blank" w:tooltip="Electron Builder" w:history="1">
        <w:r w:rsidRPr="00CC34C9">
          <w:rPr>
            <w:rStyle w:val="Hyperlink"/>
            <w:b/>
            <w:bCs/>
            <w:color w:val="000000" w:themeColor="text1"/>
            <w:u w:val="none"/>
          </w:rPr>
          <w:t>electron-builder</w:t>
        </w:r>
      </w:hyperlink>
      <w:r w:rsidRPr="00CC34C9">
        <w:rPr>
          <w:color w:val="000000" w:themeColor="text1"/>
        </w:rPr>
        <w:t> .</w:t>
      </w:r>
    </w:p>
    <w:p w14:paraId="0FD2334F" w14:textId="650D04F5" w:rsidR="00CC34C9" w:rsidRPr="00CC34C9" w:rsidRDefault="00CC34C9" w:rsidP="00CC34C9">
      <w:pPr>
        <w:pStyle w:val="NormalWeb"/>
        <w:shd w:val="clear" w:color="auto" w:fill="FFFFFF"/>
        <w:spacing w:before="0" w:beforeAutospacing="0" w:after="0" w:afterAutospacing="0" w:line="404" w:lineRule="atLeast"/>
        <w:jc w:val="both"/>
        <w:rPr>
          <w:color w:val="000000" w:themeColor="text1"/>
        </w:rPr>
      </w:pP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membuat</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w:t>
      </w:r>
      <w:r w:rsidRPr="00CC34C9">
        <w:rPr>
          <w:rStyle w:val="Emphasis"/>
          <w:rFonts w:eastAsiaTheme="majorEastAsia"/>
          <w:color w:val="000000" w:themeColor="text1"/>
        </w:rPr>
        <w:t>desktop</w:t>
      </w:r>
      <w:r w:rsidRPr="00CC34C9">
        <w:rPr>
          <w:color w:val="000000" w:themeColor="text1"/>
        </w:rPr>
        <w:t xml:space="preserve"> yang </w:t>
      </w:r>
      <w:proofErr w:type="spellStart"/>
      <w:r w:rsidRPr="00CC34C9">
        <w:rPr>
          <w:color w:val="000000" w:themeColor="text1"/>
        </w:rPr>
        <w:t>sebenarnya</w:t>
      </w:r>
      <w:proofErr w:type="spellEnd"/>
      <w:r w:rsidRPr="00CC34C9">
        <w:rPr>
          <w:color w:val="000000" w:themeColor="text1"/>
        </w:rPr>
        <w:t xml:space="preserve">, </w:t>
      </w:r>
      <w:proofErr w:type="spellStart"/>
      <w:r w:rsidRPr="00CC34C9">
        <w:rPr>
          <w:color w:val="000000" w:themeColor="text1"/>
        </w:rPr>
        <w:t>tentu</w:t>
      </w:r>
      <w:proofErr w:type="spellEnd"/>
      <w:r w:rsidRPr="00CC34C9">
        <w:rPr>
          <w:color w:val="000000" w:themeColor="text1"/>
        </w:rPr>
        <w:t xml:space="preserve"> </w:t>
      </w:r>
      <w:proofErr w:type="spellStart"/>
      <w:r w:rsidRPr="00CC34C9">
        <w:rPr>
          <w:color w:val="000000" w:themeColor="text1"/>
        </w:rPr>
        <w:t>masih</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yang </w:t>
      </w:r>
      <w:proofErr w:type="spellStart"/>
      <w:r w:rsidRPr="00CC34C9">
        <w:rPr>
          <w:color w:val="000000" w:themeColor="text1"/>
        </w:rPr>
        <w:t>harus</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oprek</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menambahkan</w:t>
      </w:r>
      <w:proofErr w:type="spellEnd"/>
      <w:r w:rsidRPr="00CC34C9">
        <w:rPr>
          <w:color w:val="000000" w:themeColor="text1"/>
        </w:rPr>
        <w:t> </w:t>
      </w:r>
      <w:r w:rsidRPr="00CC34C9">
        <w:rPr>
          <w:rStyle w:val="Emphasis"/>
          <w:rFonts w:eastAsiaTheme="majorEastAsia"/>
          <w:color w:val="000000" w:themeColor="text1"/>
        </w:rPr>
        <w:t>icon</w:t>
      </w:r>
      <w:r w:rsidRPr="00CC34C9">
        <w:rPr>
          <w:color w:val="000000" w:themeColor="text1"/>
        </w:rPr>
        <w:t xml:space="preserve">, </w:t>
      </w:r>
      <w:proofErr w:type="spellStart"/>
      <w:r w:rsidRPr="00CC34C9">
        <w:rPr>
          <w:color w:val="000000" w:themeColor="text1"/>
        </w:rPr>
        <w:t>memasang</w:t>
      </w:r>
      <w:proofErr w:type="spellEnd"/>
      <w:r w:rsidRPr="00CC34C9">
        <w:rPr>
          <w:color w:val="000000" w:themeColor="text1"/>
        </w:rPr>
        <w:t> </w:t>
      </w:r>
      <w:proofErr w:type="spellStart"/>
      <w:r w:rsidRPr="00CC34C9">
        <w:rPr>
          <w:rStyle w:val="Emphasis"/>
          <w:rFonts w:eastAsiaTheme="majorEastAsia"/>
          <w:color w:val="000000" w:themeColor="text1"/>
        </w:rPr>
        <w:t>spash</w:t>
      </w:r>
      <w:proofErr w:type="spellEnd"/>
      <w:r w:rsidRPr="00CC34C9">
        <w:rPr>
          <w:rStyle w:val="Emphasis"/>
          <w:rFonts w:eastAsiaTheme="majorEastAsia"/>
          <w:color w:val="000000" w:themeColor="text1"/>
        </w:rPr>
        <w:t>-screen</w:t>
      </w:r>
      <w:r w:rsidRPr="00CC34C9">
        <w:rPr>
          <w:color w:val="000000" w:themeColor="text1"/>
        </w:rPr>
        <w:t xml:space="preserve">, </w:t>
      </w:r>
      <w:proofErr w:type="spellStart"/>
      <w:r w:rsidRPr="00CC34C9">
        <w:rPr>
          <w:color w:val="000000" w:themeColor="text1"/>
        </w:rPr>
        <w:t>berinteraksi</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bawaan</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operasi</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w:t>
      </w:r>
      <w:r w:rsidRPr="00CC34C9">
        <w:rPr>
          <w:rStyle w:val="Emphasis"/>
          <w:rFonts w:eastAsiaTheme="majorEastAsia"/>
          <w:color w:val="000000" w:themeColor="text1"/>
        </w:rPr>
        <w:t>File-manager,</w:t>
      </w:r>
      <w:r w:rsidRPr="00CC34C9">
        <w:rPr>
          <w:color w:val="000000" w:themeColor="text1"/>
        </w:rPr>
        <w:t> </w:t>
      </w:r>
      <w:r w:rsidRPr="00CC34C9">
        <w:rPr>
          <w:rStyle w:val="Emphasis"/>
          <w:rFonts w:eastAsiaTheme="majorEastAsia"/>
          <w:color w:val="000000" w:themeColor="text1"/>
        </w:rPr>
        <w:t>Printer,</w:t>
      </w:r>
      <w:r w:rsidRPr="00CC34C9">
        <w:rPr>
          <w:color w:val="000000" w:themeColor="text1"/>
        </w:rPr>
        <w:t>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notifikasi</w:t>
      </w:r>
      <w:proofErr w:type="spellEnd"/>
      <w:r w:rsidRPr="00CC34C9">
        <w:rPr>
          <w:color w:val="000000" w:themeColor="text1"/>
        </w:rPr>
        <w:t xml:space="preserve">, </w:t>
      </w:r>
      <w:proofErr w:type="spellStart"/>
      <w:r w:rsidRPr="00CC34C9">
        <w:rPr>
          <w:color w:val="000000" w:themeColor="text1"/>
        </w:rPr>
        <w:t>dll</w:t>
      </w:r>
      <w:proofErr w:type="spellEnd"/>
      <w:r w:rsidRPr="00CC34C9">
        <w:rPr>
          <w:color w:val="000000" w:themeColor="text1"/>
        </w:rPr>
        <w:t xml:space="preserve">. Kita juga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w:t>
      </w:r>
      <w:r w:rsidRPr="00CC34C9">
        <w:rPr>
          <w:rStyle w:val="Emphasis"/>
          <w:rFonts w:eastAsiaTheme="majorEastAsia"/>
          <w:color w:val="000000" w:themeColor="text1"/>
        </w:rPr>
        <w:t>framework</w:t>
      </w:r>
      <w:r w:rsidRPr="00CC34C9">
        <w:rPr>
          <w:color w:val="000000" w:themeColor="text1"/>
        </w:rPr>
        <w:t> SPA (</w:t>
      </w:r>
      <w:hyperlink r:id="rId203" w:tgtFrame="_blank" w:tooltip="Single Page Aplication" w:history="1">
        <w:r w:rsidRPr="00CC34C9">
          <w:rPr>
            <w:rStyle w:val="Hyperlink"/>
            <w:b/>
            <w:bCs/>
            <w:color w:val="000000" w:themeColor="text1"/>
            <w:u w:val="none"/>
          </w:rPr>
          <w:t xml:space="preserve">Single Page </w:t>
        </w:r>
        <w:proofErr w:type="spellStart"/>
        <w:r w:rsidRPr="00CC34C9">
          <w:rPr>
            <w:rStyle w:val="Hyperlink"/>
            <w:b/>
            <w:bCs/>
            <w:color w:val="000000" w:themeColor="text1"/>
            <w:u w:val="none"/>
          </w:rPr>
          <w:t>Aplication</w:t>
        </w:r>
        <w:proofErr w:type="spellEnd"/>
      </w:hyperlink>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w:t>
      </w:r>
      <w:hyperlink r:id="rId204" w:tgtFrame="_blank" w:tooltip="ReactJS" w:history="1">
        <w:r w:rsidRPr="00CC34C9">
          <w:rPr>
            <w:rStyle w:val="Hyperlink"/>
            <w:b/>
            <w:bCs/>
            <w:color w:val="000000" w:themeColor="text1"/>
            <w:u w:val="none"/>
          </w:rPr>
          <w:t>ReactJS</w:t>
        </w:r>
      </w:hyperlink>
      <w:r w:rsidRPr="00CC34C9">
        <w:rPr>
          <w:color w:val="000000" w:themeColor="text1"/>
        </w:rPr>
        <w:t>, </w:t>
      </w:r>
      <w:hyperlink r:id="rId205" w:tgtFrame="_blank" w:tooltip="AngularJS" w:history="1">
        <w:r w:rsidRPr="00CC34C9">
          <w:rPr>
            <w:rStyle w:val="Hyperlink"/>
            <w:b/>
            <w:bCs/>
            <w:color w:val="000000" w:themeColor="text1"/>
            <w:u w:val="none"/>
          </w:rPr>
          <w:t>AngularJS</w:t>
        </w:r>
      </w:hyperlink>
      <w:r w:rsidRPr="00CC34C9">
        <w:rPr>
          <w:color w:val="000000" w:themeColor="text1"/>
        </w:rPr>
        <w:t>, </w:t>
      </w:r>
      <w:proofErr w:type="spellStart"/>
      <w:r w:rsidRPr="00CC34C9">
        <w:rPr>
          <w:color w:val="000000" w:themeColor="text1"/>
        </w:rPr>
        <w:fldChar w:fldCharType="begin"/>
      </w:r>
      <w:r w:rsidRPr="00CC34C9">
        <w:rPr>
          <w:color w:val="000000" w:themeColor="text1"/>
        </w:rPr>
        <w:instrText xml:space="preserve"> HYPERLINK "https://vuejs.org/" \o "VueJS" \t "_blank" </w:instrText>
      </w:r>
      <w:r w:rsidRPr="00CC34C9">
        <w:rPr>
          <w:color w:val="000000" w:themeColor="text1"/>
        </w:rPr>
        <w:fldChar w:fldCharType="separate"/>
      </w:r>
      <w:r w:rsidRPr="00CC34C9">
        <w:rPr>
          <w:rStyle w:val="Hyperlink"/>
          <w:b/>
          <w:bCs/>
          <w:color w:val="000000" w:themeColor="text1"/>
          <w:u w:val="none"/>
        </w:rPr>
        <w:t>VueJS</w:t>
      </w:r>
      <w:proofErr w:type="spellEnd"/>
      <w:r w:rsidRPr="00CC34C9">
        <w:rPr>
          <w:color w:val="000000" w:themeColor="text1"/>
        </w:rPr>
        <w:fldChar w:fldCharType="end"/>
      </w:r>
      <w:r w:rsidRPr="00CC34C9">
        <w:rPr>
          <w:color w:val="000000" w:themeColor="text1"/>
        </w:rPr>
        <w:t xml:space="preserve">, </w:t>
      </w:r>
      <w:proofErr w:type="spellStart"/>
      <w:r w:rsidRPr="00CC34C9">
        <w:rPr>
          <w:color w:val="000000" w:themeColor="text1"/>
        </w:rPr>
        <w:t>dll</w:t>
      </w:r>
      <w:proofErr w:type="spellEnd"/>
      <w:r w:rsidRPr="00CC34C9">
        <w:rPr>
          <w:color w:val="000000" w:themeColor="text1"/>
        </w:rPr>
        <w:t>.</w:t>
      </w:r>
    </w:p>
    <w:p w14:paraId="654EB693" w14:textId="77777777" w:rsidR="00954DF7" w:rsidRPr="00954DF7" w:rsidRDefault="00954DF7" w:rsidP="00954DF7">
      <w:pPr>
        <w:pStyle w:val="NormalWeb"/>
        <w:spacing w:before="0" w:beforeAutospacing="0" w:after="0" w:afterAutospacing="0" w:line="403" w:lineRule="atLeast"/>
        <w:jc w:val="both"/>
        <w:rPr>
          <w:color w:val="000000" w:themeColor="text1"/>
        </w:rPr>
      </w:pPr>
    </w:p>
    <w:p w14:paraId="1AACEFC2" w14:textId="40DD0F21" w:rsidR="00954DF7" w:rsidRPr="00954DF7" w:rsidRDefault="00954DF7" w:rsidP="00954DF7">
      <w:pPr>
        <w:pStyle w:val="ListParagraph"/>
        <w:rPr>
          <w:iCs/>
          <w:lang w:val="en-US"/>
        </w:rPr>
      </w:pPr>
    </w:p>
    <w:p w14:paraId="29959395" w14:textId="663FF311" w:rsidR="00AF7B10" w:rsidRDefault="00CC34C9" w:rsidP="00C02352">
      <w:pPr>
        <w:pStyle w:val="ListParagraph"/>
        <w:numPr>
          <w:ilvl w:val="0"/>
          <w:numId w:val="31"/>
        </w:numPr>
        <w:ind w:hanging="720"/>
        <w:rPr>
          <w:iCs/>
          <w:lang w:val="en-US"/>
        </w:rPr>
      </w:pPr>
      <w:proofErr w:type="spellStart"/>
      <w:r>
        <w:rPr>
          <w:iCs/>
          <w:lang w:val="en-US"/>
        </w:rPr>
        <w:t>Intelij</w:t>
      </w:r>
      <w:proofErr w:type="spellEnd"/>
      <w:r>
        <w:rPr>
          <w:iCs/>
          <w:lang w:val="en-US"/>
        </w:rPr>
        <w:t xml:space="preserve"> Idea</w:t>
      </w:r>
    </w:p>
    <w:p w14:paraId="726A931A"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IDEA </w:t>
      </w:r>
      <w:proofErr w:type="spellStart"/>
      <w:r>
        <w:rPr>
          <w:rFonts w:ascii="Helvetica" w:hAnsi="Helvetica" w:cs="Helvetica"/>
          <w:color w:val="000000"/>
          <w:sz w:val="27"/>
          <w:szCs w:val="27"/>
        </w:rPr>
        <w:t>merupakan</w:t>
      </w:r>
      <w:proofErr w:type="spellEnd"/>
      <w:r>
        <w:rPr>
          <w:rFonts w:ascii="Helvetica" w:hAnsi="Helvetica" w:cs="Helvetica"/>
          <w:color w:val="000000"/>
          <w:sz w:val="27"/>
          <w:szCs w:val="27"/>
        </w:rPr>
        <w:t xml:space="preserve"> IDE (Integrated Development Environment), </w:t>
      </w:r>
      <w:proofErr w:type="spellStart"/>
      <w:r>
        <w:rPr>
          <w:rFonts w:ascii="Helvetica" w:hAnsi="Helvetica" w:cs="Helvetica"/>
          <w:color w:val="000000"/>
          <w:sz w:val="27"/>
          <w:szCs w:val="27"/>
        </w:rPr>
        <w:t>yaitu</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alat</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pengembang</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terpadu</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dari</w:t>
      </w:r>
      <w:proofErr w:type="spellEnd"/>
      <w:r>
        <w:rPr>
          <w:rFonts w:ascii="Helvetica" w:hAnsi="Helvetica" w:cs="Helvetica"/>
          <w:color w:val="000000"/>
          <w:sz w:val="27"/>
          <w:szCs w:val="27"/>
        </w:rPr>
        <w:t xml:space="preserve"> JetBrains. Di </w:t>
      </w:r>
      <w:proofErr w:type="spellStart"/>
      <w:r>
        <w:rPr>
          <w:rFonts w:ascii="Helvetica" w:hAnsi="Helvetica" w:cs="Helvetica"/>
          <w:color w:val="000000"/>
          <w:sz w:val="27"/>
          <w:szCs w:val="27"/>
        </w:rPr>
        <w:t>dalamnya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terdapat</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fasilitas</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untuk</w:t>
      </w:r>
      <w:proofErr w:type="spellEnd"/>
      <w:r>
        <w:rPr>
          <w:rFonts w:ascii="Helvetica" w:hAnsi="Helvetica" w:cs="Helvetica"/>
          <w:color w:val="000000"/>
          <w:sz w:val="27"/>
          <w:szCs w:val="27"/>
        </w:rPr>
        <w:t xml:space="preserve"> programmer </w:t>
      </w:r>
      <w:proofErr w:type="spellStart"/>
      <w:r>
        <w:rPr>
          <w:rFonts w:ascii="Helvetica" w:hAnsi="Helvetica" w:cs="Helvetica"/>
          <w:color w:val="000000"/>
          <w:sz w:val="27"/>
          <w:szCs w:val="27"/>
        </w:rPr>
        <w:t>mengembangkan</w:t>
      </w:r>
      <w:proofErr w:type="spellEnd"/>
      <w:r>
        <w:rPr>
          <w:rFonts w:ascii="Helvetica" w:hAnsi="Helvetica" w:cs="Helvetica"/>
          <w:color w:val="000000"/>
          <w:sz w:val="27"/>
          <w:szCs w:val="27"/>
        </w:rPr>
        <w:t xml:space="preserve"> program / </w:t>
      </w:r>
      <w:proofErr w:type="spellStart"/>
      <w:r>
        <w:rPr>
          <w:rFonts w:ascii="Helvetica" w:hAnsi="Helvetica" w:cs="Helvetica"/>
          <w:color w:val="000000"/>
          <w:sz w:val="27"/>
          <w:szCs w:val="27"/>
        </w:rPr>
        <w:t>aplikasi</w:t>
      </w:r>
      <w:proofErr w:type="spellEnd"/>
      <w:r>
        <w:rPr>
          <w:rFonts w:ascii="Helvetica" w:hAnsi="Helvetica" w:cs="Helvetica"/>
          <w:color w:val="000000"/>
          <w:sz w:val="27"/>
          <w:szCs w:val="27"/>
        </w:rPr>
        <w:t>.</w:t>
      </w:r>
    </w:p>
    <w:p w14:paraId="7D9A3903"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proofErr w:type="spellStart"/>
      <w:r>
        <w:rPr>
          <w:rFonts w:ascii="Helvetica" w:hAnsi="Helvetica" w:cs="Helvetica"/>
          <w:color w:val="000000"/>
          <w:sz w:val="27"/>
          <w:szCs w:val="27"/>
        </w:rPr>
        <w:lastRenderedPageBreak/>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merupakan</w:t>
      </w:r>
      <w:proofErr w:type="spellEnd"/>
      <w:r>
        <w:rPr>
          <w:rFonts w:ascii="Helvetica" w:hAnsi="Helvetica" w:cs="Helvetica"/>
          <w:color w:val="000000"/>
          <w:sz w:val="27"/>
          <w:szCs w:val="27"/>
        </w:rPr>
        <w:t xml:space="preserve"> IDE yang </w:t>
      </w:r>
      <w:proofErr w:type="spellStart"/>
      <w:r>
        <w:rPr>
          <w:rFonts w:ascii="Helvetica" w:hAnsi="Helvetica" w:cs="Helvetica"/>
          <w:color w:val="000000"/>
          <w:sz w:val="27"/>
          <w:szCs w:val="27"/>
        </w:rPr>
        <w:t>dapat</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dijalankan</w:t>
      </w:r>
      <w:proofErr w:type="spellEnd"/>
      <w:r>
        <w:rPr>
          <w:rFonts w:ascii="Helvetica" w:hAnsi="Helvetica" w:cs="Helvetica"/>
          <w:color w:val="000000"/>
          <w:sz w:val="27"/>
          <w:szCs w:val="27"/>
        </w:rPr>
        <w:t xml:space="preserve"> pada </w:t>
      </w:r>
      <w:proofErr w:type="spellStart"/>
      <w:r>
        <w:rPr>
          <w:rFonts w:ascii="Helvetica" w:hAnsi="Helvetica" w:cs="Helvetica"/>
          <w:color w:val="000000"/>
          <w:sz w:val="27"/>
          <w:szCs w:val="27"/>
        </w:rPr>
        <w:t>berbagai</w:t>
      </w:r>
      <w:proofErr w:type="spellEnd"/>
      <w:r>
        <w:rPr>
          <w:rFonts w:ascii="Helvetica" w:hAnsi="Helvetica" w:cs="Helvetica"/>
          <w:color w:val="000000"/>
          <w:sz w:val="27"/>
          <w:szCs w:val="27"/>
        </w:rPr>
        <w:t xml:space="preserve"> platform, </w:t>
      </w:r>
      <w:proofErr w:type="spellStart"/>
      <w:r>
        <w:rPr>
          <w:rFonts w:ascii="Helvetica" w:hAnsi="Helvetica" w:cs="Helvetica"/>
          <w:color w:val="000000"/>
          <w:sz w:val="27"/>
          <w:szCs w:val="27"/>
        </w:rPr>
        <w:t>seperti</w:t>
      </w:r>
      <w:proofErr w:type="spellEnd"/>
      <w:r>
        <w:rPr>
          <w:rFonts w:ascii="Helvetica" w:hAnsi="Helvetica" w:cs="Helvetica"/>
          <w:color w:val="000000"/>
          <w:sz w:val="27"/>
          <w:szCs w:val="27"/>
        </w:rPr>
        <w:t xml:space="preserve"> Windows, OS X, dan Linux.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dipilih</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karena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kesesuaian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dengan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pengembangan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berbasis</w:t>
      </w:r>
      <w:proofErr w:type="spellEnd"/>
      <w:r>
        <w:rPr>
          <w:rFonts w:ascii="Helvetica" w:hAnsi="Helvetica" w:cs="Helvetica"/>
          <w:color w:val="000000"/>
          <w:sz w:val="27"/>
          <w:szCs w:val="27"/>
        </w:rPr>
        <w:t xml:space="preserve"> mobile </w:t>
      </w:r>
      <w:proofErr w:type="spellStart"/>
      <w:r>
        <w:rPr>
          <w:rFonts w:ascii="Helvetica" w:hAnsi="Helvetica" w:cs="Helvetica"/>
          <w:color w:val="000000"/>
          <w:sz w:val="27"/>
          <w:szCs w:val="27"/>
        </w:rPr>
        <w:t>dikemudian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hari</w:t>
      </w:r>
      <w:proofErr w:type="spellEnd"/>
      <w:r>
        <w:rPr>
          <w:rFonts w:ascii="Helvetica" w:hAnsi="Helvetica" w:cs="Helvetica"/>
          <w:color w:val="000000"/>
          <w:sz w:val="27"/>
          <w:szCs w:val="27"/>
        </w:rPr>
        <w:t xml:space="preserve">. Bunder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telah</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mencakup</w:t>
      </w:r>
      <w:proofErr w:type="spellEnd"/>
      <w:r>
        <w:rPr>
          <w:rFonts w:ascii="Helvetica" w:hAnsi="Helvetica" w:cs="Helvetica"/>
          <w:color w:val="000000"/>
          <w:sz w:val="27"/>
          <w:szCs w:val="27"/>
        </w:rPr>
        <w:t xml:space="preserve"> JRE, </w:t>
      </w:r>
      <w:proofErr w:type="spellStart"/>
      <w:r>
        <w:rPr>
          <w:rFonts w:ascii="Helvetica" w:hAnsi="Helvetica" w:cs="Helvetica"/>
          <w:color w:val="000000"/>
          <w:sz w:val="27"/>
          <w:szCs w:val="27"/>
        </w:rPr>
        <w:t>jadi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tidak</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perlu</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instalasi</w:t>
      </w:r>
      <w:proofErr w:type="spellEnd"/>
      <w:r>
        <w:rPr>
          <w:rFonts w:ascii="Helvetica" w:hAnsi="Helvetica" w:cs="Helvetica"/>
          <w:color w:val="000000"/>
          <w:sz w:val="27"/>
          <w:szCs w:val="27"/>
        </w:rPr>
        <w:t xml:space="preserve"> Java </w:t>
      </w:r>
      <w:proofErr w:type="spellStart"/>
      <w:r>
        <w:rPr>
          <w:rFonts w:ascii="Helvetica" w:hAnsi="Helvetica" w:cs="Helvetica"/>
          <w:color w:val="000000"/>
          <w:sz w:val="27"/>
          <w:szCs w:val="27"/>
        </w:rPr>
        <w:t>untuk</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menjalankan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aplikasi</w:t>
      </w:r>
      <w:proofErr w:type="spellEnd"/>
      <w:r>
        <w:rPr>
          <w:rFonts w:ascii="Helvetica" w:hAnsi="Helvetica" w:cs="Helvetica"/>
          <w:color w:val="000000"/>
          <w:sz w:val="27"/>
          <w:szCs w:val="27"/>
        </w:rPr>
        <w:t xml:space="preserve"> yang </w:t>
      </w:r>
      <w:proofErr w:type="spellStart"/>
      <w:r>
        <w:rPr>
          <w:rFonts w:ascii="Helvetica" w:hAnsi="Helvetica" w:cs="Helvetica"/>
          <w:color w:val="000000"/>
          <w:sz w:val="27"/>
          <w:szCs w:val="27"/>
        </w:rPr>
        <w:t>dibuat</w:t>
      </w:r>
      <w:proofErr w:type="spellEnd"/>
      <w:r>
        <w:rPr>
          <w:rFonts w:ascii="Helvetica" w:hAnsi="Helvetica" w:cs="Helvetica"/>
          <w:color w:val="000000"/>
          <w:sz w:val="27"/>
          <w:szCs w:val="27"/>
        </w:rPr>
        <w:t xml:space="preserve"> pada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namun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bundel</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tidak</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termassuk</w:t>
      </w:r>
      <w:proofErr w:type="spellEnd"/>
      <w:r>
        <w:rPr>
          <w:rFonts w:ascii="Helvetica" w:hAnsi="Helvetica" w:cs="Helvetica"/>
          <w:color w:val="000000"/>
          <w:sz w:val="27"/>
          <w:szCs w:val="27"/>
        </w:rPr>
        <w:t xml:space="preserve"> JDK.</w:t>
      </w:r>
    </w:p>
    <w:p w14:paraId="208A2FF0" w14:textId="77777777" w:rsidR="00CC34C9" w:rsidRDefault="00CC34C9" w:rsidP="00CC34C9">
      <w:pPr>
        <w:pStyle w:val="Heading3"/>
        <w:shd w:val="clear" w:color="auto" w:fill="9BE5D9"/>
        <w:spacing w:before="180" w:after="180"/>
        <w:textAlignment w:val="baseline"/>
        <w:rPr>
          <w:rFonts w:ascii="Helvetica" w:hAnsi="Helvetica" w:cs="Helvetica"/>
          <w:color w:val="0C5E5E"/>
          <w:sz w:val="40"/>
          <w:szCs w:val="40"/>
        </w:rPr>
      </w:pPr>
      <w:r>
        <w:rPr>
          <w:rFonts w:ascii="Helvetica" w:hAnsi="Helvetica" w:cs="Helvetica"/>
          <w:color w:val="0C5E5E"/>
          <w:sz w:val="40"/>
          <w:szCs w:val="40"/>
        </w:rPr>
        <w:t>Cara menginstall Intellij IDEA</w:t>
      </w:r>
    </w:p>
    <w:p w14:paraId="705DC9CD" w14:textId="77777777" w:rsidR="00CC34C9" w:rsidRDefault="00CC34C9" w:rsidP="00CC34C9">
      <w:pPr>
        <w:pStyle w:val="NormalWeb"/>
        <w:shd w:val="clear" w:color="auto" w:fill="9BE5D9"/>
        <w:spacing w:before="0" w:beforeAutospacing="0" w:after="0" w:afterAutospacing="0"/>
        <w:textAlignment w:val="baseline"/>
        <w:rPr>
          <w:rFonts w:ascii="Helvetica" w:hAnsi="Helvetica" w:cs="Helvetica"/>
          <w:color w:val="000000"/>
          <w:sz w:val="27"/>
          <w:szCs w:val="27"/>
        </w:rPr>
      </w:pPr>
      <w:proofErr w:type="spellStart"/>
      <w:r>
        <w:rPr>
          <w:rFonts w:ascii="Helvetica" w:hAnsi="Helvetica" w:cs="Helvetica"/>
          <w:color w:val="000000"/>
          <w:sz w:val="27"/>
          <w:szCs w:val="27"/>
        </w:rPr>
        <w:t>Seperti</w:t>
      </w:r>
      <w:proofErr w:type="spellEnd"/>
      <w:r>
        <w:rPr>
          <w:rFonts w:ascii="Helvetica" w:hAnsi="Helvetica" w:cs="Helvetica"/>
          <w:color w:val="000000"/>
          <w:sz w:val="27"/>
          <w:szCs w:val="27"/>
        </w:rPr>
        <w:t xml:space="preserve"> post </w:t>
      </w:r>
      <w:proofErr w:type="spellStart"/>
      <w:r>
        <w:rPr>
          <w:rFonts w:ascii="Helvetica" w:hAnsi="Helvetica" w:cs="Helvetica"/>
          <w:color w:val="000000"/>
          <w:sz w:val="27"/>
          <w:szCs w:val="27"/>
        </w:rPr>
        <w:t>sebelumnya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sudah</w:t>
      </w:r>
      <w:proofErr w:type="spellEnd"/>
      <w:r>
        <w:rPr>
          <w:rFonts w:ascii="Helvetica" w:hAnsi="Helvetica" w:cs="Helvetica"/>
          <w:color w:val="000000"/>
          <w:sz w:val="27"/>
          <w:szCs w:val="27"/>
        </w:rPr>
        <w:t xml:space="preserve"> di </w:t>
      </w:r>
      <w:proofErr w:type="spellStart"/>
      <w:r>
        <w:rPr>
          <w:rFonts w:ascii="Helvetica" w:hAnsi="Helvetica" w:cs="Helvetica"/>
          <w:color w:val="000000"/>
          <w:sz w:val="27"/>
          <w:szCs w:val="27"/>
        </w:rPr>
        <w:t>cantumkan</w:t>
      </w:r>
      <w:proofErr w:type="spellEnd"/>
      <w:r>
        <w:rPr>
          <w:rFonts w:ascii="Helvetica" w:hAnsi="Helvetica" w:cs="Helvetica"/>
          <w:color w:val="000000"/>
          <w:sz w:val="27"/>
          <w:szCs w:val="27"/>
        </w:rPr>
        <w:t xml:space="preserve"> link </w:t>
      </w:r>
      <w:proofErr w:type="spellStart"/>
      <w:r>
        <w:rPr>
          <w:rFonts w:ascii="Helvetica" w:hAnsi="Helvetica" w:cs="Helvetica"/>
          <w:color w:val="000000"/>
          <w:sz w:val="27"/>
          <w:szCs w:val="27"/>
        </w:rPr>
        <w:t>untuk</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mendownload</w:t>
      </w:r>
      <w:proofErr w:type="spellEnd"/>
      <w:r>
        <w:rPr>
          <w:rFonts w:ascii="Helvetica" w:hAnsi="Helvetica" w:cs="Helvetica"/>
          <w:color w:val="000000"/>
          <w:sz w:val="27"/>
          <w:szCs w:val="27"/>
        </w:rPr>
        <w:t xml:space="preserve"> software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Namun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akan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saya</w:t>
      </w:r>
      <w:proofErr w:type="spellEnd"/>
      <w:r>
        <w:rPr>
          <w:rFonts w:ascii="Helvetica" w:hAnsi="Helvetica" w:cs="Helvetica"/>
          <w:color w:val="000000"/>
          <w:sz w:val="27"/>
          <w:szCs w:val="27"/>
        </w:rPr>
        <w:t xml:space="preserve"> post </w:t>
      </w:r>
      <w:proofErr w:type="spellStart"/>
      <w:r>
        <w:rPr>
          <w:rFonts w:ascii="Helvetica" w:hAnsi="Helvetica" w:cs="Helvetica"/>
          <w:color w:val="000000"/>
          <w:sz w:val="27"/>
          <w:szCs w:val="27"/>
        </w:rPr>
        <w:t>lagi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Silahkan</w:t>
      </w:r>
      <w:proofErr w:type="spellEnd"/>
      <w:r>
        <w:rPr>
          <w:rFonts w:ascii="Helvetica" w:hAnsi="Helvetica" w:cs="Helvetica"/>
          <w:color w:val="000000"/>
          <w:sz w:val="27"/>
          <w:szCs w:val="27"/>
        </w:rPr>
        <w:t xml:space="preserve"> download di link berikut </w:t>
      </w:r>
      <w:hyperlink r:id="rId206" w:anchor="section=windows" w:history="1">
        <w:r>
          <w:rPr>
            <w:rStyle w:val="Hyperlink"/>
            <w:rFonts w:ascii="Calibri" w:hAnsi="Calibri" w:cs="Calibri"/>
            <w:color w:val="AE0E38"/>
            <w:sz w:val="22"/>
            <w:szCs w:val="22"/>
            <w:bdr w:val="none" w:sz="0" w:space="0" w:color="auto" w:frame="1"/>
          </w:rPr>
          <w:t>https://www.jetbrains.com/idea/download/index.html#section=windows</w:t>
        </w:r>
      </w:hyperlink>
      <w:r>
        <w:rPr>
          <w:rFonts w:ascii="Helvetica" w:hAnsi="Helvetica" w:cs="Helvetica"/>
          <w:color w:val="000000"/>
          <w:sz w:val="27"/>
          <w:szCs w:val="27"/>
        </w:rPr>
        <w:t> .</w:t>
      </w:r>
    </w:p>
    <w:p w14:paraId="59139F7A"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r>
        <w:rPr>
          <w:rFonts w:ascii="Helvetica" w:hAnsi="Helvetica" w:cs="Helvetica"/>
          <w:color w:val="000000"/>
          <w:sz w:val="27"/>
          <w:szCs w:val="27"/>
        </w:rPr>
        <w:t xml:space="preserve">Minimum hardware requirement </w:t>
      </w:r>
      <w:proofErr w:type="spellStart"/>
      <w:r>
        <w:rPr>
          <w:rFonts w:ascii="Helvetica" w:hAnsi="Helvetica" w:cs="Helvetica"/>
          <w:color w:val="000000"/>
          <w:sz w:val="27"/>
          <w:szCs w:val="27"/>
        </w:rPr>
        <w:t>bagi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instalasi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adalah</w:t>
      </w:r>
      <w:proofErr w:type="spellEnd"/>
      <w:r>
        <w:rPr>
          <w:rFonts w:ascii="Helvetica" w:hAnsi="Helvetica" w:cs="Helvetica"/>
          <w:color w:val="000000"/>
          <w:sz w:val="27"/>
          <w:szCs w:val="27"/>
        </w:rPr>
        <w:t>:</w:t>
      </w:r>
    </w:p>
    <w:p w14:paraId="60D9FBA3" w14:textId="77777777" w:rsidR="00CC34C9" w:rsidRDefault="00CC34C9" w:rsidP="00C02352">
      <w:pPr>
        <w:numPr>
          <w:ilvl w:val="0"/>
          <w:numId w:val="34"/>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RAM</w:t>
      </w:r>
      <w:r>
        <w:rPr>
          <w:rFonts w:ascii="inherit" w:hAnsi="inherit" w:cs="Helvetica"/>
          <w:color w:val="000000"/>
          <w:sz w:val="27"/>
          <w:szCs w:val="27"/>
          <w:bdr w:val="none" w:sz="0" w:space="0" w:color="auto" w:frame="1"/>
          <w:lang w:val="en-GB"/>
        </w:rPr>
        <w:t xml:space="preserve"> 1 GB, </w:t>
      </w:r>
      <w:proofErr w:type="spellStart"/>
      <w:r>
        <w:rPr>
          <w:rFonts w:ascii="inherit" w:hAnsi="inherit" w:cs="Helvetica"/>
          <w:color w:val="000000"/>
          <w:sz w:val="27"/>
          <w:szCs w:val="27"/>
          <w:bdr w:val="none" w:sz="0" w:space="0" w:color="auto" w:frame="1"/>
          <w:lang w:val="en-GB"/>
        </w:rPr>
        <w:t>direkomendasikan</w:t>
      </w:r>
      <w:proofErr w:type="spellEnd"/>
      <w:r>
        <w:rPr>
          <w:rFonts w:ascii="inherit" w:hAnsi="inherit" w:cs="Helvetica"/>
          <w:color w:val="000000"/>
          <w:sz w:val="27"/>
          <w:szCs w:val="27"/>
          <w:bdr w:val="none" w:sz="0" w:space="0" w:color="auto" w:frame="1"/>
          <w:lang w:val="en-GB"/>
        </w:rPr>
        <w:t xml:space="preserve"> 2 GB</w:t>
      </w:r>
    </w:p>
    <w:p w14:paraId="259780C5" w14:textId="77777777" w:rsidR="00CC34C9" w:rsidRDefault="00CC34C9" w:rsidP="00C02352">
      <w:pPr>
        <w:numPr>
          <w:ilvl w:val="0"/>
          <w:numId w:val="34"/>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Hard</w:t>
      </w:r>
      <w:r>
        <w:rPr>
          <w:rFonts w:ascii="inherit" w:hAnsi="inherit" w:cs="Helvetica"/>
          <w:color w:val="000000"/>
          <w:sz w:val="27"/>
          <w:szCs w:val="27"/>
          <w:bdr w:val="none" w:sz="0" w:space="0" w:color="auto" w:frame="1"/>
          <w:lang w:val="en-GB"/>
        </w:rPr>
        <w:t xml:space="preserve"> disk space 300 MB + </w:t>
      </w:r>
      <w:proofErr w:type="spellStart"/>
      <w:r>
        <w:rPr>
          <w:rFonts w:ascii="inherit" w:hAnsi="inherit" w:cs="Helvetica"/>
          <w:color w:val="000000"/>
          <w:sz w:val="27"/>
          <w:szCs w:val="27"/>
          <w:bdr w:val="none" w:sz="0" w:space="0" w:color="auto" w:frame="1"/>
          <w:lang w:val="en-GB"/>
        </w:rPr>
        <w:t>setidaknya</w:t>
      </w:r>
      <w:proofErr w:type="spellEnd"/>
      <w:r>
        <w:rPr>
          <w:rFonts w:ascii="inherit" w:hAnsi="inherit" w:cs="Helvetica"/>
          <w:color w:val="000000"/>
          <w:sz w:val="27"/>
          <w:szCs w:val="27"/>
          <w:bdr w:val="none" w:sz="0" w:space="0" w:color="auto" w:frame="1"/>
          <w:lang w:val="en-GB"/>
        </w:rPr>
        <w:t xml:space="preserve"> 1 GB </w:t>
      </w:r>
      <w:proofErr w:type="spellStart"/>
      <w:r>
        <w:rPr>
          <w:rFonts w:ascii="inherit" w:hAnsi="inherit" w:cs="Helvetica"/>
          <w:color w:val="000000"/>
          <w:sz w:val="27"/>
          <w:szCs w:val="27"/>
          <w:bdr w:val="none" w:sz="0" w:space="0" w:color="auto" w:frame="1"/>
          <w:lang w:val="en-GB"/>
        </w:rPr>
        <w:t>untuk</w:t>
      </w:r>
      <w:proofErr w:type="spellEnd"/>
      <w:r>
        <w:rPr>
          <w:rFonts w:ascii="inherit" w:hAnsi="inherit" w:cs="Helvetica"/>
          <w:color w:val="000000"/>
          <w:sz w:val="27"/>
          <w:szCs w:val="27"/>
          <w:bdr w:val="none" w:sz="0" w:space="0" w:color="auto" w:frame="1"/>
          <w:lang w:val="en-GB"/>
        </w:rPr>
        <w:t xml:space="preserve"> cache</w:t>
      </w:r>
    </w:p>
    <w:p w14:paraId="4033D644" w14:textId="77777777" w:rsidR="00CC34C9" w:rsidRDefault="00CC34C9" w:rsidP="00C02352">
      <w:pPr>
        <w:numPr>
          <w:ilvl w:val="0"/>
          <w:numId w:val="34"/>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Screen</w:t>
      </w:r>
      <w:r>
        <w:rPr>
          <w:rFonts w:ascii="inherit" w:hAnsi="inherit" w:cs="Helvetica"/>
          <w:color w:val="000000"/>
          <w:sz w:val="27"/>
          <w:szCs w:val="27"/>
          <w:bdr w:val="none" w:sz="0" w:space="0" w:color="auto" w:frame="1"/>
          <w:lang w:val="en-GB"/>
        </w:rPr>
        <w:t> resolution: 1024×768</w:t>
      </w:r>
      <w:r>
        <w:rPr>
          <w:rFonts w:ascii="inherit" w:hAnsi="inherit" w:cs="Helvetica"/>
          <w:color w:val="000000"/>
          <w:sz w:val="27"/>
          <w:szCs w:val="27"/>
        </w:rPr>
        <w:t> </w:t>
      </w:r>
    </w:p>
    <w:p w14:paraId="1FAFBA3C"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proofErr w:type="spellStart"/>
      <w:r>
        <w:rPr>
          <w:rFonts w:ascii="Helvetica" w:hAnsi="Helvetica" w:cs="Helvetica"/>
          <w:color w:val="000000"/>
          <w:sz w:val="27"/>
          <w:szCs w:val="27"/>
        </w:rPr>
        <w:t>Langkah</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instalasi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Intellij</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adalah</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sebagai</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berikut</w:t>
      </w:r>
      <w:proofErr w:type="spellEnd"/>
      <w:r>
        <w:rPr>
          <w:rFonts w:ascii="Helvetica" w:hAnsi="Helvetica" w:cs="Helvetica"/>
          <w:color w:val="000000"/>
          <w:sz w:val="27"/>
          <w:szCs w:val="27"/>
        </w:rPr>
        <w:t>:</w:t>
      </w:r>
    </w:p>
    <w:p w14:paraId="338846DF" w14:textId="77777777" w:rsidR="00CC34C9" w:rsidRDefault="00CC34C9" w:rsidP="00C02352">
      <w:pPr>
        <w:numPr>
          <w:ilvl w:val="1"/>
          <w:numId w:val="35"/>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Klik installer. File idealC atau idealU-*.exe</w:t>
      </w:r>
    </w:p>
    <w:p w14:paraId="0E139FE6" w14:textId="77777777" w:rsidR="00CC34C9" w:rsidRDefault="00CC34C9" w:rsidP="00C02352">
      <w:pPr>
        <w:numPr>
          <w:ilvl w:val="1"/>
          <w:numId w:val="35"/>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Klik next, lalu continue.</w:t>
      </w:r>
    </w:p>
    <w:p w14:paraId="21E9E797" w14:textId="77777777" w:rsidR="00CC34C9" w:rsidRDefault="00CC34C9" w:rsidP="00C02352">
      <w:pPr>
        <w:numPr>
          <w:ilvl w:val="1"/>
          <w:numId w:val="35"/>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Ikuti langkah instalasi sampai selesai.</w:t>
      </w:r>
    </w:p>
    <w:p w14:paraId="256645B4" w14:textId="77777777" w:rsidR="00CC34C9" w:rsidRDefault="00CC34C9" w:rsidP="00C02352">
      <w:pPr>
        <w:numPr>
          <w:ilvl w:val="2"/>
          <w:numId w:val="35"/>
        </w:numPr>
        <w:shd w:val="clear" w:color="auto" w:fill="9BE5D9"/>
        <w:spacing w:after="0" w:line="240" w:lineRule="auto"/>
        <w:ind w:left="1800"/>
        <w:textAlignment w:val="baseline"/>
        <w:rPr>
          <w:rFonts w:ascii="inherit" w:hAnsi="inherit" w:cs="Helvetica"/>
          <w:color w:val="000000"/>
          <w:sz w:val="27"/>
          <w:szCs w:val="27"/>
        </w:rPr>
      </w:pPr>
      <w:r>
        <w:rPr>
          <w:rFonts w:ascii="inherit" w:hAnsi="inherit" w:cs="Helvetica"/>
          <w:color w:val="000000"/>
          <w:sz w:val="27"/>
          <w:szCs w:val="27"/>
        </w:rPr>
        <w:t>Pilih untuk membuat icon Intellij pada desktop.</w:t>
      </w:r>
    </w:p>
    <w:p w14:paraId="5F8CC68E" w14:textId="77777777" w:rsidR="00CC34C9" w:rsidRDefault="00CC34C9" w:rsidP="00C02352">
      <w:pPr>
        <w:numPr>
          <w:ilvl w:val="2"/>
          <w:numId w:val="35"/>
        </w:numPr>
        <w:shd w:val="clear" w:color="auto" w:fill="9BE5D9"/>
        <w:spacing w:after="0" w:line="240" w:lineRule="auto"/>
        <w:ind w:left="1800"/>
        <w:textAlignment w:val="baseline"/>
        <w:rPr>
          <w:rFonts w:ascii="inherit" w:hAnsi="inherit" w:cs="Helvetica"/>
          <w:color w:val="000000"/>
          <w:sz w:val="27"/>
          <w:szCs w:val="27"/>
        </w:rPr>
      </w:pPr>
      <w:r>
        <w:rPr>
          <w:rFonts w:ascii="inherit" w:hAnsi="inherit" w:cs="Helvetica"/>
          <w:color w:val="000000"/>
          <w:sz w:val="27"/>
          <w:szCs w:val="27"/>
        </w:rPr>
        <w:t>Pilih tampilan user interface (Intellij untuk background cerah dan Darcula untuk background gelap).</w:t>
      </w:r>
    </w:p>
    <w:tbl>
      <w:tblPr>
        <w:tblW w:w="7872" w:type="dxa"/>
        <w:jc w:val="center"/>
        <w:tblCellSpacing w:w="0" w:type="dxa"/>
        <w:tblCellMar>
          <w:left w:w="0" w:type="dxa"/>
          <w:right w:w="0" w:type="dxa"/>
        </w:tblCellMar>
        <w:tblLook w:val="04A0" w:firstRow="1" w:lastRow="0" w:firstColumn="1" w:lastColumn="0" w:noHBand="0" w:noVBand="1"/>
      </w:tblPr>
      <w:tblGrid>
        <w:gridCol w:w="7872"/>
      </w:tblGrid>
      <w:tr w:rsidR="00CC34C9" w14:paraId="3A0C817F" w14:textId="77777777" w:rsidTr="00CC34C9">
        <w:trPr>
          <w:tblCellSpacing w:w="0" w:type="dxa"/>
          <w:jc w:val="center"/>
        </w:trPr>
        <w:tc>
          <w:tcPr>
            <w:tcW w:w="0" w:type="auto"/>
            <w:tcBorders>
              <w:top w:val="nil"/>
              <w:left w:val="nil"/>
              <w:bottom w:val="single" w:sz="6" w:space="0" w:color="auto"/>
              <w:right w:val="nil"/>
            </w:tcBorders>
            <w:tcMar>
              <w:top w:w="45" w:type="dxa"/>
              <w:left w:w="75" w:type="dxa"/>
              <w:bottom w:w="45" w:type="dxa"/>
              <w:right w:w="75" w:type="dxa"/>
            </w:tcMar>
            <w:vAlign w:val="bottom"/>
            <w:hideMark/>
          </w:tcPr>
          <w:p w14:paraId="36AA3052" w14:textId="78EC08C9" w:rsidR="00CC34C9" w:rsidRDefault="00CC34C9">
            <w:pPr>
              <w:jc w:val="center"/>
              <w:rPr>
                <w:rFonts w:ascii="inherit" w:hAnsi="inherit" w:cs="Times New Roman"/>
                <w:sz w:val="27"/>
                <w:szCs w:val="27"/>
              </w:rPr>
            </w:pPr>
            <w:r>
              <w:rPr>
                <w:rFonts w:ascii="inherit" w:hAnsi="inherit"/>
                <w:noProof/>
                <w:color w:val="AE0E38"/>
                <w:sz w:val="27"/>
                <w:szCs w:val="27"/>
                <w:bdr w:val="none" w:sz="0" w:space="0" w:color="auto" w:frame="1"/>
              </w:rPr>
              <w:lastRenderedPageBreak/>
              <w:drawing>
                <wp:inline distT="0" distB="0" distL="0" distR="0" wp14:anchorId="0714E782" wp14:editId="320B5C98">
                  <wp:extent cx="3048000" cy="2537460"/>
                  <wp:effectExtent l="0" t="0" r="0" b="0"/>
                  <wp:docPr id="100" name="Picture 100">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048000" cy="2537460"/>
                          </a:xfrm>
                          <a:prstGeom prst="rect">
                            <a:avLst/>
                          </a:prstGeom>
                          <a:noFill/>
                          <a:ln>
                            <a:noFill/>
                          </a:ln>
                        </pic:spPr>
                      </pic:pic>
                    </a:graphicData>
                  </a:graphic>
                </wp:inline>
              </w:drawing>
            </w:r>
          </w:p>
        </w:tc>
      </w:tr>
      <w:tr w:rsidR="00CC34C9" w14:paraId="3E4139BE" w14:textId="77777777" w:rsidTr="00CC34C9">
        <w:trPr>
          <w:tblCellSpacing w:w="0" w:type="dxa"/>
          <w:jc w:val="center"/>
        </w:trPr>
        <w:tc>
          <w:tcPr>
            <w:tcW w:w="0" w:type="auto"/>
            <w:tcBorders>
              <w:top w:val="nil"/>
              <w:left w:val="nil"/>
              <w:bottom w:val="single" w:sz="6" w:space="0" w:color="auto"/>
              <w:right w:val="nil"/>
            </w:tcBorders>
            <w:tcMar>
              <w:top w:w="45" w:type="dxa"/>
              <w:left w:w="75" w:type="dxa"/>
              <w:bottom w:w="45" w:type="dxa"/>
              <w:right w:w="75" w:type="dxa"/>
            </w:tcMar>
            <w:vAlign w:val="bottom"/>
            <w:hideMark/>
          </w:tcPr>
          <w:p w14:paraId="0CD0B876" w14:textId="77777777" w:rsidR="00CC34C9" w:rsidRDefault="00CC34C9">
            <w:pPr>
              <w:jc w:val="center"/>
              <w:rPr>
                <w:rFonts w:ascii="inherit" w:hAnsi="inherit"/>
                <w:sz w:val="27"/>
                <w:szCs w:val="27"/>
              </w:rPr>
            </w:pPr>
            <w:r>
              <w:rPr>
                <w:rFonts w:ascii="inherit" w:hAnsi="inherit"/>
                <w:sz w:val="27"/>
                <w:szCs w:val="27"/>
              </w:rPr>
              <w:t>Pilihan user Interface Intellij</w:t>
            </w:r>
          </w:p>
        </w:tc>
      </w:tr>
    </w:tbl>
    <w:p w14:paraId="675114AC" w14:textId="77777777" w:rsidR="00CC34C9" w:rsidRDefault="00CC34C9" w:rsidP="00C02352">
      <w:pPr>
        <w:numPr>
          <w:ilvl w:val="2"/>
          <w:numId w:val="36"/>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Pilih Plugin (enable all).</w:t>
      </w:r>
    </w:p>
    <w:tbl>
      <w:tblPr>
        <w:tblW w:w="7464" w:type="dxa"/>
        <w:jc w:val="center"/>
        <w:tblCellSpacing w:w="0" w:type="dxa"/>
        <w:tblCellMar>
          <w:left w:w="0" w:type="dxa"/>
          <w:right w:w="0" w:type="dxa"/>
        </w:tblCellMar>
        <w:tblLook w:val="04A0" w:firstRow="1" w:lastRow="0" w:firstColumn="1" w:lastColumn="0" w:noHBand="0" w:noVBand="1"/>
      </w:tblPr>
      <w:tblGrid>
        <w:gridCol w:w="7464"/>
      </w:tblGrid>
      <w:tr w:rsidR="00CC34C9" w14:paraId="1F2D9DB3" w14:textId="77777777" w:rsidTr="00CC34C9">
        <w:trPr>
          <w:tblCellSpacing w:w="0" w:type="dxa"/>
          <w:jc w:val="center"/>
        </w:trPr>
        <w:tc>
          <w:tcPr>
            <w:tcW w:w="0" w:type="auto"/>
            <w:tcBorders>
              <w:top w:val="nil"/>
              <w:left w:val="nil"/>
              <w:bottom w:val="single" w:sz="6" w:space="0" w:color="auto"/>
              <w:right w:val="nil"/>
            </w:tcBorders>
            <w:tcMar>
              <w:top w:w="45" w:type="dxa"/>
              <w:left w:w="75" w:type="dxa"/>
              <w:bottom w:w="45" w:type="dxa"/>
              <w:right w:w="75" w:type="dxa"/>
            </w:tcMar>
            <w:vAlign w:val="bottom"/>
            <w:hideMark/>
          </w:tcPr>
          <w:p w14:paraId="2C9304D8" w14:textId="1E5EF222" w:rsidR="00CC34C9" w:rsidRDefault="00CC34C9">
            <w:pPr>
              <w:jc w:val="center"/>
              <w:rPr>
                <w:rFonts w:ascii="inherit" w:hAnsi="inherit" w:cs="Times New Roman"/>
                <w:sz w:val="27"/>
                <w:szCs w:val="27"/>
              </w:rPr>
            </w:pPr>
            <w:r>
              <w:rPr>
                <w:rFonts w:ascii="inherit" w:hAnsi="inherit"/>
                <w:noProof/>
                <w:color w:val="AE0E38"/>
                <w:sz w:val="27"/>
                <w:szCs w:val="27"/>
                <w:bdr w:val="none" w:sz="0" w:space="0" w:color="auto" w:frame="1"/>
              </w:rPr>
              <w:drawing>
                <wp:inline distT="0" distB="0" distL="0" distR="0" wp14:anchorId="48021176" wp14:editId="4D3FA9B9">
                  <wp:extent cx="3048000" cy="2514600"/>
                  <wp:effectExtent l="0" t="0" r="0" b="0"/>
                  <wp:docPr id="99" name="Picture 99">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tc>
      </w:tr>
      <w:tr w:rsidR="00CC34C9" w14:paraId="23358139" w14:textId="77777777" w:rsidTr="00CC34C9">
        <w:trPr>
          <w:tblCellSpacing w:w="0" w:type="dxa"/>
          <w:jc w:val="center"/>
        </w:trPr>
        <w:tc>
          <w:tcPr>
            <w:tcW w:w="0" w:type="auto"/>
            <w:tcBorders>
              <w:top w:val="nil"/>
              <w:left w:val="nil"/>
              <w:bottom w:val="single" w:sz="6" w:space="0" w:color="auto"/>
              <w:right w:val="nil"/>
            </w:tcBorders>
            <w:tcMar>
              <w:top w:w="45" w:type="dxa"/>
              <w:left w:w="75" w:type="dxa"/>
              <w:bottom w:w="45" w:type="dxa"/>
              <w:right w:w="75" w:type="dxa"/>
            </w:tcMar>
            <w:vAlign w:val="bottom"/>
            <w:hideMark/>
          </w:tcPr>
          <w:p w14:paraId="34079D97" w14:textId="77777777" w:rsidR="00CC34C9" w:rsidRDefault="00CC34C9">
            <w:pPr>
              <w:jc w:val="center"/>
              <w:rPr>
                <w:rFonts w:ascii="inherit" w:hAnsi="inherit"/>
                <w:sz w:val="27"/>
                <w:szCs w:val="27"/>
              </w:rPr>
            </w:pPr>
            <w:r>
              <w:rPr>
                <w:rFonts w:ascii="inherit" w:hAnsi="inherit"/>
                <w:sz w:val="27"/>
                <w:szCs w:val="27"/>
              </w:rPr>
              <w:t>Pilihan Plug-in Intellij</w:t>
            </w:r>
          </w:p>
        </w:tc>
      </w:tr>
    </w:tbl>
    <w:p w14:paraId="56AB399A" w14:textId="77777777" w:rsidR="00CC34C9" w:rsidRDefault="00CC34C9" w:rsidP="00C02352">
      <w:pPr>
        <w:numPr>
          <w:ilvl w:val="0"/>
          <w:numId w:val="37"/>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Untuk menjalankan Intellij, klik icon Intellij pada desktop, atau bisa dicari pada kotak search Windows.</w:t>
      </w:r>
    </w:p>
    <w:p w14:paraId="01CDB73E" w14:textId="77777777" w:rsidR="00CC34C9" w:rsidRDefault="00CC34C9" w:rsidP="00CC34C9">
      <w:pPr>
        <w:pStyle w:val="Heading3"/>
        <w:shd w:val="clear" w:color="auto" w:fill="9BE5D9"/>
        <w:spacing w:before="180" w:after="180"/>
        <w:textAlignment w:val="baseline"/>
        <w:rPr>
          <w:rFonts w:ascii="Helvetica" w:hAnsi="Helvetica" w:cs="Helvetica"/>
          <w:color w:val="0C5E5E"/>
          <w:sz w:val="40"/>
          <w:szCs w:val="40"/>
        </w:rPr>
      </w:pPr>
      <w:r>
        <w:rPr>
          <w:rFonts w:ascii="Helvetica" w:hAnsi="Helvetica" w:cs="Helvetica"/>
          <w:color w:val="0C5E5E"/>
          <w:sz w:val="40"/>
          <w:szCs w:val="40"/>
        </w:rPr>
        <w:lastRenderedPageBreak/>
        <w:t>Membuat Project bari di Intellij IDEA</w:t>
      </w:r>
    </w:p>
    <w:p w14:paraId="4BFB8763"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proofErr w:type="spellStart"/>
      <w:r>
        <w:rPr>
          <w:rFonts w:ascii="Helvetica" w:hAnsi="Helvetica" w:cs="Helvetica"/>
          <w:color w:val="000000"/>
          <w:sz w:val="27"/>
          <w:szCs w:val="27"/>
        </w:rPr>
        <w:t>Tampilan</w:t>
      </w:r>
      <w:proofErr w:type="spellEnd"/>
      <w:r>
        <w:rPr>
          <w:rFonts w:ascii="Helvetica" w:hAnsi="Helvetica" w:cs="Helvetica"/>
          <w:color w:val="000000"/>
          <w:sz w:val="27"/>
          <w:szCs w:val="27"/>
        </w:rPr>
        <w:t xml:space="preserve"> pada </w:t>
      </w:r>
      <w:proofErr w:type="spellStart"/>
      <w:r>
        <w:rPr>
          <w:rFonts w:ascii="Helvetica" w:hAnsi="Helvetica" w:cs="Helvetica"/>
          <w:color w:val="000000"/>
          <w:sz w:val="27"/>
          <w:szCs w:val="27"/>
        </w:rPr>
        <w:t>saat</w:t>
      </w:r>
      <w:proofErr w:type="spellEnd"/>
      <w:r>
        <w:rPr>
          <w:rFonts w:ascii="Helvetica" w:hAnsi="Helvetica" w:cs="Helvetica"/>
          <w:color w:val="000000"/>
          <w:sz w:val="27"/>
          <w:szCs w:val="27"/>
        </w:rPr>
        <w:t xml:space="preserve"> kali </w:t>
      </w:r>
      <w:proofErr w:type="spellStart"/>
      <w:r>
        <w:rPr>
          <w:rFonts w:ascii="Helvetica" w:hAnsi="Helvetica" w:cs="Helvetica"/>
          <w:color w:val="000000"/>
          <w:sz w:val="27"/>
          <w:szCs w:val="27"/>
        </w:rPr>
        <w:t>pertama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membuka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Intellij</w:t>
      </w:r>
      <w:proofErr w:type="spellEnd"/>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226B0FE3"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0B85ADD9" w14:textId="152101F6"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1264AE4B" wp14:editId="6269EFCA">
                  <wp:extent cx="2857500" cy="1996440"/>
                  <wp:effectExtent l="0" t="0" r="0" b="3810"/>
                  <wp:docPr id="98" name="Picture 98">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857500" cy="1996440"/>
                          </a:xfrm>
                          <a:prstGeom prst="rect">
                            <a:avLst/>
                          </a:prstGeom>
                          <a:noFill/>
                          <a:ln>
                            <a:noFill/>
                          </a:ln>
                        </pic:spPr>
                      </pic:pic>
                    </a:graphicData>
                  </a:graphic>
                </wp:inline>
              </w:drawing>
            </w:r>
          </w:p>
        </w:tc>
      </w:tr>
      <w:tr w:rsidR="00CC34C9" w14:paraId="2D639AFB"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004D37D5"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Tampilan Awal Intellij</w:t>
            </w:r>
          </w:p>
        </w:tc>
      </w:tr>
    </w:tbl>
    <w:p w14:paraId="613D564A" w14:textId="77777777" w:rsidR="00CC34C9" w:rsidRDefault="00CC34C9" w:rsidP="00C02352">
      <w:pPr>
        <w:numPr>
          <w:ilvl w:val="1"/>
          <w:numId w:val="38"/>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Pilih create New Project.</w:t>
      </w:r>
    </w:p>
    <w:p w14:paraId="09244B93" w14:textId="77777777" w:rsidR="00CC34C9" w:rsidRDefault="00CC34C9" w:rsidP="00C02352">
      <w:pPr>
        <w:numPr>
          <w:ilvl w:val="1"/>
          <w:numId w:val="39"/>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Tampilan pada saat memulai project baru &gt; pilih Java.</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0AA81109"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5073EF16" w14:textId="62A92B8A"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3B7F1F3B" wp14:editId="79AFA711">
                  <wp:extent cx="3048000" cy="2712720"/>
                  <wp:effectExtent l="0" t="0" r="0" b="0"/>
                  <wp:docPr id="97" name="Picture 97">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0" cy="2712720"/>
                          </a:xfrm>
                          <a:prstGeom prst="rect">
                            <a:avLst/>
                          </a:prstGeom>
                          <a:noFill/>
                          <a:ln>
                            <a:noFill/>
                          </a:ln>
                        </pic:spPr>
                      </pic:pic>
                    </a:graphicData>
                  </a:graphic>
                </wp:inline>
              </w:drawing>
            </w:r>
          </w:p>
        </w:tc>
      </w:tr>
      <w:tr w:rsidR="00CC34C9" w14:paraId="292EC7CC"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CA24B47"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lastRenderedPageBreak/>
              <w:t>Tampilan projek baru</w:t>
            </w:r>
          </w:p>
        </w:tc>
      </w:tr>
    </w:tbl>
    <w:p w14:paraId="02B3B142" w14:textId="77777777" w:rsidR="00CC34C9" w:rsidRDefault="00CC34C9" w:rsidP="00C02352">
      <w:pPr>
        <w:numPr>
          <w:ilvl w:val="1"/>
          <w:numId w:val="40"/>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Pilih New &gt; Set Up Project SDK &gt; JDK.</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246628FB"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42A3E3C7" w14:textId="5B1CA5F7"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16DDE5D0" wp14:editId="228172C5">
                  <wp:extent cx="3048000" cy="2339340"/>
                  <wp:effectExtent l="0" t="0" r="0" b="3810"/>
                  <wp:docPr id="96" name="Picture 96">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0" cy="2339340"/>
                          </a:xfrm>
                          <a:prstGeom prst="rect">
                            <a:avLst/>
                          </a:prstGeom>
                          <a:noFill/>
                          <a:ln>
                            <a:noFill/>
                          </a:ln>
                        </pic:spPr>
                      </pic:pic>
                    </a:graphicData>
                  </a:graphic>
                </wp:inline>
              </w:drawing>
            </w:r>
          </w:p>
        </w:tc>
      </w:tr>
      <w:tr w:rsidR="00CC34C9" w14:paraId="4F3AF856"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7E3EEDEF"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Setting JDK</w:t>
            </w:r>
          </w:p>
        </w:tc>
      </w:tr>
    </w:tbl>
    <w:p w14:paraId="2455E7AA" w14:textId="77777777" w:rsidR="00CC34C9" w:rsidRDefault="00CC34C9" w:rsidP="00C02352">
      <w:pPr>
        <w:numPr>
          <w:ilvl w:val="1"/>
          <w:numId w:val="41"/>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Masukkan folder bin dari Java JDK yang sudah diinstal sebelum instalasi Intellij (Intellij tidak men-support JDK).</w:t>
      </w:r>
    </w:p>
    <w:p w14:paraId="0EA5383B" w14:textId="77777777" w:rsidR="00CC34C9" w:rsidRDefault="00CC34C9" w:rsidP="00C02352">
      <w:pPr>
        <w:numPr>
          <w:ilvl w:val="1"/>
          <w:numId w:val="41"/>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Klik Next (karena yang akan dibuat hanya project sederhana.</w:t>
      </w:r>
    </w:p>
    <w:p w14:paraId="736AF03E" w14:textId="77777777" w:rsidR="00CC34C9" w:rsidRDefault="00CC34C9" w:rsidP="00C02352">
      <w:pPr>
        <w:numPr>
          <w:ilvl w:val="1"/>
          <w:numId w:val="42"/>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Klik Next pada bagian “Create Project form Template”.</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64135B5A"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88F7F4B" w14:textId="24D57A02"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lastRenderedPageBreak/>
              <w:drawing>
                <wp:inline distT="0" distB="0" distL="0" distR="0" wp14:anchorId="59C62C0F" wp14:editId="39985A85">
                  <wp:extent cx="3048000" cy="2461260"/>
                  <wp:effectExtent l="0" t="0" r="0" b="0"/>
                  <wp:docPr id="95" name="Picture 95">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0" cy="2461260"/>
                          </a:xfrm>
                          <a:prstGeom prst="rect">
                            <a:avLst/>
                          </a:prstGeom>
                          <a:noFill/>
                          <a:ln>
                            <a:noFill/>
                          </a:ln>
                        </pic:spPr>
                      </pic:pic>
                    </a:graphicData>
                  </a:graphic>
                </wp:inline>
              </w:drawing>
            </w:r>
          </w:p>
        </w:tc>
      </w:tr>
      <w:tr w:rsidR="00CC34C9" w14:paraId="21590D9B"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55A4763E"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Create Project Form Template</w:t>
            </w:r>
          </w:p>
        </w:tc>
      </w:tr>
    </w:tbl>
    <w:p w14:paraId="706BA80E" w14:textId="77777777" w:rsidR="00CC34C9" w:rsidRDefault="00CC34C9" w:rsidP="00C02352">
      <w:pPr>
        <w:numPr>
          <w:ilvl w:val="1"/>
          <w:numId w:val="43"/>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Tentukan nama dan lokasi project, klik finish.</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4420EDE8"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D1B1C7E" w14:textId="631664B6"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229530F0" wp14:editId="530ADEE9">
                  <wp:extent cx="3048000" cy="2446020"/>
                  <wp:effectExtent l="0" t="0" r="0" b="0"/>
                  <wp:docPr id="94" name="Picture 94">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0" cy="2446020"/>
                          </a:xfrm>
                          <a:prstGeom prst="rect">
                            <a:avLst/>
                          </a:prstGeom>
                          <a:noFill/>
                          <a:ln>
                            <a:noFill/>
                          </a:ln>
                        </pic:spPr>
                      </pic:pic>
                    </a:graphicData>
                  </a:graphic>
                </wp:inline>
              </w:drawing>
            </w:r>
          </w:p>
        </w:tc>
      </w:tr>
      <w:tr w:rsidR="00CC34C9" w14:paraId="2CE9EED5"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3E53B8EB"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Setting Nama dan lokasi penyimpanan project</w:t>
            </w:r>
          </w:p>
        </w:tc>
      </w:tr>
    </w:tbl>
    <w:p w14:paraId="257C2497" w14:textId="77777777" w:rsidR="00CC34C9" w:rsidRDefault="00CC34C9" w:rsidP="00CC34C9">
      <w:pPr>
        <w:pStyle w:val="Heading3"/>
        <w:shd w:val="clear" w:color="auto" w:fill="9BE5D9"/>
        <w:spacing w:before="180" w:after="180"/>
        <w:textAlignment w:val="baseline"/>
        <w:rPr>
          <w:rFonts w:ascii="Helvetica" w:hAnsi="Helvetica" w:cs="Helvetica"/>
          <w:color w:val="0C5E5E"/>
          <w:sz w:val="40"/>
          <w:szCs w:val="40"/>
        </w:rPr>
      </w:pPr>
      <w:r>
        <w:rPr>
          <w:rFonts w:ascii="Helvetica" w:hAnsi="Helvetica" w:cs="Helvetica"/>
          <w:color w:val="0C5E5E"/>
          <w:sz w:val="40"/>
          <w:szCs w:val="40"/>
        </w:rPr>
        <w:lastRenderedPageBreak/>
        <w:t>Hello World!</w:t>
      </w:r>
    </w:p>
    <w:p w14:paraId="26948C13" w14:textId="77777777" w:rsidR="00CC34C9" w:rsidRDefault="00CC34C9" w:rsidP="00CC34C9">
      <w:pPr>
        <w:pStyle w:val="NormalWeb"/>
        <w:shd w:val="clear" w:color="auto" w:fill="9BE5D9"/>
        <w:spacing w:before="0" w:beforeAutospacing="0" w:after="360" w:afterAutospacing="0"/>
        <w:textAlignment w:val="baseline"/>
        <w:rPr>
          <w:rFonts w:ascii="Helvetica" w:hAnsi="Helvetica" w:cs="Helvetica"/>
          <w:color w:val="000000"/>
          <w:sz w:val="27"/>
          <w:szCs w:val="27"/>
        </w:rPr>
      </w:pPr>
      <w:proofErr w:type="gramStart"/>
      <w:r>
        <w:rPr>
          <w:rFonts w:ascii="Helvetica" w:hAnsi="Helvetica" w:cs="Helvetica"/>
          <w:color w:val="000000"/>
          <w:sz w:val="27"/>
          <w:szCs w:val="27"/>
        </w:rPr>
        <w:t>Hello World</w:t>
      </w:r>
      <w:proofErr w:type="gramEnd"/>
      <w:r>
        <w:rPr>
          <w:rFonts w:ascii="Helvetica" w:hAnsi="Helvetica" w:cs="Helvetica"/>
          <w:color w:val="000000"/>
          <w:sz w:val="27"/>
          <w:szCs w:val="27"/>
        </w:rPr>
        <w:t xml:space="preserve"> </w:t>
      </w:r>
      <w:proofErr w:type="spellStart"/>
      <w:r>
        <w:rPr>
          <w:rFonts w:ascii="Helvetica" w:hAnsi="Helvetica" w:cs="Helvetica"/>
          <w:color w:val="000000"/>
          <w:sz w:val="27"/>
          <w:szCs w:val="27"/>
        </w:rPr>
        <w:t>merupakan</w:t>
      </w:r>
      <w:proofErr w:type="spellEnd"/>
      <w:r>
        <w:rPr>
          <w:rFonts w:ascii="Helvetica" w:hAnsi="Helvetica" w:cs="Helvetica"/>
          <w:color w:val="000000"/>
          <w:sz w:val="27"/>
          <w:szCs w:val="27"/>
        </w:rPr>
        <w:t xml:space="preserve"> program </w:t>
      </w:r>
      <w:proofErr w:type="spellStart"/>
      <w:r>
        <w:rPr>
          <w:rFonts w:ascii="Helvetica" w:hAnsi="Helvetica" w:cs="Helvetica"/>
          <w:color w:val="000000"/>
          <w:sz w:val="27"/>
          <w:szCs w:val="27"/>
        </w:rPr>
        <w:t>sederhana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pertama</w:t>
      </w:r>
      <w:proofErr w:type="spellEnd"/>
      <w:r>
        <w:rPr>
          <w:rFonts w:ascii="Helvetica" w:hAnsi="Helvetica" w:cs="Helvetica"/>
          <w:color w:val="000000"/>
          <w:sz w:val="27"/>
          <w:szCs w:val="27"/>
        </w:rPr>
        <w:t xml:space="preserve"> yang </w:t>
      </w:r>
      <w:proofErr w:type="spellStart"/>
      <w:r>
        <w:rPr>
          <w:rFonts w:ascii="Helvetica" w:hAnsi="Helvetica" w:cs="Helvetica"/>
          <w:color w:val="000000"/>
          <w:sz w:val="27"/>
          <w:szCs w:val="27"/>
        </w:rPr>
        <w:t>akan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dibuat</w:t>
      </w:r>
      <w:proofErr w:type="spellEnd"/>
      <w:r>
        <w:rPr>
          <w:rFonts w:ascii="Helvetica" w:hAnsi="Helvetica" w:cs="Helvetica"/>
          <w:color w:val="000000"/>
          <w:sz w:val="27"/>
          <w:szCs w:val="27"/>
        </w:rPr>
        <w:t xml:space="preserve">. Pada Java, program </w:t>
      </w:r>
      <w:proofErr w:type="spellStart"/>
      <w:r>
        <w:rPr>
          <w:rFonts w:ascii="Helvetica" w:hAnsi="Helvetica" w:cs="Helvetica"/>
          <w:color w:val="000000"/>
          <w:sz w:val="27"/>
          <w:szCs w:val="27"/>
        </w:rPr>
        <w:t>dibuat</w:t>
      </w:r>
      <w:proofErr w:type="spellEnd"/>
      <w:r>
        <w:rPr>
          <w:rFonts w:ascii="Helvetica" w:hAnsi="Helvetica" w:cs="Helvetica"/>
          <w:color w:val="000000"/>
          <w:sz w:val="27"/>
          <w:szCs w:val="27"/>
        </w:rPr>
        <w:t xml:space="preserve"> di </w:t>
      </w:r>
      <w:proofErr w:type="spellStart"/>
      <w:r>
        <w:rPr>
          <w:rFonts w:ascii="Helvetica" w:hAnsi="Helvetica" w:cs="Helvetica"/>
          <w:color w:val="000000"/>
          <w:sz w:val="27"/>
          <w:szCs w:val="27"/>
        </w:rPr>
        <w:t>dalam</w:t>
      </w:r>
      <w:proofErr w:type="spellEnd"/>
      <w:r>
        <w:rPr>
          <w:rFonts w:ascii="Helvetica" w:hAnsi="Helvetica" w:cs="Helvetica"/>
          <w:color w:val="000000"/>
          <w:sz w:val="27"/>
          <w:szCs w:val="27"/>
        </w:rPr>
        <w:t xml:space="preserve"> Class yang </w:t>
      </w:r>
      <w:proofErr w:type="spellStart"/>
      <w:r>
        <w:rPr>
          <w:rFonts w:ascii="Helvetica" w:hAnsi="Helvetica" w:cs="Helvetica"/>
          <w:color w:val="000000"/>
          <w:sz w:val="27"/>
          <w:szCs w:val="27"/>
        </w:rPr>
        <w:t>terdapat</w:t>
      </w:r>
      <w:proofErr w:type="spellEnd"/>
      <w:r>
        <w:rPr>
          <w:rFonts w:ascii="Helvetica" w:hAnsi="Helvetica" w:cs="Helvetica"/>
          <w:color w:val="000000"/>
          <w:sz w:val="27"/>
          <w:szCs w:val="27"/>
        </w:rPr>
        <w:t xml:space="preserve"> pada package. </w:t>
      </w:r>
      <w:proofErr w:type="spellStart"/>
      <w:r>
        <w:rPr>
          <w:rFonts w:ascii="Helvetica" w:hAnsi="Helvetica" w:cs="Helvetica"/>
          <w:color w:val="000000"/>
          <w:sz w:val="27"/>
          <w:szCs w:val="27"/>
        </w:rPr>
        <w:t>Untuk</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membuat</w:t>
      </w:r>
      <w:proofErr w:type="spellEnd"/>
      <w:r>
        <w:rPr>
          <w:rFonts w:ascii="Helvetica" w:hAnsi="Helvetica" w:cs="Helvetica"/>
          <w:color w:val="000000"/>
          <w:sz w:val="27"/>
          <w:szCs w:val="27"/>
        </w:rPr>
        <w:t xml:space="preserve"> program </w:t>
      </w:r>
      <w:proofErr w:type="spellStart"/>
      <w:r>
        <w:rPr>
          <w:rFonts w:ascii="Helvetica" w:hAnsi="Helvetica" w:cs="Helvetica"/>
          <w:color w:val="000000"/>
          <w:sz w:val="27"/>
          <w:szCs w:val="27"/>
        </w:rPr>
        <w:t>pertama</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lakukan</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langkah</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beriku</w:t>
      </w:r>
      <w:proofErr w:type="spellEnd"/>
      <w:r>
        <w:rPr>
          <w:rFonts w:ascii="Helvetica" w:hAnsi="Helvetica" w:cs="Helvetica"/>
          <w:color w:val="000000"/>
          <w:sz w:val="27"/>
          <w:szCs w:val="27"/>
        </w:rPr>
        <w:t>:</w:t>
      </w:r>
    </w:p>
    <w:p w14:paraId="2BCE78DD" w14:textId="77777777" w:rsidR="00CC34C9" w:rsidRDefault="00CC34C9" w:rsidP="00C02352">
      <w:pPr>
        <w:numPr>
          <w:ilvl w:val="1"/>
          <w:numId w:val="44"/>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Pada project yang dibuat, terdapat folder src. Klik kanan folder ini &gt; New &gt; Java Class.</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27D61DFB"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2AFF8676" w14:textId="256B6377"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508339D5" wp14:editId="2B34D8BC">
                  <wp:extent cx="3048000" cy="1668780"/>
                  <wp:effectExtent l="0" t="0" r="0" b="7620"/>
                  <wp:docPr id="93" name="Picture 93">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0" cy="1668780"/>
                          </a:xfrm>
                          <a:prstGeom prst="rect">
                            <a:avLst/>
                          </a:prstGeom>
                          <a:noFill/>
                          <a:ln>
                            <a:noFill/>
                          </a:ln>
                        </pic:spPr>
                      </pic:pic>
                    </a:graphicData>
                  </a:graphic>
                </wp:inline>
              </w:drawing>
            </w:r>
          </w:p>
        </w:tc>
      </w:tr>
      <w:tr w:rsidR="00CC34C9" w14:paraId="76AFA211"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5C48FA1A"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Pembuatan Class Baru</w:t>
            </w:r>
          </w:p>
        </w:tc>
      </w:tr>
    </w:tbl>
    <w:p w14:paraId="4AE95239" w14:textId="77777777" w:rsidR="00CC34C9" w:rsidRDefault="00CC34C9" w:rsidP="00C02352">
      <w:pPr>
        <w:numPr>
          <w:ilvl w:val="1"/>
          <w:numId w:val="45"/>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Beri nama Class ini, misal coba.HelloWorld. Coba merupakan nama package tempat Class HelloWorld ditempatkan.</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5F13072F"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74042BD9" w14:textId="4DEBA91B"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554E87A1" wp14:editId="393C007E">
                  <wp:extent cx="3048000" cy="914400"/>
                  <wp:effectExtent l="0" t="0" r="0" b="0"/>
                  <wp:docPr id="92" name="Picture 92">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0" cy="914400"/>
                          </a:xfrm>
                          <a:prstGeom prst="rect">
                            <a:avLst/>
                          </a:prstGeom>
                          <a:noFill/>
                          <a:ln>
                            <a:noFill/>
                          </a:ln>
                        </pic:spPr>
                      </pic:pic>
                    </a:graphicData>
                  </a:graphic>
                </wp:inline>
              </w:drawing>
            </w:r>
          </w:p>
        </w:tc>
      </w:tr>
      <w:tr w:rsidR="00CC34C9" w14:paraId="554DFCC6"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780790E1"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Pemberian Nama Class</w:t>
            </w:r>
          </w:p>
        </w:tc>
      </w:tr>
    </w:tbl>
    <w:p w14:paraId="2BE72DA5" w14:textId="77777777" w:rsidR="00CC34C9" w:rsidRDefault="00CC34C9" w:rsidP="00C02352">
      <w:pPr>
        <w:numPr>
          <w:ilvl w:val="1"/>
          <w:numId w:val="46"/>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Ketikkan code berikut:</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3FACD0E0"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5ECED421" w14:textId="2CDBDC06"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lastRenderedPageBreak/>
              <w:drawing>
                <wp:inline distT="0" distB="0" distL="0" distR="0" wp14:anchorId="40B610DE" wp14:editId="13E0A9B9">
                  <wp:extent cx="3048000" cy="990600"/>
                  <wp:effectExtent l="0" t="0" r="0" b="0"/>
                  <wp:docPr id="91" name="Picture 91">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048000" cy="990600"/>
                          </a:xfrm>
                          <a:prstGeom prst="rect">
                            <a:avLst/>
                          </a:prstGeom>
                          <a:noFill/>
                          <a:ln>
                            <a:noFill/>
                          </a:ln>
                        </pic:spPr>
                      </pic:pic>
                    </a:graphicData>
                  </a:graphic>
                </wp:inline>
              </w:drawing>
            </w:r>
          </w:p>
        </w:tc>
      </w:tr>
      <w:tr w:rsidR="00CC34C9" w14:paraId="24F908CC"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3D607E0"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Penulisan Code pada jendela kerja</w:t>
            </w:r>
          </w:p>
        </w:tc>
      </w:tr>
    </w:tbl>
    <w:p w14:paraId="00D34D95" w14:textId="77777777" w:rsidR="00CC34C9" w:rsidRDefault="00CC34C9" w:rsidP="00CC34C9">
      <w:pPr>
        <w:pStyle w:val="HTMLPreformatted"/>
        <w:shd w:val="clear" w:color="auto" w:fill="FFFFFF"/>
        <w:textAlignment w:val="baseline"/>
        <w:rPr>
          <w:color w:val="000000"/>
        </w:rPr>
      </w:pPr>
      <w:r>
        <w:rPr>
          <w:rFonts w:ascii="inherit" w:hAnsi="inherit"/>
          <w:b/>
          <w:bCs/>
          <w:color w:val="000080"/>
          <w:sz w:val="23"/>
          <w:szCs w:val="23"/>
          <w:bdr w:val="none" w:sz="0" w:space="0" w:color="auto" w:frame="1"/>
        </w:rPr>
        <w:t xml:space="preserve">package </w:t>
      </w:r>
      <w:proofErr w:type="spellStart"/>
      <w:r>
        <w:rPr>
          <w:color w:val="000000"/>
        </w:rPr>
        <w:t>coba</w:t>
      </w:r>
      <w:proofErr w:type="spellEnd"/>
      <w:r>
        <w:rPr>
          <w:color w:val="000000"/>
        </w:rPr>
        <w:t>;</w:t>
      </w:r>
    </w:p>
    <w:p w14:paraId="45540DF1" w14:textId="77777777" w:rsidR="00CC34C9" w:rsidRDefault="00CC34C9" w:rsidP="00CC34C9">
      <w:pPr>
        <w:pStyle w:val="HTMLPreformatted"/>
        <w:shd w:val="clear" w:color="auto" w:fill="FFFFFF"/>
        <w:textAlignment w:val="baseline"/>
        <w:rPr>
          <w:color w:val="000000"/>
        </w:rPr>
      </w:pPr>
    </w:p>
    <w:p w14:paraId="44A7B4F6" w14:textId="77777777" w:rsidR="00CC34C9" w:rsidRDefault="00CC34C9" w:rsidP="00CC34C9">
      <w:pPr>
        <w:pStyle w:val="HTMLPreformatted"/>
        <w:shd w:val="clear" w:color="auto" w:fill="FFFFFF"/>
        <w:textAlignment w:val="baseline"/>
        <w:rPr>
          <w:color w:val="000000"/>
        </w:rPr>
      </w:pPr>
      <w:r>
        <w:rPr>
          <w:rFonts w:ascii="inherit" w:hAnsi="inherit"/>
          <w:b/>
          <w:bCs/>
          <w:color w:val="000080"/>
          <w:sz w:val="23"/>
          <w:szCs w:val="23"/>
          <w:bdr w:val="none" w:sz="0" w:space="0" w:color="auto" w:frame="1"/>
        </w:rPr>
        <w:t xml:space="preserve">public class </w:t>
      </w:r>
      <w:r>
        <w:rPr>
          <w:color w:val="000000"/>
        </w:rPr>
        <w:t>HelloWorld {</w:t>
      </w:r>
    </w:p>
    <w:p w14:paraId="70D62193" w14:textId="77777777" w:rsidR="00CC34C9" w:rsidRDefault="00CC34C9" w:rsidP="00CC34C9">
      <w:pPr>
        <w:pStyle w:val="HTMLPreformatted"/>
        <w:shd w:val="clear" w:color="auto" w:fill="FFFFFF"/>
        <w:textAlignment w:val="baseline"/>
        <w:rPr>
          <w:color w:val="000000"/>
        </w:rPr>
      </w:pPr>
    </w:p>
    <w:p w14:paraId="61D2E6EE" w14:textId="77777777" w:rsidR="00CC34C9" w:rsidRDefault="00CC34C9" w:rsidP="00CC34C9">
      <w:pPr>
        <w:pStyle w:val="HTMLPreformatted"/>
        <w:shd w:val="clear" w:color="auto" w:fill="FFFFFF"/>
        <w:textAlignment w:val="baseline"/>
        <w:rPr>
          <w:color w:val="000000"/>
        </w:rPr>
      </w:pPr>
      <w:r>
        <w:rPr>
          <w:color w:val="000000"/>
        </w:rPr>
        <w:t xml:space="preserve">    </w:t>
      </w:r>
      <w:r>
        <w:rPr>
          <w:rFonts w:ascii="inherit" w:hAnsi="inherit"/>
          <w:b/>
          <w:bCs/>
          <w:color w:val="000080"/>
          <w:sz w:val="23"/>
          <w:szCs w:val="23"/>
          <w:bdr w:val="none" w:sz="0" w:space="0" w:color="auto" w:frame="1"/>
        </w:rPr>
        <w:t xml:space="preserve">public static void </w:t>
      </w:r>
      <w:r>
        <w:rPr>
          <w:color w:val="000000"/>
        </w:rPr>
        <w:t>main (String</w:t>
      </w:r>
      <w:proofErr w:type="gramStart"/>
      <w:r>
        <w:rPr>
          <w:color w:val="000000"/>
        </w:rPr>
        <w:t>[]</w:t>
      </w:r>
      <w:proofErr w:type="spellStart"/>
      <w:r>
        <w:rPr>
          <w:color w:val="000000"/>
        </w:rPr>
        <w:t>args</w:t>
      </w:r>
      <w:proofErr w:type="spellEnd"/>
      <w:proofErr w:type="gramEnd"/>
      <w:r>
        <w:rPr>
          <w:color w:val="000000"/>
        </w:rPr>
        <w:t>){</w:t>
      </w:r>
    </w:p>
    <w:p w14:paraId="72F23344" w14:textId="77777777" w:rsidR="00CC34C9" w:rsidRDefault="00CC34C9" w:rsidP="00CC34C9">
      <w:pPr>
        <w:pStyle w:val="HTMLPreformatted"/>
        <w:shd w:val="clear" w:color="auto" w:fill="FFFFFF"/>
        <w:textAlignment w:val="baseline"/>
        <w:rPr>
          <w:color w:val="000000"/>
        </w:rPr>
      </w:pPr>
      <w:r>
        <w:rPr>
          <w:color w:val="000000"/>
        </w:rPr>
        <w:t xml:space="preserve">        </w:t>
      </w:r>
      <w:proofErr w:type="spellStart"/>
      <w:r>
        <w:rPr>
          <w:color w:val="000000"/>
        </w:rPr>
        <w:t>System.</w:t>
      </w:r>
      <w:r>
        <w:rPr>
          <w:rFonts w:ascii="inherit" w:hAnsi="inherit"/>
          <w:b/>
          <w:bCs/>
          <w:i/>
          <w:iCs/>
          <w:color w:val="660E7A"/>
          <w:sz w:val="23"/>
          <w:szCs w:val="23"/>
          <w:bdr w:val="none" w:sz="0" w:space="0" w:color="auto" w:frame="1"/>
        </w:rPr>
        <w:t>out</w:t>
      </w:r>
      <w:r>
        <w:rPr>
          <w:color w:val="000000"/>
        </w:rPr>
        <w:t>.println</w:t>
      </w:r>
      <w:proofErr w:type="spellEnd"/>
      <w:r>
        <w:rPr>
          <w:color w:val="000000"/>
        </w:rPr>
        <w:t>(</w:t>
      </w:r>
      <w:r>
        <w:rPr>
          <w:rFonts w:ascii="inherit" w:hAnsi="inherit"/>
          <w:b/>
          <w:bCs/>
          <w:color w:val="008000"/>
          <w:sz w:val="23"/>
          <w:szCs w:val="23"/>
          <w:bdr w:val="none" w:sz="0" w:space="0" w:color="auto" w:frame="1"/>
        </w:rPr>
        <w:t>"Hello World"</w:t>
      </w:r>
      <w:r>
        <w:rPr>
          <w:color w:val="000000"/>
        </w:rPr>
        <w:t>);</w:t>
      </w:r>
    </w:p>
    <w:p w14:paraId="50A5ACBE" w14:textId="77777777" w:rsidR="00CC34C9" w:rsidRDefault="00CC34C9" w:rsidP="00CC34C9">
      <w:pPr>
        <w:pStyle w:val="HTMLPreformatted"/>
        <w:shd w:val="clear" w:color="auto" w:fill="FFFFFF"/>
        <w:textAlignment w:val="baseline"/>
        <w:rPr>
          <w:color w:val="000000"/>
        </w:rPr>
      </w:pPr>
      <w:r>
        <w:rPr>
          <w:color w:val="000000"/>
        </w:rPr>
        <w:t xml:space="preserve">    }</w:t>
      </w:r>
    </w:p>
    <w:p w14:paraId="7EE0C45E" w14:textId="77777777" w:rsidR="00CC34C9" w:rsidRDefault="00CC34C9" w:rsidP="00CC34C9">
      <w:pPr>
        <w:pStyle w:val="HTMLPreformatted"/>
        <w:shd w:val="clear" w:color="auto" w:fill="FFFFFF"/>
        <w:textAlignment w:val="baseline"/>
        <w:rPr>
          <w:color w:val="000000"/>
        </w:rPr>
      </w:pPr>
      <w:r>
        <w:rPr>
          <w:color w:val="000000"/>
        </w:rPr>
        <w:t>}</w:t>
      </w:r>
    </w:p>
    <w:p w14:paraId="0FDA5811" w14:textId="77777777" w:rsidR="00CC34C9" w:rsidRDefault="00CC34C9" w:rsidP="00C02352">
      <w:pPr>
        <w:numPr>
          <w:ilvl w:val="1"/>
          <w:numId w:val="47"/>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Sebelum menjalankan program, terlebih dahulu harus dilakukan konfigurasi pada project yang dibuat. Kemenu Run  &gt; Edit Configuration…. Kemudian pada tampilan Run/Debug Configuration klik pada default &gt; Application.</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009ED146"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467138DA" w14:textId="165C1705"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23B1E546" wp14:editId="30ADCB46">
                  <wp:extent cx="3048000" cy="1958340"/>
                  <wp:effectExtent l="0" t="0" r="0" b="3810"/>
                  <wp:docPr id="89" name="Picture 89">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48000" cy="1958340"/>
                          </a:xfrm>
                          <a:prstGeom prst="rect">
                            <a:avLst/>
                          </a:prstGeom>
                          <a:noFill/>
                          <a:ln>
                            <a:noFill/>
                          </a:ln>
                        </pic:spPr>
                      </pic:pic>
                    </a:graphicData>
                  </a:graphic>
                </wp:inline>
              </w:drawing>
            </w:r>
          </w:p>
        </w:tc>
      </w:tr>
      <w:tr w:rsidR="00CC34C9" w14:paraId="1147CD1C"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7CF283E"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Konfigurasi Project</w:t>
            </w:r>
          </w:p>
        </w:tc>
      </w:tr>
    </w:tbl>
    <w:p w14:paraId="0A947069" w14:textId="77777777" w:rsidR="00CC34C9" w:rsidRDefault="00CC34C9" w:rsidP="00C02352">
      <w:pPr>
        <w:numPr>
          <w:ilvl w:val="1"/>
          <w:numId w:val="48"/>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lastRenderedPageBreak/>
        <w:t>Pilih main class dari project yang dibuat (klik tombol di sebelah kanan kotak Main Class).</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213D734D"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7BA91953" w14:textId="0BCB608D"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7AB572FC" wp14:editId="2E36EA68">
                  <wp:extent cx="3048000" cy="1943100"/>
                  <wp:effectExtent l="0" t="0" r="0" b="0"/>
                  <wp:docPr id="88" name="Picture 88">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tc>
      </w:tr>
      <w:tr w:rsidR="00CC34C9" w14:paraId="5037806A"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4D7D050C"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Pemilihan Main Class</w:t>
            </w:r>
          </w:p>
        </w:tc>
      </w:tr>
    </w:tbl>
    <w:p w14:paraId="7C46414A" w14:textId="77777777" w:rsidR="00CC34C9" w:rsidRDefault="00CC34C9" w:rsidP="00C02352">
      <w:pPr>
        <w:numPr>
          <w:ilvl w:val="1"/>
          <w:numId w:val="49"/>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Jalankan program dengan meng-klik kanan kelas yang berisi main method.</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7515F089"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2E43AB78" w14:textId="1F8D14ED"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1E093578" wp14:editId="409E9A2A">
                  <wp:extent cx="3048000" cy="990600"/>
                  <wp:effectExtent l="0" t="0" r="0" b="0"/>
                  <wp:docPr id="86" name="Picture 86">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048000" cy="990600"/>
                          </a:xfrm>
                          <a:prstGeom prst="rect">
                            <a:avLst/>
                          </a:prstGeom>
                          <a:noFill/>
                          <a:ln>
                            <a:noFill/>
                          </a:ln>
                        </pic:spPr>
                      </pic:pic>
                    </a:graphicData>
                  </a:graphic>
                </wp:inline>
              </w:drawing>
            </w:r>
          </w:p>
        </w:tc>
      </w:tr>
      <w:tr w:rsidR="00CC34C9" w14:paraId="1D0AE8DD"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65B99EB8"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Running Program</w:t>
            </w:r>
          </w:p>
        </w:tc>
      </w:tr>
    </w:tbl>
    <w:p w14:paraId="46942EF7" w14:textId="77777777" w:rsidR="00CC34C9" w:rsidRDefault="00CC34C9" w:rsidP="00C02352">
      <w:pPr>
        <w:numPr>
          <w:ilvl w:val="1"/>
          <w:numId w:val="50"/>
        </w:numPr>
        <w:shd w:val="clear" w:color="auto" w:fill="9BE5D9"/>
        <w:spacing w:after="0" w:line="240" w:lineRule="auto"/>
        <w:textAlignment w:val="baseline"/>
        <w:rPr>
          <w:rFonts w:ascii="inherit" w:hAnsi="inherit" w:cs="Helvetica"/>
          <w:color w:val="000000"/>
          <w:sz w:val="27"/>
          <w:szCs w:val="27"/>
        </w:rPr>
      </w:pPr>
      <w:r>
        <w:rPr>
          <w:rFonts w:ascii="inherit" w:hAnsi="inherit" w:cs="Helvetica"/>
          <w:color w:val="000000"/>
          <w:sz w:val="27"/>
          <w:szCs w:val="27"/>
        </w:rPr>
        <w:t>Hasil akhir akan terlihat pada console di bagian bawah jendela Intellij.</w:t>
      </w:r>
    </w:p>
    <w:tbl>
      <w:tblPr>
        <w:tblW w:w="9900" w:type="dxa"/>
        <w:jc w:val="center"/>
        <w:tblCellSpacing w:w="0" w:type="dxa"/>
        <w:shd w:val="clear" w:color="auto" w:fill="9BE5D9"/>
        <w:tblCellMar>
          <w:left w:w="0" w:type="dxa"/>
          <w:right w:w="0" w:type="dxa"/>
        </w:tblCellMar>
        <w:tblLook w:val="04A0" w:firstRow="1" w:lastRow="0" w:firstColumn="1" w:lastColumn="0" w:noHBand="0" w:noVBand="1"/>
      </w:tblPr>
      <w:tblGrid>
        <w:gridCol w:w="9900"/>
      </w:tblGrid>
      <w:tr w:rsidR="00CC34C9" w14:paraId="0675CD0A"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3DDA9AEA" w14:textId="29DEFAA2" w:rsidR="00CC34C9" w:rsidRDefault="00CC34C9">
            <w:pPr>
              <w:jc w:val="center"/>
              <w:rPr>
                <w:rFonts w:ascii="inherit" w:hAnsi="inherit" w:cs="Helvetica"/>
                <w:color w:val="000000"/>
                <w:sz w:val="27"/>
                <w:szCs w:val="27"/>
              </w:rPr>
            </w:pPr>
            <w:r>
              <w:rPr>
                <w:rFonts w:ascii="inherit" w:hAnsi="inherit" w:cs="Helvetica"/>
                <w:noProof/>
                <w:color w:val="AE0E38"/>
                <w:sz w:val="27"/>
                <w:szCs w:val="27"/>
                <w:bdr w:val="none" w:sz="0" w:space="0" w:color="auto" w:frame="1"/>
              </w:rPr>
              <w:drawing>
                <wp:inline distT="0" distB="0" distL="0" distR="0" wp14:anchorId="62550340" wp14:editId="7B2DDF5D">
                  <wp:extent cx="3048000" cy="982980"/>
                  <wp:effectExtent l="0" t="0" r="0" b="7620"/>
                  <wp:docPr id="85" name="Picture 85">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48000" cy="982980"/>
                          </a:xfrm>
                          <a:prstGeom prst="rect">
                            <a:avLst/>
                          </a:prstGeom>
                          <a:noFill/>
                          <a:ln>
                            <a:noFill/>
                          </a:ln>
                        </pic:spPr>
                      </pic:pic>
                    </a:graphicData>
                  </a:graphic>
                </wp:inline>
              </w:drawing>
            </w:r>
          </w:p>
        </w:tc>
      </w:tr>
      <w:tr w:rsidR="00CC34C9" w14:paraId="0B48E154" w14:textId="77777777" w:rsidTr="00CC34C9">
        <w:trPr>
          <w:tblCellSpacing w:w="0" w:type="dxa"/>
          <w:jc w:val="center"/>
        </w:trPr>
        <w:tc>
          <w:tcPr>
            <w:tcW w:w="0" w:type="auto"/>
            <w:tcBorders>
              <w:top w:val="nil"/>
              <w:left w:val="nil"/>
              <w:bottom w:val="single" w:sz="6" w:space="0" w:color="auto"/>
              <w:right w:val="nil"/>
            </w:tcBorders>
            <w:shd w:val="clear" w:color="auto" w:fill="9BE5D9"/>
            <w:tcMar>
              <w:top w:w="45" w:type="dxa"/>
              <w:left w:w="75" w:type="dxa"/>
              <w:bottom w:w="45" w:type="dxa"/>
              <w:right w:w="75" w:type="dxa"/>
            </w:tcMar>
            <w:vAlign w:val="bottom"/>
            <w:hideMark/>
          </w:tcPr>
          <w:p w14:paraId="7047BDCA" w14:textId="77777777" w:rsidR="00CC34C9" w:rsidRDefault="00CC34C9">
            <w:pPr>
              <w:jc w:val="center"/>
              <w:rPr>
                <w:rFonts w:ascii="inherit" w:hAnsi="inherit" w:cs="Helvetica"/>
                <w:color w:val="000000"/>
                <w:sz w:val="27"/>
                <w:szCs w:val="27"/>
              </w:rPr>
            </w:pPr>
            <w:r>
              <w:rPr>
                <w:rFonts w:ascii="inherit" w:hAnsi="inherit" w:cs="Helvetica"/>
                <w:color w:val="000000"/>
                <w:sz w:val="27"/>
                <w:szCs w:val="27"/>
              </w:rPr>
              <w:t>Hasil Program</w:t>
            </w:r>
          </w:p>
        </w:tc>
      </w:tr>
    </w:tbl>
    <w:p w14:paraId="3E5CC405" w14:textId="77777777" w:rsidR="00CC34C9" w:rsidRPr="00954DF7" w:rsidRDefault="00CC34C9" w:rsidP="00CC34C9">
      <w:pPr>
        <w:pStyle w:val="ListParagraph"/>
        <w:rPr>
          <w:iCs/>
          <w:lang w:val="en-US"/>
        </w:rPr>
      </w:pPr>
    </w:p>
    <w:p w14:paraId="16D8A95F" w14:textId="3E00FBC1" w:rsidR="00AF7B10" w:rsidRPr="00CC34C9" w:rsidRDefault="00CC34C9" w:rsidP="00C02352">
      <w:pPr>
        <w:pStyle w:val="ListParagraph"/>
        <w:numPr>
          <w:ilvl w:val="0"/>
          <w:numId w:val="31"/>
        </w:numPr>
        <w:ind w:hanging="720"/>
        <w:rPr>
          <w:rFonts w:ascii="Times New Roman" w:hAnsi="Times New Roman" w:cs="Times New Roman"/>
          <w:iCs/>
          <w:color w:val="000000" w:themeColor="text1"/>
          <w:sz w:val="24"/>
          <w:szCs w:val="24"/>
          <w:lang w:val="en-US"/>
        </w:rPr>
      </w:pPr>
      <w:r w:rsidRPr="00CC34C9">
        <w:rPr>
          <w:rFonts w:ascii="Times New Roman" w:hAnsi="Times New Roman" w:cs="Times New Roman"/>
          <w:iCs/>
          <w:color w:val="000000" w:themeColor="text1"/>
          <w:sz w:val="24"/>
          <w:szCs w:val="24"/>
          <w:lang w:val="en-US"/>
        </w:rPr>
        <w:t>Code Lobster PHP</w:t>
      </w:r>
    </w:p>
    <w:p w14:paraId="494EE51E"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dirancang</w:t>
      </w:r>
      <w:proofErr w:type="spellEnd"/>
      <w:r w:rsidRPr="00CC34C9">
        <w:rPr>
          <w:color w:val="000000" w:themeColor="text1"/>
        </w:rPr>
        <w:t xml:space="preserve"> </w:t>
      </w:r>
      <w:proofErr w:type="spellStart"/>
      <w:r w:rsidRPr="00CC34C9">
        <w:rPr>
          <w:color w:val="000000" w:themeColor="text1"/>
        </w:rPr>
        <w:t>terutama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menangani</w:t>
      </w:r>
      <w:proofErr w:type="spellEnd"/>
      <w:r w:rsidRPr="00CC34C9">
        <w:rPr>
          <w:color w:val="000000" w:themeColor="text1"/>
        </w:rPr>
        <w:t xml:space="preserve"> scripting, </w:t>
      </w:r>
      <w:proofErr w:type="spellStart"/>
      <w:r w:rsidRPr="00CC34C9">
        <w:rPr>
          <w:color w:val="000000" w:themeColor="text1"/>
        </w:rPr>
        <w:t>khususnya</w:t>
      </w:r>
      <w:proofErr w:type="spellEnd"/>
      <w:r w:rsidRPr="00CC34C9">
        <w:rPr>
          <w:color w:val="000000" w:themeColor="text1"/>
        </w:rPr>
        <w:t xml:space="preserve">, PHP dan JavaScript pada </w:t>
      </w:r>
      <w:proofErr w:type="spellStart"/>
      <w:r w:rsidRPr="00CC34C9">
        <w:rPr>
          <w:color w:val="000000" w:themeColor="text1"/>
        </w:rPr>
        <w:t>sistem</w:t>
      </w:r>
      <w:proofErr w:type="spellEnd"/>
      <w:r w:rsidRPr="00CC34C9">
        <w:rPr>
          <w:color w:val="000000" w:themeColor="text1"/>
        </w:rPr>
        <w:t xml:space="preserve"> Windows.</w:t>
      </w:r>
    </w:p>
    <w:p w14:paraId="72B89918"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Pada </w:t>
      </w:r>
      <w:proofErr w:type="spellStart"/>
      <w:r w:rsidRPr="00CC34C9">
        <w:rPr>
          <w:color w:val="000000" w:themeColor="text1"/>
        </w:rPr>
        <w:t>intinya</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platform </w:t>
      </w:r>
      <w:proofErr w:type="spellStart"/>
      <w:r w:rsidRPr="00CC34C9">
        <w:rPr>
          <w:color w:val="000000" w:themeColor="text1"/>
        </w:rPr>
        <w:t>kode</w:t>
      </w:r>
      <w:proofErr w:type="spellEnd"/>
      <w:r w:rsidRPr="00CC34C9">
        <w:rPr>
          <w:color w:val="000000" w:themeColor="text1"/>
        </w:rPr>
        <w:t xml:space="preserve">, yang </w:t>
      </w:r>
      <w:proofErr w:type="spellStart"/>
      <w:r w:rsidRPr="00CC34C9">
        <w:rPr>
          <w:color w:val="000000" w:themeColor="text1"/>
        </w:rPr>
        <w:t>kemudian</w:t>
      </w:r>
      <w:proofErr w:type="spellEnd"/>
      <w:r w:rsidRPr="00CC34C9">
        <w:rPr>
          <w:color w:val="000000" w:themeColor="text1"/>
        </w:rPr>
        <w:t xml:space="preserve"> </w:t>
      </w:r>
      <w:proofErr w:type="spellStart"/>
      <w:r w:rsidRPr="00CC34C9">
        <w:rPr>
          <w:color w:val="000000" w:themeColor="text1"/>
        </w:rPr>
        <w:t>tim</w:t>
      </w:r>
      <w:proofErr w:type="spellEnd"/>
      <w:r w:rsidRPr="00CC34C9">
        <w:rPr>
          <w:color w:val="000000" w:themeColor="text1"/>
        </w:rPr>
        <w:t xml:space="preserve"> </w:t>
      </w:r>
      <w:proofErr w:type="spellStart"/>
      <w:r w:rsidRPr="00CC34C9">
        <w:rPr>
          <w:color w:val="000000" w:themeColor="text1"/>
        </w:rPr>
        <w:t>pengembangan</w:t>
      </w:r>
      <w:proofErr w:type="spellEnd"/>
      <w:r w:rsidRPr="00CC34C9">
        <w:rPr>
          <w:color w:val="000000" w:themeColor="text1"/>
        </w:rPr>
        <w:t xml:space="preserve"> </w:t>
      </w:r>
      <w:proofErr w:type="spellStart"/>
      <w:r w:rsidRPr="00CC34C9">
        <w:rPr>
          <w:color w:val="000000" w:themeColor="text1"/>
        </w:rPr>
        <w:t>membangun</w:t>
      </w:r>
      <w:proofErr w:type="spellEnd"/>
      <w:r w:rsidRPr="00CC34C9">
        <w:rPr>
          <w:color w:val="000000" w:themeColor="text1"/>
        </w:rPr>
        <w:t xml:space="preserve"> </w:t>
      </w:r>
      <w:proofErr w:type="spellStart"/>
      <w:r w:rsidRPr="00CC34C9">
        <w:rPr>
          <w:color w:val="000000" w:themeColor="text1"/>
        </w:rPr>
        <w:t>dinding</w:t>
      </w:r>
      <w:proofErr w:type="spellEnd"/>
      <w:r w:rsidRPr="00CC34C9">
        <w:rPr>
          <w:color w:val="000000" w:themeColor="text1"/>
        </w:rPr>
        <w:t xml:space="preserve"> </w:t>
      </w:r>
      <w:proofErr w:type="spellStart"/>
      <w:r w:rsidRPr="00CC34C9">
        <w:rPr>
          <w:color w:val="000000" w:themeColor="text1"/>
        </w:rPr>
        <w:t>pendukung</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yang solid. Di </w:t>
      </w:r>
      <w:proofErr w:type="spellStart"/>
      <w:r w:rsidRPr="00CC34C9">
        <w:rPr>
          <w:color w:val="000000" w:themeColor="text1"/>
        </w:rPr>
        <w:t>sini</w:t>
      </w:r>
      <w:proofErr w:type="spellEnd"/>
      <w:r w:rsidRPr="00CC34C9">
        <w:rPr>
          <w:color w:val="000000" w:themeColor="text1"/>
        </w:rPr>
        <w:t xml:space="preserve"> </w:t>
      </w:r>
      <w:proofErr w:type="spellStart"/>
      <w:r w:rsidRPr="00CC34C9">
        <w:rPr>
          <w:color w:val="000000" w:themeColor="text1"/>
        </w:rPr>
        <w:t>kita</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membahas</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paling </w:t>
      </w:r>
      <w:proofErr w:type="spellStart"/>
      <w:r w:rsidRPr="00CC34C9">
        <w:rPr>
          <w:color w:val="000000" w:themeColor="text1"/>
        </w:rPr>
        <w:t>dasar</w:t>
      </w:r>
      <w:proofErr w:type="spellEnd"/>
      <w:r w:rsidRPr="00CC34C9">
        <w:rPr>
          <w:color w:val="000000" w:themeColor="text1"/>
        </w:rPr>
        <w:t xml:space="preserve"> dan </w:t>
      </w:r>
      <w:proofErr w:type="spellStart"/>
      <w:r w:rsidRPr="00CC34C9">
        <w:rPr>
          <w:color w:val="000000" w:themeColor="text1"/>
        </w:rPr>
        <w:t>bagaimana</w:t>
      </w:r>
      <w:proofErr w:type="spellEnd"/>
      <w:r w:rsidRPr="00CC34C9">
        <w:rPr>
          <w:color w:val="000000" w:themeColor="text1"/>
        </w:rPr>
        <w:t xml:space="preserve"> </w:t>
      </w:r>
      <w:proofErr w:type="spellStart"/>
      <w:r w:rsidRPr="00CC34C9">
        <w:rPr>
          <w:color w:val="000000" w:themeColor="text1"/>
        </w:rPr>
        <w:t>hal</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membantu</w:t>
      </w:r>
      <w:proofErr w:type="spellEnd"/>
      <w:r w:rsidRPr="00CC34C9">
        <w:rPr>
          <w:color w:val="000000" w:themeColor="text1"/>
        </w:rPr>
        <w:t>.</w:t>
      </w:r>
    </w:p>
    <w:p w14:paraId="2ED62ED2"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IDE </w:t>
      </w:r>
      <w:proofErr w:type="spellStart"/>
      <w:r w:rsidRPr="00CC34C9">
        <w:rPr>
          <w:color w:val="000000" w:themeColor="text1"/>
        </w:rPr>
        <w:t>utama</w:t>
      </w:r>
      <w:proofErr w:type="spellEnd"/>
      <w:r w:rsidRPr="00CC34C9">
        <w:rPr>
          <w:color w:val="000000" w:themeColor="text1"/>
        </w:rPr>
        <w:t xml:space="preserve"> </w:t>
      </w:r>
      <w:proofErr w:type="spellStart"/>
      <w:r w:rsidRPr="00CC34C9">
        <w:rPr>
          <w:color w:val="000000" w:themeColor="text1"/>
        </w:rPr>
        <w:t>sekali</w:t>
      </w:r>
      <w:proofErr w:type="spellEnd"/>
      <w:r w:rsidRPr="00CC34C9">
        <w:rPr>
          <w:color w:val="000000" w:themeColor="text1"/>
        </w:rPr>
        <w:t xml:space="preserve"> </w:t>
      </w:r>
      <w:proofErr w:type="spellStart"/>
      <w:r w:rsidRPr="00CC34C9">
        <w:rPr>
          <w:color w:val="000000" w:themeColor="text1"/>
        </w:rPr>
        <w:t>dimuat</w:t>
      </w:r>
      <w:proofErr w:type="spellEnd"/>
      <w:r w:rsidRPr="00CC34C9">
        <w:rPr>
          <w:color w:val="000000" w:themeColor="text1"/>
        </w:rPr>
        <w:t xml:space="preserve"> </w:t>
      </w:r>
      <w:proofErr w:type="spellStart"/>
      <w:r w:rsidRPr="00CC34C9">
        <w:rPr>
          <w:color w:val="000000" w:themeColor="text1"/>
        </w:rPr>
        <w:t>cukup</w:t>
      </w:r>
      <w:proofErr w:type="spellEnd"/>
      <w:r w:rsidRPr="00CC34C9">
        <w:rPr>
          <w:color w:val="000000" w:themeColor="text1"/>
        </w:rPr>
        <w:t xml:space="preserve"> </w:t>
      </w:r>
      <w:proofErr w:type="spellStart"/>
      <w:r w:rsidRPr="00CC34C9">
        <w:rPr>
          <w:color w:val="000000" w:themeColor="text1"/>
        </w:rPr>
        <w:t>standar</w:t>
      </w:r>
      <w:proofErr w:type="spellEnd"/>
      <w:r w:rsidRPr="00CC34C9">
        <w:rPr>
          <w:color w:val="000000" w:themeColor="text1"/>
        </w:rPr>
        <w:t xml:space="preserve"> dan </w:t>
      </w:r>
      <w:proofErr w:type="spellStart"/>
      <w:r w:rsidRPr="00CC34C9">
        <w:rPr>
          <w:color w:val="000000" w:themeColor="text1"/>
        </w:rPr>
        <w:t>terdiri</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berbagai</w:t>
      </w:r>
      <w:proofErr w:type="spellEnd"/>
      <w:r w:rsidRPr="00CC34C9">
        <w:rPr>
          <w:color w:val="000000" w:themeColor="text1"/>
        </w:rPr>
        <w:t xml:space="preserve"> panel yang </w:t>
      </w:r>
      <w:proofErr w:type="spellStart"/>
      <w:r w:rsidRPr="00CC34C9">
        <w:rPr>
          <w:color w:val="000000" w:themeColor="text1"/>
        </w:rPr>
        <w:t>berhubungan</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set </w:t>
      </w:r>
      <w:proofErr w:type="spellStart"/>
      <w:r w:rsidRPr="00CC34C9">
        <w:rPr>
          <w:color w:val="000000" w:themeColor="text1"/>
        </w:rPr>
        <w:t>informasi</w:t>
      </w:r>
      <w:proofErr w:type="spellEnd"/>
      <w:r w:rsidRPr="00CC34C9">
        <w:rPr>
          <w:color w:val="000000" w:themeColor="text1"/>
        </w:rPr>
        <w:t xml:space="preserve"> yang </w:t>
      </w:r>
      <w:proofErr w:type="spellStart"/>
      <w:r w:rsidRPr="00CC34C9">
        <w:rPr>
          <w:color w:val="000000" w:themeColor="text1"/>
        </w:rPr>
        <w:t>berbeda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mendukung</w:t>
      </w:r>
      <w:proofErr w:type="spellEnd"/>
      <w:r w:rsidRPr="00CC34C9">
        <w:rPr>
          <w:color w:val="000000" w:themeColor="text1"/>
        </w:rPr>
        <w:t xml:space="preserve"> </w:t>
      </w:r>
      <w:proofErr w:type="spellStart"/>
      <w:r w:rsidRPr="00CC34C9">
        <w:rPr>
          <w:color w:val="000000" w:themeColor="text1"/>
        </w:rPr>
        <w:t>kanvas</w:t>
      </w:r>
      <w:proofErr w:type="spellEnd"/>
      <w:r w:rsidRPr="00CC34C9">
        <w:rPr>
          <w:color w:val="000000" w:themeColor="text1"/>
        </w:rPr>
        <w:t xml:space="preserve"> </w:t>
      </w:r>
      <w:proofErr w:type="spellStart"/>
      <w:r w:rsidRPr="00CC34C9">
        <w:rPr>
          <w:color w:val="000000" w:themeColor="text1"/>
        </w:rPr>
        <w:t>pengkodean</w:t>
      </w:r>
      <w:proofErr w:type="spellEnd"/>
      <w:r w:rsidRPr="00CC34C9">
        <w:rPr>
          <w:color w:val="000000" w:themeColor="text1"/>
        </w:rPr>
        <w:t xml:space="preserve"> </w:t>
      </w:r>
      <w:proofErr w:type="spellStart"/>
      <w:r w:rsidRPr="00CC34C9">
        <w:rPr>
          <w:color w:val="000000" w:themeColor="text1"/>
        </w:rPr>
        <w:t>utama</w:t>
      </w:r>
      <w:proofErr w:type="spellEnd"/>
      <w:r w:rsidRPr="00CC34C9">
        <w:rPr>
          <w:color w:val="000000" w:themeColor="text1"/>
        </w:rPr>
        <w:t xml:space="preserve"> yang </w:t>
      </w:r>
      <w:proofErr w:type="spellStart"/>
      <w:r w:rsidRPr="00CC34C9">
        <w:rPr>
          <w:color w:val="000000" w:themeColor="text1"/>
        </w:rPr>
        <w:t>berada</w:t>
      </w:r>
      <w:proofErr w:type="spellEnd"/>
      <w:r w:rsidRPr="00CC34C9">
        <w:rPr>
          <w:color w:val="000000" w:themeColor="text1"/>
        </w:rPr>
        <w:t xml:space="preserve"> di </w:t>
      </w:r>
      <w:proofErr w:type="spellStart"/>
      <w:r w:rsidRPr="00CC34C9">
        <w:rPr>
          <w:color w:val="000000" w:themeColor="text1"/>
        </w:rPr>
        <w:t>tengah</w:t>
      </w:r>
      <w:proofErr w:type="spellEnd"/>
      <w:r w:rsidRPr="00CC34C9">
        <w:rPr>
          <w:color w:val="000000" w:themeColor="text1"/>
        </w:rPr>
        <w:t xml:space="preserve">. Anda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menyulap</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sesuai</w:t>
      </w:r>
      <w:proofErr w:type="spellEnd"/>
      <w:r w:rsidRPr="00CC34C9">
        <w:rPr>
          <w:color w:val="000000" w:themeColor="text1"/>
        </w:rPr>
        <w:t xml:space="preserve"> </w:t>
      </w:r>
      <w:proofErr w:type="spellStart"/>
      <w:r w:rsidRPr="00CC34C9">
        <w:rPr>
          <w:color w:val="000000" w:themeColor="text1"/>
        </w:rPr>
        <w:t>keinginan</w:t>
      </w:r>
      <w:proofErr w:type="spellEnd"/>
      <w:r w:rsidRPr="00CC34C9">
        <w:rPr>
          <w:color w:val="000000" w:themeColor="text1"/>
        </w:rPr>
        <w:t xml:space="preserve"> Anda dan </w:t>
      </w:r>
      <w:proofErr w:type="spellStart"/>
      <w:r w:rsidRPr="00CC34C9">
        <w:rPr>
          <w:color w:val="000000" w:themeColor="text1"/>
        </w:rPr>
        <w:t>tentu</w:t>
      </w:r>
      <w:proofErr w:type="spellEnd"/>
      <w:r w:rsidRPr="00CC34C9">
        <w:rPr>
          <w:color w:val="000000" w:themeColor="text1"/>
        </w:rPr>
        <w:t xml:space="preserve"> </w:t>
      </w:r>
      <w:proofErr w:type="spellStart"/>
      <w:r w:rsidRPr="00CC34C9">
        <w:rPr>
          <w:color w:val="000000" w:themeColor="text1"/>
        </w:rPr>
        <w:t>saja</w:t>
      </w:r>
      <w:proofErr w:type="spellEnd"/>
      <w:r w:rsidRPr="00CC34C9">
        <w:rPr>
          <w:color w:val="000000" w:themeColor="text1"/>
        </w:rPr>
        <w:t xml:space="preserve">, Anda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menambahkan</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w:t>
      </w: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menyingkirkan</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juga.</w:t>
      </w:r>
    </w:p>
    <w:p w14:paraId="69CF06ED"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begitu</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w:t>
      </w:r>
      <w:proofErr w:type="spellStart"/>
      <w:r w:rsidRPr="00CC34C9">
        <w:rPr>
          <w:color w:val="000000" w:themeColor="text1"/>
        </w:rPr>
        <w:t>tersedia</w:t>
      </w:r>
      <w:proofErr w:type="spellEnd"/>
      <w:r w:rsidRPr="00CC34C9">
        <w:rPr>
          <w:color w:val="000000" w:themeColor="text1"/>
        </w:rPr>
        <w:t xml:space="preserve">, kami </w:t>
      </w:r>
      <w:proofErr w:type="spellStart"/>
      <w:r w:rsidRPr="00CC34C9">
        <w:rPr>
          <w:color w:val="000000" w:themeColor="text1"/>
        </w:rPr>
        <w:t>hanya</w:t>
      </w:r>
      <w:proofErr w:type="spellEnd"/>
      <w:r w:rsidRPr="00CC34C9">
        <w:rPr>
          <w:color w:val="000000" w:themeColor="text1"/>
        </w:rPr>
        <w:t xml:space="preserve">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memberikan</w:t>
      </w:r>
      <w:proofErr w:type="spellEnd"/>
      <w:r w:rsidRPr="00CC34C9">
        <w:rPr>
          <w:color w:val="000000" w:themeColor="text1"/>
        </w:rPr>
        <w:t xml:space="preserve"> daftar </w:t>
      </w:r>
      <w:proofErr w:type="spellStart"/>
      <w:r w:rsidRPr="00CC34C9">
        <w:rPr>
          <w:color w:val="000000" w:themeColor="text1"/>
        </w:rPr>
        <w:t>singkat</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yang </w:t>
      </w:r>
      <w:proofErr w:type="spellStart"/>
      <w:r w:rsidRPr="00CC34C9">
        <w:rPr>
          <w:color w:val="000000" w:themeColor="text1"/>
        </w:rPr>
        <w:t>tampaknya</w:t>
      </w:r>
      <w:proofErr w:type="spellEnd"/>
      <w:r w:rsidRPr="00CC34C9">
        <w:rPr>
          <w:color w:val="000000" w:themeColor="text1"/>
        </w:rPr>
        <w:t xml:space="preserve"> paling </w:t>
      </w:r>
      <w:proofErr w:type="spellStart"/>
      <w:r w:rsidRPr="00CC34C9">
        <w:rPr>
          <w:color w:val="000000" w:themeColor="text1"/>
        </w:rPr>
        <w:t>berguna</w:t>
      </w:r>
      <w:proofErr w:type="spellEnd"/>
      <w:r w:rsidRPr="00CC34C9">
        <w:rPr>
          <w:color w:val="000000" w:themeColor="text1"/>
        </w:rPr>
        <w:t>.</w:t>
      </w:r>
    </w:p>
    <w:p w14:paraId="4649ADBB"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Kode Warna</w:t>
      </w:r>
    </w:p>
    <w:p w14:paraId="139AAD89"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Mengingat</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w:t>
      </w:r>
      <w:proofErr w:type="spellStart"/>
      <w:r w:rsidRPr="00CC34C9">
        <w:rPr>
          <w:color w:val="000000" w:themeColor="text1"/>
        </w:rPr>
        <w:t>kesempatan</w:t>
      </w:r>
      <w:proofErr w:type="spellEnd"/>
      <w:r w:rsidRPr="00CC34C9">
        <w:rPr>
          <w:color w:val="000000" w:themeColor="text1"/>
        </w:rPr>
        <w:t xml:space="preserve"> di mana </w:t>
      </w:r>
      <w:proofErr w:type="spellStart"/>
      <w:r w:rsidRPr="00CC34C9">
        <w:rPr>
          <w:color w:val="000000" w:themeColor="text1"/>
        </w:rPr>
        <w:t>jenis</w:t>
      </w:r>
      <w:proofErr w:type="spellEnd"/>
      <w:r w:rsidRPr="00CC34C9">
        <w:rPr>
          <w:color w:val="000000" w:themeColor="text1"/>
        </w:rPr>
        <w:t xml:space="preserve"> </w:t>
      </w:r>
      <w:proofErr w:type="spellStart"/>
      <w:r w:rsidRPr="00CC34C9">
        <w:rPr>
          <w:color w:val="000000" w:themeColor="text1"/>
        </w:rPr>
        <w:t>skrip</w:t>
      </w:r>
      <w:proofErr w:type="spellEnd"/>
      <w:r w:rsidRPr="00CC34C9">
        <w:rPr>
          <w:color w:val="000000" w:themeColor="text1"/>
        </w:rPr>
        <w:t xml:space="preserve"> </w:t>
      </w:r>
      <w:proofErr w:type="spellStart"/>
      <w:r w:rsidRPr="00CC34C9">
        <w:rPr>
          <w:color w:val="000000" w:themeColor="text1"/>
        </w:rPr>
        <w:t>dicampur</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xml:space="preserve"> </w:t>
      </w:r>
      <w:proofErr w:type="spellStart"/>
      <w:r w:rsidRPr="00CC34C9">
        <w:rPr>
          <w:color w:val="000000" w:themeColor="text1"/>
        </w:rPr>
        <w:t>pengembangan</w:t>
      </w:r>
      <w:proofErr w:type="spellEnd"/>
      <w:r w:rsidRPr="00CC34C9">
        <w:rPr>
          <w:color w:val="000000" w:themeColor="text1"/>
        </w:rPr>
        <w:t xml:space="preserve"> web,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menyoroti</w:t>
      </w:r>
      <w:proofErr w:type="spellEnd"/>
      <w:r w:rsidRPr="00CC34C9">
        <w:rPr>
          <w:color w:val="000000" w:themeColor="text1"/>
        </w:rPr>
        <w:t xml:space="preserve"> </w:t>
      </w:r>
      <w:proofErr w:type="spellStart"/>
      <w:r w:rsidRPr="00CC34C9">
        <w:rPr>
          <w:color w:val="000000" w:themeColor="text1"/>
        </w:rPr>
        <w:t>berbagai</w:t>
      </w:r>
      <w:proofErr w:type="spellEnd"/>
      <w:r w:rsidRPr="00CC34C9">
        <w:rPr>
          <w:color w:val="000000" w:themeColor="text1"/>
        </w:rPr>
        <w:t xml:space="preserve"> </w:t>
      </w:r>
      <w:proofErr w:type="spellStart"/>
      <w:r w:rsidRPr="00CC34C9">
        <w:rPr>
          <w:color w:val="000000" w:themeColor="text1"/>
        </w:rPr>
        <w:t>jenis</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warna</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sendiri</w:t>
      </w:r>
      <w:proofErr w:type="spellEnd"/>
      <w:r w:rsidRPr="00CC34C9">
        <w:rPr>
          <w:color w:val="000000" w:themeColor="text1"/>
        </w:rPr>
        <w:t xml:space="preserve">. </w:t>
      </w:r>
      <w:proofErr w:type="spellStart"/>
      <w:r w:rsidRPr="00CC34C9">
        <w:rPr>
          <w:color w:val="000000" w:themeColor="text1"/>
        </w:rPr>
        <w:t>Sementara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mungkin</w:t>
      </w:r>
      <w:proofErr w:type="spellEnd"/>
      <w:r w:rsidRPr="00CC34C9">
        <w:rPr>
          <w:color w:val="000000" w:themeColor="text1"/>
        </w:rPr>
        <w:t xml:space="preserve"> </w:t>
      </w:r>
      <w:proofErr w:type="spellStart"/>
      <w:r w:rsidRPr="00CC34C9">
        <w:rPr>
          <w:color w:val="000000" w:themeColor="text1"/>
        </w:rPr>
        <w:t>tampak</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w:t>
      </w:r>
      <w:proofErr w:type="spellStart"/>
      <w:r w:rsidRPr="00CC34C9">
        <w:rPr>
          <w:color w:val="000000" w:themeColor="text1"/>
        </w:rPr>
        <w:t>ketika</w:t>
      </w:r>
      <w:proofErr w:type="spellEnd"/>
      <w:r w:rsidRPr="00CC34C9">
        <w:rPr>
          <w:color w:val="000000" w:themeColor="text1"/>
        </w:rPr>
        <w:t xml:space="preserve"> Anda </w:t>
      </w:r>
      <w:proofErr w:type="spellStart"/>
      <w:r w:rsidRPr="00CC34C9">
        <w:rPr>
          <w:color w:val="000000" w:themeColor="text1"/>
        </w:rPr>
        <w:t>sedang</w:t>
      </w:r>
      <w:proofErr w:type="spellEnd"/>
      <w:r w:rsidRPr="00CC34C9">
        <w:rPr>
          <w:color w:val="000000" w:themeColor="text1"/>
        </w:rPr>
        <w:t xml:space="preserve"> </w:t>
      </w:r>
      <w:proofErr w:type="spellStart"/>
      <w:r w:rsidRPr="00CC34C9">
        <w:rPr>
          <w:color w:val="000000" w:themeColor="text1"/>
        </w:rPr>
        <w:t>mengerjakan</w:t>
      </w:r>
      <w:proofErr w:type="spellEnd"/>
      <w:r w:rsidRPr="00CC34C9">
        <w:rPr>
          <w:color w:val="000000" w:themeColor="text1"/>
        </w:rPr>
        <w:t xml:space="preserve"> </w:t>
      </w:r>
      <w:proofErr w:type="spellStart"/>
      <w:r w:rsidRPr="00CC34C9">
        <w:rPr>
          <w:color w:val="000000" w:themeColor="text1"/>
        </w:rPr>
        <w:t>sepotong</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yang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ratus</w:t>
      </w:r>
      <w:proofErr w:type="spellEnd"/>
      <w:r w:rsidRPr="00CC34C9">
        <w:rPr>
          <w:color w:val="000000" w:themeColor="text1"/>
        </w:rPr>
        <w:t xml:space="preserve"> </w:t>
      </w:r>
      <w:proofErr w:type="spellStart"/>
      <w:r w:rsidRPr="00CC34C9">
        <w:rPr>
          <w:color w:val="000000" w:themeColor="text1"/>
        </w:rPr>
        <w:t>baris</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berguna</w:t>
      </w:r>
      <w:proofErr w:type="spellEnd"/>
      <w:r w:rsidRPr="00CC34C9">
        <w:rPr>
          <w:color w:val="000000" w:themeColor="text1"/>
        </w:rPr>
        <w:t>.</w:t>
      </w:r>
    </w:p>
    <w:p w14:paraId="30002900" w14:textId="6D1E8959" w:rsidR="00CC34C9" w:rsidRPr="00CC34C9" w:rsidRDefault="00CC34C9" w:rsidP="00CC34C9">
      <w:pPr>
        <w:rPr>
          <w:rFonts w:ascii="Times New Roman" w:hAnsi="Times New Roman" w:cs="Times New Roman"/>
          <w:color w:val="000000" w:themeColor="text1"/>
          <w:sz w:val="24"/>
          <w:szCs w:val="24"/>
        </w:rPr>
      </w:pPr>
      <w:r w:rsidRPr="00CC34C9">
        <w:rPr>
          <w:rFonts w:ascii="Times New Roman" w:hAnsi="Times New Roman" w:cs="Times New Roman"/>
          <w:noProof/>
          <w:color w:val="000000" w:themeColor="text1"/>
          <w:sz w:val="24"/>
          <w:szCs w:val="24"/>
        </w:rPr>
        <w:lastRenderedPageBreak/>
        <w:drawing>
          <wp:inline distT="0" distB="0" distL="0" distR="0" wp14:anchorId="5277CB93" wp14:editId="50E7F13D">
            <wp:extent cx="4206875" cy="227203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206875" cy="2272030"/>
                    </a:xfrm>
                    <a:prstGeom prst="rect">
                      <a:avLst/>
                    </a:prstGeom>
                    <a:noFill/>
                    <a:ln>
                      <a:noFill/>
                    </a:ln>
                  </pic:spPr>
                </pic:pic>
              </a:graphicData>
            </a:graphic>
          </wp:inline>
        </w:drawing>
      </w:r>
      <w:r w:rsidRPr="00CC34C9">
        <w:rPr>
          <w:rFonts w:ascii="Times New Roman" w:hAnsi="Times New Roman" w:cs="Times New Roman"/>
          <w:color w:val="000000" w:themeColor="text1"/>
          <w:sz w:val="24"/>
          <w:szCs w:val="24"/>
        </w:rPr>
        <w:t>CodeLobster menawarkan kode warna untuk kemudahan membaca</w:t>
      </w:r>
    </w:p>
    <w:p w14:paraId="1131C2BD"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Bantuan</w:t>
      </w:r>
    </w:p>
    <w:p w14:paraId="3D08890E"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Meskipun</w:t>
      </w:r>
      <w:proofErr w:type="spellEnd"/>
      <w:r w:rsidRPr="00CC34C9">
        <w:rPr>
          <w:color w:val="000000" w:themeColor="text1"/>
        </w:rPr>
        <w:t xml:space="preserve"> kami </w:t>
      </w:r>
      <w:proofErr w:type="spellStart"/>
      <w:r w:rsidRPr="00CC34C9">
        <w:rPr>
          <w:color w:val="000000" w:themeColor="text1"/>
        </w:rPr>
        <w:t>yakin</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yang </w:t>
      </w:r>
      <w:proofErr w:type="spellStart"/>
      <w:r w:rsidRPr="00CC34C9">
        <w:rPr>
          <w:color w:val="000000" w:themeColor="text1"/>
        </w:rPr>
        <w:t>merasa</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xml:space="preserve"> program </w:t>
      </w:r>
      <w:proofErr w:type="spellStart"/>
      <w:r w:rsidRPr="00CC34C9">
        <w:rPr>
          <w:color w:val="000000" w:themeColor="text1"/>
        </w:rPr>
        <w:t>jarang</w:t>
      </w:r>
      <w:proofErr w:type="spellEnd"/>
      <w:r w:rsidRPr="00CC34C9">
        <w:rPr>
          <w:color w:val="000000" w:themeColor="text1"/>
        </w:rPr>
        <w:t xml:space="preserve"> </w:t>
      </w:r>
      <w:proofErr w:type="spellStart"/>
      <w:r w:rsidRPr="00CC34C9">
        <w:rPr>
          <w:color w:val="000000" w:themeColor="text1"/>
        </w:rPr>
        <w:t>membantu</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digerakkan</w:t>
      </w:r>
      <w:proofErr w:type="spellEnd"/>
      <w:r w:rsidRPr="00CC34C9">
        <w:rPr>
          <w:color w:val="000000" w:themeColor="text1"/>
        </w:rPr>
        <w:t xml:space="preserve"> oleh </w:t>
      </w:r>
      <w:proofErr w:type="spellStart"/>
      <w:r w:rsidRPr="00CC34C9">
        <w:rPr>
          <w:color w:val="000000" w:themeColor="text1"/>
        </w:rPr>
        <w:t>konteks</w:t>
      </w:r>
      <w:proofErr w:type="spellEnd"/>
      <w:r w:rsidRPr="00CC34C9">
        <w:rPr>
          <w:color w:val="000000" w:themeColor="text1"/>
        </w:rPr>
        <w:t>.</w:t>
      </w:r>
    </w:p>
    <w:p w14:paraId="0B7EA100"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berarti</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mudah</w:t>
      </w:r>
      <w:proofErr w:type="spellEnd"/>
      <w:r w:rsidRPr="00CC34C9">
        <w:rPr>
          <w:color w:val="000000" w:themeColor="text1"/>
        </w:rPr>
        <w:t xml:space="preserve"> </w:t>
      </w:r>
      <w:proofErr w:type="spellStart"/>
      <w:r w:rsidRPr="00CC34C9">
        <w:rPr>
          <w:color w:val="000000" w:themeColor="text1"/>
        </w:rPr>
        <w:t>tersedia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hal-hal</w:t>
      </w:r>
      <w:proofErr w:type="spellEnd"/>
      <w:r w:rsidRPr="00CC34C9">
        <w:rPr>
          <w:color w:val="000000" w:themeColor="text1"/>
        </w:rPr>
        <w:t xml:space="preserve"> yang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spesifik</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tag, </w:t>
      </w:r>
      <w:proofErr w:type="spellStart"/>
      <w:r w:rsidRPr="00CC34C9">
        <w:rPr>
          <w:color w:val="000000" w:themeColor="text1"/>
        </w:rPr>
        <w:t>atau</w:t>
      </w:r>
      <w:proofErr w:type="spellEnd"/>
      <w:r w:rsidRPr="00CC34C9">
        <w:rPr>
          <w:color w:val="000000" w:themeColor="text1"/>
        </w:rPr>
        <w:t xml:space="preserve"> </w:t>
      </w:r>
      <w:proofErr w:type="spellStart"/>
      <w:r w:rsidRPr="00CC34C9">
        <w:rPr>
          <w:color w:val="000000" w:themeColor="text1"/>
        </w:rPr>
        <w:t>atribut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memiliki</w:t>
      </w:r>
      <w:proofErr w:type="spellEnd"/>
      <w:r w:rsidRPr="00CC34C9">
        <w:rPr>
          <w:color w:val="000000" w:themeColor="text1"/>
        </w:rPr>
        <w:t xml:space="preserve"> </w:t>
      </w:r>
      <w:proofErr w:type="spellStart"/>
      <w:r w:rsidRPr="00CC34C9">
        <w:rPr>
          <w:color w:val="000000" w:themeColor="text1"/>
        </w:rPr>
        <w:t>kamus</w:t>
      </w:r>
      <w:proofErr w:type="spellEnd"/>
      <w:r w:rsidRPr="00CC34C9">
        <w:rPr>
          <w:color w:val="000000" w:themeColor="text1"/>
        </w:rPr>
        <w:t xml:space="preserve"> </w:t>
      </w:r>
      <w:proofErr w:type="spellStart"/>
      <w:r w:rsidRPr="00CC34C9">
        <w:rPr>
          <w:color w:val="000000" w:themeColor="text1"/>
        </w:rPr>
        <w:t>pemrograman</w:t>
      </w:r>
      <w:proofErr w:type="spellEnd"/>
      <w:r w:rsidRPr="00CC34C9">
        <w:rPr>
          <w:color w:val="000000" w:themeColor="text1"/>
        </w:rPr>
        <w:t xml:space="preserve"> inbuild </w:t>
      </w:r>
      <w:proofErr w:type="spellStart"/>
      <w:r w:rsidRPr="00CC34C9">
        <w:rPr>
          <w:color w:val="000000" w:themeColor="text1"/>
        </w:rPr>
        <w:t>dalam</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dan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terbukti</w:t>
      </w:r>
      <w:proofErr w:type="spellEnd"/>
      <w:r w:rsidRPr="00CC34C9">
        <w:rPr>
          <w:color w:val="000000" w:themeColor="text1"/>
        </w:rPr>
        <w:t xml:space="preserve"> </w:t>
      </w:r>
      <w:proofErr w:type="spellStart"/>
      <w:r w:rsidRPr="00CC34C9">
        <w:rPr>
          <w:color w:val="000000" w:themeColor="text1"/>
        </w:rPr>
        <w:t>tak</w:t>
      </w:r>
      <w:proofErr w:type="spellEnd"/>
      <w:r w:rsidRPr="00CC34C9">
        <w:rPr>
          <w:color w:val="000000" w:themeColor="text1"/>
        </w:rPr>
        <w:t xml:space="preserve"> </w:t>
      </w:r>
      <w:proofErr w:type="spellStart"/>
      <w:r w:rsidRPr="00CC34C9">
        <w:rPr>
          <w:color w:val="000000" w:themeColor="text1"/>
        </w:rPr>
        <w:t>ternilai</w:t>
      </w:r>
      <w:proofErr w:type="spellEnd"/>
      <w:r w:rsidRPr="00CC34C9">
        <w:rPr>
          <w:color w:val="000000" w:themeColor="text1"/>
        </w:rPr>
        <w:t xml:space="preserve"> </w:t>
      </w:r>
      <w:proofErr w:type="spellStart"/>
      <w:r w:rsidRPr="00CC34C9">
        <w:rPr>
          <w:color w:val="000000" w:themeColor="text1"/>
        </w:rPr>
        <w:t>bagi</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yang </w:t>
      </w:r>
      <w:proofErr w:type="spellStart"/>
      <w:r w:rsidRPr="00CC34C9">
        <w:rPr>
          <w:color w:val="000000" w:themeColor="text1"/>
        </w:rPr>
        <w:t>baru</w:t>
      </w:r>
      <w:proofErr w:type="spellEnd"/>
      <w:r w:rsidRPr="00CC34C9">
        <w:rPr>
          <w:color w:val="000000" w:themeColor="text1"/>
        </w:rPr>
        <w:t xml:space="preserve"> </w:t>
      </w:r>
      <w:proofErr w:type="spellStart"/>
      <w:r w:rsidRPr="00CC34C9">
        <w:rPr>
          <w:color w:val="000000" w:themeColor="text1"/>
        </w:rPr>
        <w:t>memasuki</w:t>
      </w:r>
      <w:proofErr w:type="spellEnd"/>
      <w:r w:rsidRPr="00CC34C9">
        <w:rPr>
          <w:color w:val="000000" w:themeColor="text1"/>
        </w:rPr>
        <w:t xml:space="preserve"> dunia </w:t>
      </w:r>
      <w:proofErr w:type="spellStart"/>
      <w:r w:rsidRPr="00CC34C9">
        <w:rPr>
          <w:color w:val="000000" w:themeColor="text1"/>
        </w:rPr>
        <w:t>pemrograman</w:t>
      </w:r>
      <w:proofErr w:type="spellEnd"/>
      <w:r w:rsidRPr="00CC34C9">
        <w:rPr>
          <w:color w:val="000000" w:themeColor="text1"/>
        </w:rPr>
        <w:t>.</w:t>
      </w:r>
    </w:p>
    <w:p w14:paraId="13F33859"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Autocomplete</w:t>
      </w:r>
    </w:p>
    <w:p w14:paraId="74C55C69"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Meskipun</w:t>
      </w:r>
      <w:proofErr w:type="spellEnd"/>
      <w:r w:rsidRPr="00CC34C9">
        <w:rPr>
          <w:color w:val="000000" w:themeColor="text1"/>
        </w:rPr>
        <w:t xml:space="preserve"> </w:t>
      </w:r>
      <w:proofErr w:type="spellStart"/>
      <w:r w:rsidRPr="00CC34C9">
        <w:rPr>
          <w:color w:val="000000" w:themeColor="text1"/>
        </w:rPr>
        <w:t>umum</w:t>
      </w:r>
      <w:proofErr w:type="spellEnd"/>
      <w:r w:rsidRPr="00CC34C9">
        <w:rPr>
          <w:color w:val="000000" w:themeColor="text1"/>
        </w:rPr>
        <w:t xml:space="preserve"> di </w:t>
      </w:r>
      <w:proofErr w:type="spellStart"/>
      <w:r w:rsidRPr="00CC34C9">
        <w:rPr>
          <w:color w:val="000000" w:themeColor="text1"/>
        </w:rPr>
        <w:t>ponsel</w:t>
      </w:r>
      <w:proofErr w:type="spellEnd"/>
      <w:r w:rsidRPr="00CC34C9">
        <w:rPr>
          <w:color w:val="000000" w:themeColor="text1"/>
        </w:rPr>
        <w:t xml:space="preserve"> </w:t>
      </w:r>
      <w:proofErr w:type="spellStart"/>
      <w:r w:rsidRPr="00CC34C9">
        <w:rPr>
          <w:color w:val="000000" w:themeColor="text1"/>
        </w:rPr>
        <w:t>cerdas</w:t>
      </w:r>
      <w:proofErr w:type="spellEnd"/>
      <w:r w:rsidRPr="00CC34C9">
        <w:rPr>
          <w:color w:val="000000" w:themeColor="text1"/>
        </w:rPr>
        <w:t xml:space="preserve"> dan </w:t>
      </w:r>
      <w:proofErr w:type="spellStart"/>
      <w:r w:rsidRPr="00CC34C9">
        <w:rPr>
          <w:color w:val="000000" w:themeColor="text1"/>
        </w:rPr>
        <w:t>mungkin</w:t>
      </w:r>
      <w:proofErr w:type="spellEnd"/>
      <w:r w:rsidRPr="00CC34C9">
        <w:rPr>
          <w:color w:val="000000" w:themeColor="text1"/>
        </w:rPr>
        <w:t xml:space="preserve"> </w:t>
      </w:r>
      <w:proofErr w:type="spellStart"/>
      <w:r w:rsidRPr="00CC34C9">
        <w:rPr>
          <w:color w:val="000000" w:themeColor="text1"/>
        </w:rPr>
        <w:t>pencarian</w:t>
      </w:r>
      <w:proofErr w:type="spellEnd"/>
      <w:r w:rsidRPr="00CC34C9">
        <w:rPr>
          <w:color w:val="000000" w:themeColor="text1"/>
        </w:rPr>
        <w:t xml:space="preserve"> Google,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yang </w:t>
      </w:r>
      <w:proofErr w:type="spellStart"/>
      <w:r w:rsidRPr="00CC34C9">
        <w:rPr>
          <w:color w:val="000000" w:themeColor="text1"/>
        </w:rPr>
        <w:t>pertama</w:t>
      </w:r>
      <w:proofErr w:type="spellEnd"/>
      <w:r w:rsidRPr="00CC34C9">
        <w:rPr>
          <w:color w:val="000000" w:themeColor="text1"/>
        </w:rPr>
        <w:t xml:space="preserve"> kami </w:t>
      </w:r>
      <w:proofErr w:type="spellStart"/>
      <w:r w:rsidRPr="00CC34C9">
        <w:rPr>
          <w:color w:val="000000" w:themeColor="text1"/>
        </w:rPr>
        <w:t>lihat</w:t>
      </w:r>
      <w:proofErr w:type="spellEnd"/>
      <w:r w:rsidRPr="00CC34C9">
        <w:rPr>
          <w:color w:val="000000" w:themeColor="text1"/>
        </w:rPr>
        <w:t xml:space="preserve"> di IDE. Setelah </w:t>
      </w:r>
      <w:proofErr w:type="spellStart"/>
      <w:r w:rsidRPr="00CC34C9">
        <w:rPr>
          <w:color w:val="000000" w:themeColor="text1"/>
        </w:rPr>
        <w:t>struktur</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Anda </w:t>
      </w:r>
      <w:proofErr w:type="spellStart"/>
      <w:r w:rsidRPr="00CC34C9">
        <w:rPr>
          <w:color w:val="000000" w:themeColor="text1"/>
        </w:rPr>
        <w:t>dikenali</w:t>
      </w:r>
      <w:proofErr w:type="spellEnd"/>
      <w:r w:rsidRPr="00CC34C9">
        <w:rPr>
          <w:color w:val="000000" w:themeColor="text1"/>
        </w:rPr>
        <w:t xml:space="preserve"> oleh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menurunkan</w:t>
      </w:r>
      <w:proofErr w:type="spellEnd"/>
      <w:r w:rsidRPr="00CC34C9">
        <w:rPr>
          <w:color w:val="000000" w:themeColor="text1"/>
        </w:rPr>
        <w:t xml:space="preserve"> daftar </w:t>
      </w:r>
      <w:proofErr w:type="spellStart"/>
      <w:r w:rsidRPr="00CC34C9">
        <w:rPr>
          <w:color w:val="000000" w:themeColor="text1"/>
        </w:rPr>
        <w:t>metode</w:t>
      </w:r>
      <w:proofErr w:type="spellEnd"/>
      <w:r w:rsidRPr="00CC34C9">
        <w:rPr>
          <w:color w:val="000000" w:themeColor="text1"/>
        </w:rPr>
        <w:t xml:space="preserve"> yang </w:t>
      </w:r>
      <w:proofErr w:type="spellStart"/>
      <w:r w:rsidRPr="00CC34C9">
        <w:rPr>
          <w:color w:val="000000" w:themeColor="text1"/>
        </w:rPr>
        <w:t>dapat</w:t>
      </w:r>
      <w:proofErr w:type="spellEnd"/>
      <w:r w:rsidRPr="00CC34C9">
        <w:rPr>
          <w:color w:val="000000" w:themeColor="text1"/>
        </w:rPr>
        <w:t xml:space="preserve"> Anda </w:t>
      </w:r>
      <w:proofErr w:type="spellStart"/>
      <w:r w:rsidRPr="00CC34C9">
        <w:rPr>
          <w:color w:val="000000" w:themeColor="text1"/>
        </w:rPr>
        <w:t>pilih</w:t>
      </w:r>
      <w:proofErr w:type="spellEnd"/>
      <w:r w:rsidRPr="00CC34C9">
        <w:rPr>
          <w:color w:val="000000" w:themeColor="text1"/>
        </w:rPr>
        <w:t>.</w:t>
      </w:r>
    </w:p>
    <w:p w14:paraId="52771D2F" w14:textId="71BCC74C" w:rsidR="00CC34C9" w:rsidRPr="00CC34C9" w:rsidRDefault="00CC34C9" w:rsidP="00CC34C9">
      <w:pPr>
        <w:rPr>
          <w:rFonts w:ascii="Times New Roman" w:hAnsi="Times New Roman" w:cs="Times New Roman"/>
          <w:color w:val="000000" w:themeColor="text1"/>
          <w:sz w:val="24"/>
          <w:szCs w:val="24"/>
        </w:rPr>
      </w:pPr>
      <w:r w:rsidRPr="00CC34C9">
        <w:rPr>
          <w:rFonts w:ascii="Times New Roman" w:hAnsi="Times New Roman" w:cs="Times New Roman"/>
          <w:noProof/>
          <w:color w:val="000000" w:themeColor="text1"/>
          <w:sz w:val="24"/>
          <w:szCs w:val="24"/>
        </w:rPr>
        <w:lastRenderedPageBreak/>
        <w:drawing>
          <wp:inline distT="0" distB="0" distL="0" distR="0" wp14:anchorId="58C99B12" wp14:editId="2F9B3E96">
            <wp:extent cx="4206875" cy="2990215"/>
            <wp:effectExtent l="0" t="0" r="317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206875" cy="2990215"/>
                    </a:xfrm>
                    <a:prstGeom prst="rect">
                      <a:avLst/>
                    </a:prstGeom>
                    <a:noFill/>
                    <a:ln>
                      <a:noFill/>
                    </a:ln>
                  </pic:spPr>
                </pic:pic>
              </a:graphicData>
            </a:graphic>
          </wp:inline>
        </w:drawing>
      </w:r>
      <w:r w:rsidRPr="00CC34C9">
        <w:rPr>
          <w:rFonts w:ascii="Times New Roman" w:hAnsi="Times New Roman" w:cs="Times New Roman"/>
          <w:color w:val="000000" w:themeColor="text1"/>
          <w:sz w:val="24"/>
          <w:szCs w:val="24"/>
        </w:rPr>
        <w:t>Pelengkapan otomatis fungsi datang dalam daftar drop-down yang mudah digunakan</w:t>
      </w:r>
    </w:p>
    <w:p w14:paraId="3EA7636C"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Debugger</w:t>
      </w:r>
    </w:p>
    <w:p w14:paraId="369E0DC9"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Berguna</w:t>
      </w:r>
      <w:proofErr w:type="spellEnd"/>
      <w:r w:rsidRPr="00CC34C9">
        <w:rPr>
          <w:color w:val="000000" w:themeColor="text1"/>
        </w:rPr>
        <w:t xml:space="preserve"> </w:t>
      </w:r>
      <w:proofErr w:type="spellStart"/>
      <w:r w:rsidRPr="00CC34C9">
        <w:rPr>
          <w:color w:val="000000" w:themeColor="text1"/>
        </w:rPr>
        <w:t>baik</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veteran </w:t>
      </w:r>
      <w:proofErr w:type="spellStart"/>
      <w:r w:rsidRPr="00CC34C9">
        <w:rPr>
          <w:color w:val="000000" w:themeColor="text1"/>
        </w:rPr>
        <w:t>berpengalaman</w:t>
      </w:r>
      <w:proofErr w:type="spellEnd"/>
      <w:r w:rsidRPr="00CC34C9">
        <w:rPr>
          <w:color w:val="000000" w:themeColor="text1"/>
        </w:rPr>
        <w:t xml:space="preserve"> </w:t>
      </w:r>
      <w:proofErr w:type="spellStart"/>
      <w:r w:rsidRPr="00CC34C9">
        <w:rPr>
          <w:color w:val="000000" w:themeColor="text1"/>
        </w:rPr>
        <w:t>maupun</w:t>
      </w:r>
      <w:proofErr w:type="spellEnd"/>
      <w:r w:rsidRPr="00CC34C9">
        <w:rPr>
          <w:color w:val="000000" w:themeColor="text1"/>
        </w:rPr>
        <w:t xml:space="preserve"> </w:t>
      </w:r>
      <w:proofErr w:type="spellStart"/>
      <w:r w:rsidRPr="00CC34C9">
        <w:rPr>
          <w:color w:val="000000" w:themeColor="text1"/>
        </w:rPr>
        <w:t>pemula</w:t>
      </w:r>
      <w:proofErr w:type="spellEnd"/>
      <w:r w:rsidRPr="00CC34C9">
        <w:rPr>
          <w:color w:val="000000" w:themeColor="text1"/>
        </w:rPr>
        <w:t xml:space="preserve">, debugger PHP </w:t>
      </w:r>
      <w:proofErr w:type="spellStart"/>
      <w:r w:rsidRPr="00CC34C9">
        <w:rPr>
          <w:color w:val="000000" w:themeColor="text1"/>
        </w:rPr>
        <w:t>memungkinkan</w:t>
      </w:r>
      <w:proofErr w:type="spellEnd"/>
      <w:r w:rsidRPr="00CC34C9">
        <w:rPr>
          <w:color w:val="000000" w:themeColor="text1"/>
        </w:rPr>
        <w:t xml:space="preserve"> </w:t>
      </w:r>
      <w:proofErr w:type="spellStart"/>
      <w:r w:rsidRPr="00CC34C9">
        <w:rPr>
          <w:color w:val="000000" w:themeColor="text1"/>
        </w:rPr>
        <w:t>eksekusi</w:t>
      </w:r>
      <w:proofErr w:type="spellEnd"/>
      <w:r w:rsidRPr="00CC34C9">
        <w:rPr>
          <w:color w:val="000000" w:themeColor="text1"/>
        </w:rPr>
        <w:t xml:space="preserve"> </w:t>
      </w:r>
      <w:proofErr w:type="spellStart"/>
      <w:r w:rsidRPr="00CC34C9">
        <w:rPr>
          <w:color w:val="000000" w:themeColor="text1"/>
        </w:rPr>
        <w:t>skrip</w:t>
      </w:r>
      <w:proofErr w:type="spellEnd"/>
      <w:r w:rsidRPr="00CC34C9">
        <w:rPr>
          <w:color w:val="000000" w:themeColor="text1"/>
        </w:rPr>
        <w:t xml:space="preserve"> </w:t>
      </w:r>
      <w:proofErr w:type="spellStart"/>
      <w:r w:rsidRPr="00CC34C9">
        <w:rPr>
          <w:color w:val="000000" w:themeColor="text1"/>
        </w:rPr>
        <w:t>secara</w:t>
      </w:r>
      <w:proofErr w:type="spellEnd"/>
      <w:r w:rsidRPr="00CC34C9">
        <w:rPr>
          <w:color w:val="000000" w:themeColor="text1"/>
        </w:rPr>
        <w:t xml:space="preserve"> </w:t>
      </w:r>
      <w:proofErr w:type="spellStart"/>
      <w:r w:rsidRPr="00CC34C9">
        <w:rPr>
          <w:color w:val="000000" w:themeColor="text1"/>
        </w:rPr>
        <w:t>bertahap</w:t>
      </w:r>
      <w:proofErr w:type="spellEnd"/>
      <w:r w:rsidRPr="00CC34C9">
        <w:rPr>
          <w:color w:val="000000" w:themeColor="text1"/>
        </w:rPr>
        <w:t xml:space="preserve">.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skrip</w:t>
      </w:r>
      <w:proofErr w:type="spellEnd"/>
      <w:r w:rsidRPr="00CC34C9">
        <w:rPr>
          <w:color w:val="000000" w:themeColor="text1"/>
        </w:rPr>
        <w:t xml:space="preserve"> </w:t>
      </w:r>
      <w:proofErr w:type="spellStart"/>
      <w:r w:rsidRPr="00CC34C9">
        <w:rPr>
          <w:color w:val="000000" w:themeColor="text1"/>
        </w:rPr>
        <w:t>berjalan</w:t>
      </w:r>
      <w:proofErr w:type="spellEnd"/>
      <w:r w:rsidRPr="00CC34C9">
        <w:rPr>
          <w:color w:val="000000" w:themeColor="text1"/>
        </w:rPr>
        <w:t xml:space="preserve"> Anda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melihat</w:t>
      </w:r>
      <w:proofErr w:type="spellEnd"/>
      <w:r w:rsidRPr="00CC34C9">
        <w:rPr>
          <w:color w:val="000000" w:themeColor="text1"/>
        </w:rPr>
        <w:t xml:space="preserve"> </w:t>
      </w:r>
      <w:proofErr w:type="spellStart"/>
      <w:r w:rsidRPr="00CC34C9">
        <w:rPr>
          <w:color w:val="000000" w:themeColor="text1"/>
        </w:rPr>
        <w:t>nilai</w:t>
      </w:r>
      <w:proofErr w:type="spellEnd"/>
      <w:r w:rsidRPr="00CC34C9">
        <w:rPr>
          <w:color w:val="000000" w:themeColor="text1"/>
        </w:rPr>
        <w:t xml:space="preserve"> yang </w:t>
      </w:r>
      <w:proofErr w:type="spellStart"/>
      <w:r w:rsidRPr="00CC34C9">
        <w:rPr>
          <w:color w:val="000000" w:themeColor="text1"/>
        </w:rPr>
        <w:t>tepat</w:t>
      </w:r>
      <w:proofErr w:type="spellEnd"/>
      <w:r w:rsidRPr="00CC34C9">
        <w:rPr>
          <w:color w:val="000000" w:themeColor="text1"/>
        </w:rPr>
        <w:t xml:space="preserve"> yang </w:t>
      </w:r>
      <w:proofErr w:type="spellStart"/>
      <w:r w:rsidRPr="00CC34C9">
        <w:rPr>
          <w:color w:val="000000" w:themeColor="text1"/>
        </w:rPr>
        <w:t>sedang</w:t>
      </w:r>
      <w:proofErr w:type="spellEnd"/>
      <w:r w:rsidRPr="00CC34C9">
        <w:rPr>
          <w:color w:val="000000" w:themeColor="text1"/>
        </w:rPr>
        <w:t xml:space="preserve"> </w:t>
      </w:r>
      <w:proofErr w:type="spellStart"/>
      <w:r w:rsidRPr="00CC34C9">
        <w:rPr>
          <w:color w:val="000000" w:themeColor="text1"/>
        </w:rPr>
        <w:t>dihitung</w:t>
      </w:r>
      <w:proofErr w:type="spellEnd"/>
      <w:r w:rsidRPr="00CC34C9">
        <w:rPr>
          <w:color w:val="000000" w:themeColor="text1"/>
        </w:rPr>
        <w:t xml:space="preserve"> dan </w:t>
      </w:r>
      <w:proofErr w:type="spellStart"/>
      <w:r w:rsidRPr="00CC34C9">
        <w:rPr>
          <w:color w:val="000000" w:themeColor="text1"/>
        </w:rPr>
        <w:t>diwariskan</w:t>
      </w:r>
      <w:proofErr w:type="spellEnd"/>
      <w:r w:rsidRPr="00CC34C9">
        <w:rPr>
          <w:color w:val="000000" w:themeColor="text1"/>
        </w:rPr>
        <w:t>.</w:t>
      </w:r>
    </w:p>
    <w:p w14:paraId="6883B2E8"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Koneksi basis data</w:t>
      </w:r>
    </w:p>
    <w:p w14:paraId="1F7354C9"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Hampir</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pernah</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yang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xml:space="preserve"> database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dan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membangun</w:t>
      </w:r>
      <w:proofErr w:type="spellEnd"/>
      <w:r w:rsidRPr="00CC34C9">
        <w:rPr>
          <w:color w:val="000000" w:themeColor="text1"/>
        </w:rPr>
        <w:t xml:space="preserve"> </w:t>
      </w:r>
      <w:proofErr w:type="spellStart"/>
      <w:r w:rsidRPr="00CC34C9">
        <w:rPr>
          <w:color w:val="000000" w:themeColor="text1"/>
        </w:rPr>
        <w:t>konektivitas</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Manajer</w:t>
      </w:r>
      <w:proofErr w:type="spellEnd"/>
      <w:r w:rsidRPr="00CC34C9">
        <w:rPr>
          <w:color w:val="000000" w:themeColor="text1"/>
        </w:rPr>
        <w:t xml:space="preserve"> SQL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melakukan</w:t>
      </w:r>
      <w:proofErr w:type="spellEnd"/>
      <w:r w:rsidRPr="00CC34C9">
        <w:rPr>
          <w:color w:val="000000" w:themeColor="text1"/>
        </w:rPr>
        <w:t xml:space="preserve"> </w:t>
      </w:r>
      <w:proofErr w:type="spellStart"/>
      <w:r w:rsidRPr="00CC34C9">
        <w:rPr>
          <w:color w:val="000000" w:themeColor="text1"/>
        </w:rPr>
        <w:t>hampir</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w:t>
      </w:r>
      <w:proofErr w:type="spellStart"/>
      <w:r w:rsidRPr="00CC34C9">
        <w:rPr>
          <w:color w:val="000000" w:themeColor="text1"/>
        </w:rPr>
        <w:t>hal</w:t>
      </w:r>
      <w:proofErr w:type="spellEnd"/>
      <w:r w:rsidRPr="00CC34C9">
        <w:rPr>
          <w:color w:val="000000" w:themeColor="text1"/>
        </w:rPr>
        <w:t xml:space="preserve"> yang Anda </w:t>
      </w:r>
      <w:proofErr w:type="spellStart"/>
      <w:r w:rsidRPr="00CC34C9">
        <w:rPr>
          <w:color w:val="000000" w:themeColor="text1"/>
        </w:rPr>
        <w:t>perlukan</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basis data, </w:t>
      </w:r>
      <w:proofErr w:type="spellStart"/>
      <w:r w:rsidRPr="00CC34C9">
        <w:rPr>
          <w:color w:val="000000" w:themeColor="text1"/>
        </w:rPr>
        <w:t>bahkan</w:t>
      </w:r>
      <w:proofErr w:type="spellEnd"/>
      <w:r w:rsidRPr="00CC34C9">
        <w:rPr>
          <w:color w:val="000000" w:themeColor="text1"/>
        </w:rPr>
        <w:t xml:space="preserve"> </w:t>
      </w:r>
      <w:proofErr w:type="spellStart"/>
      <w:r w:rsidRPr="00CC34C9">
        <w:rPr>
          <w:color w:val="000000" w:themeColor="text1"/>
        </w:rPr>
        <w:t>mengeksekusi</w:t>
      </w:r>
      <w:proofErr w:type="spellEnd"/>
      <w:r w:rsidRPr="00CC34C9">
        <w:rPr>
          <w:color w:val="000000" w:themeColor="text1"/>
        </w:rPr>
        <w:t xml:space="preserve"> </w:t>
      </w:r>
      <w:proofErr w:type="spellStart"/>
      <w:r w:rsidRPr="00CC34C9">
        <w:rPr>
          <w:color w:val="000000" w:themeColor="text1"/>
        </w:rPr>
        <w:t>kueri</w:t>
      </w:r>
      <w:proofErr w:type="spellEnd"/>
      <w:r w:rsidRPr="00CC34C9">
        <w:rPr>
          <w:color w:val="000000" w:themeColor="text1"/>
        </w:rPr>
        <w:t>.</w:t>
      </w:r>
    </w:p>
    <w:p w14:paraId="26886914"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Pengerahan jarak jauh</w:t>
      </w:r>
    </w:p>
    <w:p w14:paraId="5A33F7BC"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Setelah </w:t>
      </w:r>
      <w:proofErr w:type="spellStart"/>
      <w:r w:rsidRPr="00CC34C9">
        <w:rPr>
          <w:color w:val="000000" w:themeColor="text1"/>
        </w:rPr>
        <w:t>kode</w:t>
      </w:r>
      <w:proofErr w:type="spellEnd"/>
      <w:r w:rsidRPr="00CC34C9">
        <w:rPr>
          <w:color w:val="000000" w:themeColor="text1"/>
        </w:rPr>
        <w:t xml:space="preserve"> Anda </w:t>
      </w:r>
      <w:proofErr w:type="spellStart"/>
      <w:r w:rsidRPr="00CC34C9">
        <w:rPr>
          <w:color w:val="000000" w:themeColor="text1"/>
        </w:rPr>
        <w:t>diuji</w:t>
      </w:r>
      <w:proofErr w:type="spellEnd"/>
      <w:r w:rsidRPr="00CC34C9">
        <w:rPr>
          <w:color w:val="000000" w:themeColor="text1"/>
        </w:rPr>
        <w:t xml:space="preserve"> dan </w:t>
      </w:r>
      <w:proofErr w:type="spellStart"/>
      <w:r w:rsidRPr="00CC34C9">
        <w:rPr>
          <w:color w:val="000000" w:themeColor="text1"/>
        </w:rPr>
        <w:t>siap</w:t>
      </w:r>
      <w:proofErr w:type="spellEnd"/>
      <w:r w:rsidRPr="00CC34C9">
        <w:rPr>
          <w:color w:val="000000" w:themeColor="text1"/>
        </w:rPr>
        <w:t xml:space="preserve">, Anda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xml:space="preserve"> </w:t>
      </w:r>
      <w:proofErr w:type="spellStart"/>
      <w:r w:rsidRPr="00CC34C9">
        <w:rPr>
          <w:color w:val="000000" w:themeColor="text1"/>
        </w:rPr>
        <w:t>dukungan</w:t>
      </w:r>
      <w:proofErr w:type="spellEnd"/>
      <w:r w:rsidRPr="00CC34C9">
        <w:rPr>
          <w:color w:val="000000" w:themeColor="text1"/>
        </w:rPr>
        <w:t xml:space="preserve"> FTP inbuilt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memindahkan</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Anda </w:t>
      </w:r>
      <w:proofErr w:type="spellStart"/>
      <w:r w:rsidRPr="00CC34C9">
        <w:rPr>
          <w:color w:val="000000" w:themeColor="text1"/>
        </w:rPr>
        <w:t>ke</w:t>
      </w:r>
      <w:proofErr w:type="spellEnd"/>
      <w:r w:rsidRPr="00CC34C9">
        <w:rPr>
          <w:color w:val="000000" w:themeColor="text1"/>
        </w:rPr>
        <w:t xml:space="preserve"> server web. </w:t>
      </w:r>
      <w:proofErr w:type="spellStart"/>
      <w:r w:rsidRPr="00CC34C9">
        <w:rPr>
          <w:color w:val="000000" w:themeColor="text1"/>
        </w:rPr>
        <w:t>Kemudian</w:t>
      </w:r>
      <w:proofErr w:type="spellEnd"/>
      <w:r w:rsidRPr="00CC34C9">
        <w:rPr>
          <w:color w:val="000000" w:themeColor="text1"/>
        </w:rPr>
        <w:t xml:space="preserve">, </w:t>
      </w:r>
      <w:proofErr w:type="spellStart"/>
      <w:r w:rsidRPr="00CC34C9">
        <w:rPr>
          <w:color w:val="000000" w:themeColor="text1"/>
        </w:rPr>
        <w:t>perubahan</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lanjut</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dilakukan</w:t>
      </w:r>
      <w:proofErr w:type="spellEnd"/>
      <w:r w:rsidRPr="00CC34C9">
        <w:rPr>
          <w:color w:val="000000" w:themeColor="text1"/>
        </w:rPr>
        <w:t xml:space="preserve"> </w:t>
      </w:r>
      <w:proofErr w:type="spellStart"/>
      <w:r w:rsidRPr="00CC34C9">
        <w:rPr>
          <w:color w:val="000000" w:themeColor="text1"/>
        </w:rPr>
        <w:t>langsung</w:t>
      </w:r>
      <w:proofErr w:type="spellEnd"/>
      <w:r w:rsidRPr="00CC34C9">
        <w:rPr>
          <w:color w:val="000000" w:themeColor="text1"/>
        </w:rPr>
        <w:t xml:space="preserve"> pada server </w:t>
      </w:r>
      <w:proofErr w:type="spellStart"/>
      <w:r w:rsidRPr="00CC34C9">
        <w:rPr>
          <w:color w:val="000000" w:themeColor="text1"/>
        </w:rPr>
        <w:t>tersebut</w:t>
      </w:r>
      <w:proofErr w:type="spellEnd"/>
      <w:r w:rsidRPr="00CC34C9">
        <w:rPr>
          <w:color w:val="000000" w:themeColor="text1"/>
        </w:rPr>
        <w:t xml:space="preserve"> </w:t>
      </w:r>
      <w:proofErr w:type="spellStart"/>
      <w:r w:rsidRPr="00CC34C9">
        <w:rPr>
          <w:color w:val="000000" w:themeColor="text1"/>
        </w:rPr>
        <w:t>jika</w:t>
      </w:r>
      <w:proofErr w:type="spellEnd"/>
      <w:r w:rsidRPr="00CC34C9">
        <w:rPr>
          <w:color w:val="000000" w:themeColor="text1"/>
        </w:rPr>
        <w:t xml:space="preserve"> </w:t>
      </w:r>
      <w:proofErr w:type="spellStart"/>
      <w:r w:rsidRPr="00CC34C9">
        <w:rPr>
          <w:color w:val="000000" w:themeColor="text1"/>
        </w:rPr>
        <w:t>diperlukan</w:t>
      </w:r>
      <w:proofErr w:type="spellEnd"/>
      <w:r w:rsidRPr="00CC34C9">
        <w:rPr>
          <w:color w:val="000000" w:themeColor="text1"/>
        </w:rPr>
        <w:t>.</w:t>
      </w:r>
    </w:p>
    <w:p w14:paraId="16B3CE7A"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lastRenderedPageBreak/>
        <w:t>Barang bagus lainnya</w:t>
      </w:r>
    </w:p>
    <w:p w14:paraId="0B04D65F"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termasuk</w:t>
      </w:r>
      <w:proofErr w:type="spellEnd"/>
      <w:r w:rsidRPr="00CC34C9">
        <w:rPr>
          <w:color w:val="000000" w:themeColor="text1"/>
        </w:rPr>
        <w:t xml:space="preserve"> </w:t>
      </w:r>
      <w:proofErr w:type="spellStart"/>
      <w:r w:rsidRPr="00CC34C9">
        <w:rPr>
          <w:color w:val="000000" w:themeColor="text1"/>
        </w:rPr>
        <w:t>penyorotan</w:t>
      </w:r>
      <w:proofErr w:type="spellEnd"/>
      <w:r w:rsidRPr="00CC34C9">
        <w:rPr>
          <w:color w:val="000000" w:themeColor="text1"/>
        </w:rPr>
        <w:t xml:space="preserve"> </w:t>
      </w:r>
      <w:proofErr w:type="spellStart"/>
      <w:r w:rsidRPr="00CC34C9">
        <w:rPr>
          <w:color w:val="000000" w:themeColor="text1"/>
        </w:rPr>
        <w:t>pasangan</w:t>
      </w:r>
      <w:proofErr w:type="spellEnd"/>
      <w:r w:rsidRPr="00CC34C9">
        <w:rPr>
          <w:color w:val="000000" w:themeColor="text1"/>
        </w:rPr>
        <w:t xml:space="preserve">, </w:t>
      </w:r>
      <w:proofErr w:type="spellStart"/>
      <w:r w:rsidRPr="00CC34C9">
        <w:rPr>
          <w:color w:val="000000" w:themeColor="text1"/>
        </w:rPr>
        <w:t>kemungkinan</w:t>
      </w:r>
      <w:proofErr w:type="spellEnd"/>
      <w:r w:rsidRPr="00CC34C9">
        <w:rPr>
          <w:color w:val="000000" w:themeColor="text1"/>
        </w:rPr>
        <w:t xml:space="preserve"> </w:t>
      </w:r>
      <w:proofErr w:type="spellStart"/>
      <w:r w:rsidRPr="00CC34C9">
        <w:rPr>
          <w:color w:val="000000" w:themeColor="text1"/>
        </w:rPr>
        <w:t>pemilihan</w:t>
      </w:r>
      <w:proofErr w:type="spellEnd"/>
      <w:r w:rsidRPr="00CC34C9">
        <w:rPr>
          <w:color w:val="000000" w:themeColor="text1"/>
        </w:rPr>
        <w:t xml:space="preserve"> </w:t>
      </w:r>
      <w:proofErr w:type="spellStart"/>
      <w:r w:rsidRPr="00CC34C9">
        <w:rPr>
          <w:color w:val="000000" w:themeColor="text1"/>
        </w:rPr>
        <w:t>blok</w:t>
      </w:r>
      <w:proofErr w:type="spellEnd"/>
      <w:r w:rsidRPr="00CC34C9">
        <w:rPr>
          <w:color w:val="000000" w:themeColor="text1"/>
        </w:rPr>
        <w:t xml:space="preserve">, </w:t>
      </w:r>
      <w:proofErr w:type="spellStart"/>
      <w:r w:rsidRPr="00CC34C9">
        <w:rPr>
          <w:color w:val="000000" w:themeColor="text1"/>
        </w:rPr>
        <w:t>runtuh</w:t>
      </w:r>
      <w:proofErr w:type="spellEnd"/>
      <w:r w:rsidRPr="00CC34C9">
        <w:rPr>
          <w:color w:val="000000" w:themeColor="text1"/>
        </w:rPr>
        <w:t xml:space="preserve">, tooltips, </w:t>
      </w:r>
      <w:proofErr w:type="spellStart"/>
      <w:r w:rsidRPr="00CC34C9">
        <w:rPr>
          <w:color w:val="000000" w:themeColor="text1"/>
        </w:rPr>
        <w:t>navigasi</w:t>
      </w:r>
      <w:proofErr w:type="spellEnd"/>
      <w:r w:rsidRPr="00CC34C9">
        <w:rPr>
          <w:color w:val="000000" w:themeColor="text1"/>
        </w:rPr>
        <w:t xml:space="preserve"> pada </w:t>
      </w:r>
      <w:proofErr w:type="spellStart"/>
      <w:r w:rsidRPr="00CC34C9">
        <w:rPr>
          <w:color w:val="000000" w:themeColor="text1"/>
        </w:rPr>
        <w:t>deskripsi</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dan </w:t>
      </w:r>
      <w:proofErr w:type="spellStart"/>
      <w:r w:rsidRPr="00CC34C9">
        <w:rPr>
          <w:color w:val="000000" w:themeColor="text1"/>
        </w:rPr>
        <w:t>termasuk</w:t>
      </w:r>
      <w:proofErr w:type="spellEnd"/>
      <w:r w:rsidRPr="00CC34C9">
        <w:rPr>
          <w:color w:val="000000" w:themeColor="text1"/>
        </w:rPr>
        <w:t xml:space="preserve"> file pada </w:t>
      </w:r>
      <w:proofErr w:type="spellStart"/>
      <w:r w:rsidRPr="00CC34C9">
        <w:rPr>
          <w:color w:val="000000" w:themeColor="text1"/>
        </w:rPr>
        <w:t>pemotongan</w:t>
      </w:r>
      <w:proofErr w:type="spellEnd"/>
      <w:r w:rsidRPr="00CC34C9">
        <w:rPr>
          <w:color w:val="000000" w:themeColor="text1"/>
        </w:rPr>
        <w:t xml:space="preserve"> </w:t>
      </w:r>
      <w:proofErr w:type="spellStart"/>
      <w:r w:rsidRPr="00CC34C9">
        <w:rPr>
          <w:color w:val="000000" w:themeColor="text1"/>
        </w:rPr>
        <w:t>kunci</w:t>
      </w:r>
      <w:proofErr w:type="spellEnd"/>
      <w:r w:rsidRPr="00CC34C9">
        <w:rPr>
          <w:color w:val="000000" w:themeColor="text1"/>
        </w:rPr>
        <w:t xml:space="preserve"> CTRL, </w:t>
      </w:r>
      <w:proofErr w:type="spellStart"/>
      <w:r w:rsidRPr="00CC34C9">
        <w:rPr>
          <w:color w:val="000000" w:themeColor="text1"/>
        </w:rPr>
        <w:t>tampilan</w:t>
      </w:r>
      <w:proofErr w:type="spellEnd"/>
      <w:r w:rsidRPr="00CC34C9">
        <w:rPr>
          <w:color w:val="000000" w:themeColor="text1"/>
        </w:rPr>
        <w:t xml:space="preserve"> </w:t>
      </w:r>
      <w:proofErr w:type="spellStart"/>
      <w:r w:rsidRPr="00CC34C9">
        <w:rPr>
          <w:color w:val="000000" w:themeColor="text1"/>
        </w:rPr>
        <w:t>struktur</w:t>
      </w:r>
      <w:proofErr w:type="spellEnd"/>
      <w:r w:rsidRPr="00CC34C9">
        <w:rPr>
          <w:color w:val="000000" w:themeColor="text1"/>
        </w:rPr>
        <w:t xml:space="preserve"> file dan </w:t>
      </w:r>
      <w:proofErr w:type="spellStart"/>
      <w:r w:rsidRPr="00CC34C9">
        <w:rPr>
          <w:color w:val="000000" w:themeColor="text1"/>
        </w:rPr>
        <w:t>proyek</w:t>
      </w:r>
      <w:proofErr w:type="spellEnd"/>
      <w:r w:rsidRPr="00CC34C9">
        <w:rPr>
          <w:color w:val="000000" w:themeColor="text1"/>
        </w:rPr>
        <w:t xml:space="preserve">, </w:t>
      </w:r>
      <w:proofErr w:type="spellStart"/>
      <w:r w:rsidRPr="00CC34C9">
        <w:rPr>
          <w:color w:val="000000" w:themeColor="text1"/>
        </w:rPr>
        <w:t>pratinjau</w:t>
      </w:r>
      <w:proofErr w:type="spellEnd"/>
      <w:r w:rsidRPr="00CC34C9">
        <w:rPr>
          <w:color w:val="000000" w:themeColor="text1"/>
        </w:rPr>
        <w:t xml:space="preserve"> di browser, book-mark, dan </w:t>
      </w:r>
      <w:proofErr w:type="spellStart"/>
      <w:r w:rsidRPr="00CC34C9">
        <w:rPr>
          <w:color w:val="000000" w:themeColor="text1"/>
        </w:rPr>
        <w:t>semua</w:t>
      </w:r>
      <w:proofErr w:type="spellEnd"/>
      <w:r w:rsidRPr="00CC34C9">
        <w:rPr>
          <w:color w:val="000000" w:themeColor="text1"/>
        </w:rPr>
        <w:t xml:space="preserve"> </w:t>
      </w:r>
      <w:proofErr w:type="spellStart"/>
      <w:r w:rsidRPr="00CC34C9">
        <w:rPr>
          <w:color w:val="000000" w:themeColor="text1"/>
        </w:rPr>
        <w:t>lainnya</w:t>
      </w:r>
      <w:proofErr w:type="spellEnd"/>
      <w:r w:rsidRPr="00CC34C9">
        <w:rPr>
          <w:color w:val="000000" w:themeColor="text1"/>
        </w:rPr>
        <w:t xml:space="preserve"> </w:t>
      </w:r>
      <w:proofErr w:type="spellStart"/>
      <w:r w:rsidRPr="00CC34C9">
        <w:rPr>
          <w:color w:val="000000" w:themeColor="text1"/>
        </w:rPr>
        <w:t>kemungkinan</w:t>
      </w:r>
      <w:proofErr w:type="spellEnd"/>
      <w:r w:rsidRPr="00CC34C9">
        <w:rPr>
          <w:color w:val="000000" w:themeColor="text1"/>
        </w:rPr>
        <w:t xml:space="preserve"> </w:t>
      </w:r>
      <w:proofErr w:type="spellStart"/>
      <w:r w:rsidRPr="00CC34C9">
        <w:rPr>
          <w:color w:val="000000" w:themeColor="text1"/>
        </w:rPr>
        <w:t>standar</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bekerja</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w:t>
      </w:r>
    </w:p>
    <w:p w14:paraId="53A0A8E4" w14:textId="77777777" w:rsidR="00CC34C9" w:rsidRPr="00CC34C9" w:rsidRDefault="00CC34C9" w:rsidP="00CC34C9">
      <w:pPr>
        <w:pStyle w:val="Heading2"/>
        <w:shd w:val="clear" w:color="auto" w:fill="FFFFFF"/>
        <w:spacing w:before="240" w:after="264"/>
        <w:rPr>
          <w:rFonts w:ascii="Times New Roman" w:hAnsi="Times New Roman" w:cs="Times New Roman"/>
          <w:color w:val="000000" w:themeColor="text1"/>
          <w:sz w:val="24"/>
          <w:szCs w:val="24"/>
        </w:rPr>
      </w:pPr>
      <w:r w:rsidRPr="00CC34C9">
        <w:rPr>
          <w:rStyle w:val="Strong"/>
          <w:rFonts w:ascii="Times New Roman" w:hAnsi="Times New Roman" w:cs="Times New Roman"/>
          <w:b w:val="0"/>
          <w:bCs w:val="0"/>
          <w:color w:val="000000" w:themeColor="text1"/>
          <w:sz w:val="24"/>
          <w:szCs w:val="24"/>
        </w:rPr>
        <w:t>CodeLobster Mendukung di WordPress, Joomla dan Node.js</w:t>
      </w:r>
    </w:p>
    <w:p w14:paraId="557C1D60"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berbagai</w:t>
      </w:r>
      <w:proofErr w:type="spellEnd"/>
      <w:r w:rsidRPr="00CC34C9">
        <w:rPr>
          <w:color w:val="000000" w:themeColor="text1"/>
        </w:rPr>
        <w:t xml:space="preserve"> </w:t>
      </w:r>
      <w:proofErr w:type="spellStart"/>
      <w:r w:rsidRPr="00CC34C9">
        <w:rPr>
          <w:color w:val="000000" w:themeColor="text1"/>
        </w:rPr>
        <w:t>pilihan</w:t>
      </w:r>
      <w:proofErr w:type="spellEnd"/>
      <w:r w:rsidRPr="00CC34C9">
        <w:rPr>
          <w:color w:val="000000" w:themeColor="text1"/>
        </w:rPr>
        <w:t xml:space="preserve"> yang </w:t>
      </w:r>
      <w:proofErr w:type="spellStart"/>
      <w:r w:rsidRPr="00CC34C9">
        <w:rPr>
          <w:color w:val="000000" w:themeColor="text1"/>
        </w:rPr>
        <w:t>dihadapi</w:t>
      </w:r>
      <w:proofErr w:type="spellEnd"/>
      <w:r w:rsidRPr="00CC34C9">
        <w:rPr>
          <w:color w:val="000000" w:themeColor="text1"/>
        </w:rPr>
        <w:t xml:space="preserve"> </w:t>
      </w:r>
      <w:proofErr w:type="spellStart"/>
      <w:r w:rsidRPr="00CC34C9">
        <w:rPr>
          <w:color w:val="000000" w:themeColor="text1"/>
        </w:rPr>
        <w:t>pengembang</w:t>
      </w:r>
      <w:proofErr w:type="spellEnd"/>
      <w:r w:rsidRPr="00CC34C9">
        <w:rPr>
          <w:color w:val="000000" w:themeColor="text1"/>
        </w:rPr>
        <w:t xml:space="preserve"> web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kami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fokus</w:t>
      </w:r>
      <w:proofErr w:type="spellEnd"/>
      <w:r w:rsidRPr="00CC34C9">
        <w:rPr>
          <w:color w:val="000000" w:themeColor="text1"/>
        </w:rPr>
        <w:t xml:space="preserve"> pada </w:t>
      </w:r>
      <w:proofErr w:type="spellStart"/>
      <w:r w:rsidRPr="00CC34C9">
        <w:rPr>
          <w:color w:val="000000" w:themeColor="text1"/>
        </w:rPr>
        <w:t>dua</w:t>
      </w:r>
      <w:proofErr w:type="spellEnd"/>
      <w:r w:rsidRPr="00CC34C9">
        <w:rPr>
          <w:color w:val="000000" w:themeColor="text1"/>
        </w:rPr>
        <w:t xml:space="preserve">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Manajemen</w:t>
      </w:r>
      <w:proofErr w:type="spellEnd"/>
      <w:r w:rsidRPr="00CC34C9">
        <w:rPr>
          <w:color w:val="000000" w:themeColor="text1"/>
        </w:rPr>
        <w:t xml:space="preserve"> </w:t>
      </w:r>
      <w:proofErr w:type="spellStart"/>
      <w:r w:rsidRPr="00CC34C9">
        <w:rPr>
          <w:color w:val="000000" w:themeColor="text1"/>
        </w:rPr>
        <w:t>Konten</w:t>
      </w:r>
      <w:proofErr w:type="spellEnd"/>
      <w:r w:rsidRPr="00CC34C9">
        <w:rPr>
          <w:color w:val="000000" w:themeColor="text1"/>
        </w:rPr>
        <w:t xml:space="preserve"> (CMS) yang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populer</w:t>
      </w:r>
      <w:proofErr w:type="spellEnd"/>
      <w:r w:rsidRPr="00CC34C9">
        <w:rPr>
          <w:color w:val="000000" w:themeColor="text1"/>
        </w:rPr>
        <w:t xml:space="preserve"> yang </w:t>
      </w:r>
      <w:proofErr w:type="spellStart"/>
      <w:r w:rsidRPr="00CC34C9">
        <w:rPr>
          <w:color w:val="000000" w:themeColor="text1"/>
        </w:rPr>
        <w:t>didukung</w:t>
      </w:r>
      <w:proofErr w:type="spellEnd"/>
      <w:r w:rsidRPr="00CC34C9">
        <w:rPr>
          <w:color w:val="000000" w:themeColor="text1"/>
        </w:rPr>
        <w:t xml:space="preserve"> oleh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yaitu</w:t>
      </w:r>
      <w:proofErr w:type="spellEnd"/>
      <w:r w:rsidRPr="00CC34C9">
        <w:rPr>
          <w:color w:val="000000" w:themeColor="text1"/>
        </w:rPr>
        <w:t xml:space="preserve"> WordPress dan Joomla. Yang juga </w:t>
      </w:r>
      <w:proofErr w:type="spellStart"/>
      <w:r w:rsidRPr="00CC34C9">
        <w:rPr>
          <w:color w:val="000000" w:themeColor="text1"/>
        </w:rPr>
        <w:t>menjadi</w:t>
      </w:r>
      <w:proofErr w:type="spellEnd"/>
      <w:r w:rsidRPr="00CC34C9">
        <w:rPr>
          <w:color w:val="000000" w:themeColor="text1"/>
        </w:rPr>
        <w:t xml:space="preserve"> </w:t>
      </w:r>
      <w:proofErr w:type="spellStart"/>
      <w:r w:rsidRPr="00CC34C9">
        <w:rPr>
          <w:color w:val="000000" w:themeColor="text1"/>
        </w:rPr>
        <w:t>fokus</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dukungan</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node.js yang </w:t>
      </w:r>
      <w:proofErr w:type="spellStart"/>
      <w:r w:rsidRPr="00CC34C9">
        <w:rPr>
          <w:color w:val="000000" w:themeColor="text1"/>
        </w:rPr>
        <w:t>merupakan</w:t>
      </w:r>
      <w:proofErr w:type="spellEnd"/>
      <w:r w:rsidRPr="00CC34C9">
        <w:rPr>
          <w:color w:val="000000" w:themeColor="text1"/>
        </w:rPr>
        <w:t xml:space="preserve"> runtime JavaScript yang </w:t>
      </w:r>
      <w:proofErr w:type="spellStart"/>
      <w:r w:rsidRPr="00CC34C9">
        <w:rPr>
          <w:color w:val="000000" w:themeColor="text1"/>
        </w:rPr>
        <w:t>dibangun</w:t>
      </w:r>
      <w:proofErr w:type="spellEnd"/>
      <w:r w:rsidRPr="00CC34C9">
        <w:rPr>
          <w:color w:val="000000" w:themeColor="text1"/>
        </w:rPr>
        <w:t xml:space="preserve"> di </w:t>
      </w:r>
      <w:proofErr w:type="spellStart"/>
      <w:r w:rsidRPr="00CC34C9">
        <w:rPr>
          <w:color w:val="000000" w:themeColor="text1"/>
        </w:rPr>
        <w:t>atas</w:t>
      </w:r>
      <w:proofErr w:type="spellEnd"/>
      <w:r w:rsidRPr="00CC34C9">
        <w:rPr>
          <w:color w:val="000000" w:themeColor="text1"/>
        </w:rPr>
        <w:t xml:space="preserve"> </w:t>
      </w:r>
      <w:proofErr w:type="spellStart"/>
      <w:r w:rsidRPr="00CC34C9">
        <w:rPr>
          <w:color w:val="000000" w:themeColor="text1"/>
        </w:rPr>
        <w:t>mesin</w:t>
      </w:r>
      <w:proofErr w:type="spellEnd"/>
      <w:r w:rsidRPr="00CC34C9">
        <w:rPr>
          <w:color w:val="000000" w:themeColor="text1"/>
        </w:rPr>
        <w:t xml:space="preserve"> JavaScript V8 Chrome.</w:t>
      </w:r>
    </w:p>
    <w:p w14:paraId="157FD0F5"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1. WordPress</w:t>
      </w:r>
    </w:p>
    <w:p w14:paraId="637FFBC0" w14:textId="77777777" w:rsidR="00CC34C9" w:rsidRPr="00CC34C9" w:rsidRDefault="00CC34C9" w:rsidP="00CC34C9">
      <w:pPr>
        <w:pStyle w:val="gt-block"/>
        <w:shd w:val="clear" w:color="auto" w:fill="FFFFFF"/>
        <w:spacing w:before="0" w:beforeAutospacing="0" w:after="150" w:afterAutospacing="0"/>
        <w:rPr>
          <w:color w:val="000000" w:themeColor="text1"/>
        </w:rPr>
      </w:pPr>
      <w:proofErr w:type="spellStart"/>
      <w:r w:rsidRPr="00CC34C9">
        <w:rPr>
          <w:color w:val="000000" w:themeColor="text1"/>
        </w:rPr>
        <w:t>Bersinonim</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istilah</w:t>
      </w:r>
      <w:proofErr w:type="spellEnd"/>
      <w:r w:rsidRPr="00CC34C9">
        <w:rPr>
          <w:color w:val="000000" w:themeColor="text1"/>
        </w:rPr>
        <w:t xml:space="preserve"> blogger, WordPress </w:t>
      </w:r>
      <w:proofErr w:type="spellStart"/>
      <w:r w:rsidRPr="00CC34C9">
        <w:rPr>
          <w:color w:val="000000" w:themeColor="text1"/>
        </w:rPr>
        <w:t>memungkinkan</w:t>
      </w:r>
      <w:proofErr w:type="spellEnd"/>
      <w:r w:rsidRPr="00CC34C9">
        <w:rPr>
          <w:color w:val="000000" w:themeColor="text1"/>
        </w:rPr>
        <w:t xml:space="preserve"> </w:t>
      </w:r>
      <w:proofErr w:type="spellStart"/>
      <w:r w:rsidRPr="00CC34C9">
        <w:rPr>
          <w:color w:val="000000" w:themeColor="text1"/>
        </w:rPr>
        <w:t>pengguna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fokus</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sedikit</w:t>
      </w:r>
      <w:proofErr w:type="spellEnd"/>
      <w:r w:rsidRPr="00CC34C9">
        <w:rPr>
          <w:color w:val="000000" w:themeColor="text1"/>
        </w:rPr>
        <w:t xml:space="preserve"> pada </w:t>
      </w:r>
      <w:proofErr w:type="spellStart"/>
      <w:r w:rsidRPr="00CC34C9">
        <w:rPr>
          <w:color w:val="000000" w:themeColor="text1"/>
        </w:rPr>
        <w:t>kode</w:t>
      </w:r>
      <w:proofErr w:type="spellEnd"/>
      <w:r w:rsidRPr="00CC34C9">
        <w:rPr>
          <w:color w:val="000000" w:themeColor="text1"/>
        </w:rPr>
        <w:t xml:space="preserve"> </w:t>
      </w:r>
      <w:proofErr w:type="spellStart"/>
      <w:r w:rsidRPr="00CC34C9">
        <w:rPr>
          <w:color w:val="000000" w:themeColor="text1"/>
        </w:rPr>
        <w:t>daripada</w:t>
      </w:r>
      <w:proofErr w:type="spellEnd"/>
      <w:r w:rsidRPr="00CC34C9">
        <w:rPr>
          <w:color w:val="000000" w:themeColor="text1"/>
        </w:rPr>
        <w:t xml:space="preserve"> pada </w:t>
      </w:r>
      <w:proofErr w:type="spellStart"/>
      <w:r w:rsidRPr="00CC34C9">
        <w:rPr>
          <w:color w:val="000000" w:themeColor="text1"/>
        </w:rPr>
        <w:t>bagaimana</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ingin</w:t>
      </w:r>
      <w:proofErr w:type="spellEnd"/>
      <w:r w:rsidRPr="00CC34C9">
        <w:rPr>
          <w:color w:val="000000" w:themeColor="text1"/>
        </w:rPr>
        <w:t xml:space="preserve"> </w:t>
      </w:r>
      <w:proofErr w:type="spellStart"/>
      <w:r w:rsidRPr="00CC34C9">
        <w:rPr>
          <w:color w:val="000000" w:themeColor="text1"/>
        </w:rPr>
        <w:t>menyajikan</w:t>
      </w:r>
      <w:proofErr w:type="spellEnd"/>
      <w:r w:rsidRPr="00CC34C9">
        <w:rPr>
          <w:color w:val="000000" w:themeColor="text1"/>
        </w:rPr>
        <w:t xml:space="preserve"> situs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gratis dan </w:t>
      </w:r>
      <w:proofErr w:type="spellStart"/>
      <w:r w:rsidRPr="00CC34C9">
        <w:rPr>
          <w:color w:val="000000" w:themeColor="text1"/>
        </w:rPr>
        <w:t>menurut</w:t>
      </w:r>
      <w:proofErr w:type="spellEnd"/>
      <w:r w:rsidRPr="00CC34C9">
        <w:rPr>
          <w:color w:val="000000" w:themeColor="text1"/>
        </w:rPr>
        <w:t xml:space="preserve"> W3Techs, </w:t>
      </w:r>
      <w:proofErr w:type="spellStart"/>
      <w:r w:rsidRPr="00CC34C9">
        <w:rPr>
          <w:color w:val="000000" w:themeColor="text1"/>
        </w:rPr>
        <w:t>digunakan</w:t>
      </w:r>
      <w:proofErr w:type="spellEnd"/>
      <w:r w:rsidRPr="00CC34C9">
        <w:rPr>
          <w:color w:val="000000" w:themeColor="text1"/>
        </w:rPr>
        <w:t xml:space="preserve"> oleh </w:t>
      </w:r>
      <w:proofErr w:type="spellStart"/>
      <w:r w:rsidRPr="00CC34C9">
        <w:rPr>
          <w:color w:val="000000" w:themeColor="text1"/>
        </w:rPr>
        <w:fldChar w:fldCharType="begin"/>
      </w:r>
      <w:r w:rsidRPr="00CC34C9">
        <w:rPr>
          <w:color w:val="000000" w:themeColor="text1"/>
        </w:rPr>
        <w:instrText xml:space="preserve"> HYPERLINK "https://www.buildthis.io/growth/wordpress-stats/" \t "_blank" </w:instrText>
      </w:r>
      <w:r w:rsidRPr="00CC34C9">
        <w:rPr>
          <w:color w:val="000000" w:themeColor="text1"/>
        </w:rPr>
        <w:fldChar w:fldCharType="separate"/>
      </w:r>
      <w:r w:rsidRPr="00CC34C9">
        <w:rPr>
          <w:rStyle w:val="Hyperlink"/>
          <w:color w:val="000000" w:themeColor="text1"/>
        </w:rPr>
        <w:t>lebih</w:t>
      </w:r>
      <w:proofErr w:type="spellEnd"/>
      <w:r w:rsidRPr="00CC34C9">
        <w:rPr>
          <w:rStyle w:val="Hyperlink"/>
          <w:color w:val="000000" w:themeColor="text1"/>
        </w:rPr>
        <w:t xml:space="preserve"> </w:t>
      </w:r>
      <w:proofErr w:type="spellStart"/>
      <w:r w:rsidRPr="00CC34C9">
        <w:rPr>
          <w:rStyle w:val="Hyperlink"/>
          <w:color w:val="000000" w:themeColor="text1"/>
        </w:rPr>
        <w:t>dari</w:t>
      </w:r>
      <w:proofErr w:type="spellEnd"/>
      <w:r w:rsidRPr="00CC34C9">
        <w:rPr>
          <w:rStyle w:val="Hyperlink"/>
          <w:color w:val="000000" w:themeColor="text1"/>
        </w:rPr>
        <w:t xml:space="preserve"> 34% </w:t>
      </w:r>
      <w:proofErr w:type="spellStart"/>
      <w:r w:rsidRPr="00CC34C9">
        <w:rPr>
          <w:rStyle w:val="Hyperlink"/>
          <w:color w:val="000000" w:themeColor="text1"/>
        </w:rPr>
        <w:t>dari</w:t>
      </w:r>
      <w:proofErr w:type="spellEnd"/>
      <w:r w:rsidRPr="00CC34C9">
        <w:rPr>
          <w:rStyle w:val="Hyperlink"/>
          <w:color w:val="000000" w:themeColor="text1"/>
        </w:rPr>
        <w:t xml:space="preserve"> </w:t>
      </w:r>
      <w:proofErr w:type="spellStart"/>
      <w:r w:rsidRPr="00CC34C9">
        <w:rPr>
          <w:rStyle w:val="Hyperlink"/>
          <w:color w:val="000000" w:themeColor="text1"/>
        </w:rPr>
        <w:t>semua</w:t>
      </w:r>
      <w:proofErr w:type="spellEnd"/>
      <w:r w:rsidRPr="00CC34C9">
        <w:rPr>
          <w:rStyle w:val="Hyperlink"/>
          <w:color w:val="000000" w:themeColor="text1"/>
        </w:rPr>
        <w:t xml:space="preserve"> situs web</w:t>
      </w:r>
      <w:r w:rsidRPr="00CC34C9">
        <w:rPr>
          <w:color w:val="000000" w:themeColor="text1"/>
        </w:rPr>
        <w:fldChar w:fldCharType="end"/>
      </w:r>
      <w:r w:rsidRPr="00CC34C9">
        <w:rPr>
          <w:color w:val="000000" w:themeColor="text1"/>
        </w:rPr>
        <w:t>.</w:t>
      </w:r>
    </w:p>
    <w:p w14:paraId="3FE9F028" w14:textId="77777777" w:rsidR="00CC34C9" w:rsidRPr="00CC34C9" w:rsidRDefault="00CC34C9" w:rsidP="00CC34C9">
      <w:pPr>
        <w:pStyle w:val="gt-block"/>
        <w:shd w:val="clear" w:color="auto" w:fill="FFFFFF"/>
        <w:spacing w:before="0" w:beforeAutospacing="0" w:after="150" w:afterAutospacing="0"/>
        <w:rPr>
          <w:color w:val="000000" w:themeColor="text1"/>
        </w:rPr>
      </w:pPr>
      <w:r w:rsidRPr="00CC34C9">
        <w:rPr>
          <w:color w:val="000000" w:themeColor="text1"/>
        </w:rPr>
        <w:t xml:space="preserve">Di </w:t>
      </w:r>
      <w:proofErr w:type="spellStart"/>
      <w:r w:rsidRPr="00CC34C9">
        <w:rPr>
          <w:color w:val="000000" w:themeColor="text1"/>
        </w:rPr>
        <w:t>sinilah</w:t>
      </w:r>
      <w:proofErr w:type="spellEnd"/>
      <w:r w:rsidRPr="00CC34C9">
        <w:rPr>
          <w:color w:val="000000" w:themeColor="text1"/>
        </w:rPr>
        <w:t xml:space="preserve"> </w:t>
      </w:r>
      <w:proofErr w:type="spellStart"/>
      <w:r w:rsidRPr="00CC34C9">
        <w:rPr>
          <w:color w:val="000000" w:themeColor="text1"/>
        </w:rPr>
        <w:t>sedikit</w:t>
      </w:r>
      <w:proofErr w:type="spellEnd"/>
      <w:r w:rsidRPr="00CC34C9">
        <w:rPr>
          <w:color w:val="000000" w:themeColor="text1"/>
        </w:rPr>
        <w:t xml:space="preserve"> </w:t>
      </w:r>
      <w:proofErr w:type="spellStart"/>
      <w:r w:rsidRPr="00CC34C9">
        <w:rPr>
          <w:color w:val="000000" w:themeColor="text1"/>
        </w:rPr>
        <w:t>menarik</w:t>
      </w:r>
      <w:proofErr w:type="spellEnd"/>
      <w:r w:rsidRPr="00CC34C9">
        <w:rPr>
          <w:color w:val="000000" w:themeColor="text1"/>
        </w:rPr>
        <w:t xml:space="preserve">. </w:t>
      </w:r>
      <w:proofErr w:type="spellStart"/>
      <w:r w:rsidRPr="00CC34C9">
        <w:rPr>
          <w:color w:val="000000" w:themeColor="text1"/>
        </w:rPr>
        <w:t>Daripada</w:t>
      </w:r>
      <w:proofErr w:type="spellEnd"/>
      <w:r w:rsidRPr="00CC34C9">
        <w:rPr>
          <w:color w:val="000000" w:themeColor="text1"/>
        </w:rPr>
        <w:t xml:space="preserve"> </w:t>
      </w:r>
      <w:proofErr w:type="spellStart"/>
      <w:r w:rsidRPr="00CC34C9">
        <w:rPr>
          <w:color w:val="000000" w:themeColor="text1"/>
        </w:rPr>
        <w:t>sebuah</w:t>
      </w:r>
      <w:proofErr w:type="spellEnd"/>
      <w:r w:rsidRPr="00CC34C9">
        <w:rPr>
          <w:color w:val="000000" w:themeColor="text1"/>
        </w:rPr>
        <w:t xml:space="preserve"> plugin </w:t>
      </w:r>
      <w:proofErr w:type="spellStart"/>
      <w:r w:rsidRPr="00CC34C9">
        <w:rPr>
          <w:color w:val="000000" w:themeColor="text1"/>
        </w:rPr>
        <w:t>sederhana</w:t>
      </w:r>
      <w:proofErr w:type="spellEnd"/>
      <w:r w:rsidRPr="00CC34C9">
        <w:rPr>
          <w:color w:val="000000" w:themeColor="text1"/>
        </w:rPr>
        <w:t xml:space="preserve"> yang </w:t>
      </w:r>
      <w:proofErr w:type="spellStart"/>
      <w:r w:rsidRPr="00CC34C9">
        <w:rPr>
          <w:color w:val="000000" w:themeColor="text1"/>
        </w:rPr>
        <w:t>memberikan</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WordPress </w:t>
      </w:r>
      <w:proofErr w:type="spellStart"/>
      <w:r w:rsidRPr="00CC34C9">
        <w:rPr>
          <w:color w:val="000000" w:themeColor="text1"/>
        </w:rPr>
        <w:t>dalam</w:t>
      </w:r>
      <w:proofErr w:type="spellEnd"/>
      <w:r w:rsidRPr="00CC34C9">
        <w:rPr>
          <w:color w:val="000000" w:themeColor="text1"/>
        </w:rPr>
        <w:t xml:space="preserve"> IDE,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praktis</w:t>
      </w:r>
      <w:proofErr w:type="spellEnd"/>
      <w:r w:rsidRPr="00CC34C9">
        <w:rPr>
          <w:color w:val="000000" w:themeColor="text1"/>
        </w:rPr>
        <w:t xml:space="preserve">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membangun</w:t>
      </w:r>
      <w:proofErr w:type="spellEnd"/>
      <w:r w:rsidRPr="00CC34C9">
        <w:rPr>
          <w:color w:val="000000" w:themeColor="text1"/>
        </w:rPr>
        <w:t xml:space="preserve"> </w:t>
      </w:r>
      <w:proofErr w:type="spellStart"/>
      <w:r w:rsidRPr="00CC34C9">
        <w:rPr>
          <w:color w:val="000000" w:themeColor="text1"/>
        </w:rPr>
        <w:t>sebuah</w:t>
      </w:r>
      <w:proofErr w:type="spellEnd"/>
      <w:r w:rsidRPr="00CC34C9">
        <w:rPr>
          <w:color w:val="000000" w:themeColor="text1"/>
        </w:rPr>
        <w:t> </w:t>
      </w:r>
      <w:proofErr w:type="spellStart"/>
      <w:r w:rsidRPr="00CC34C9">
        <w:rPr>
          <w:color w:val="000000" w:themeColor="text1"/>
        </w:rPr>
        <w:fldChar w:fldCharType="begin"/>
      </w:r>
      <w:r w:rsidRPr="00CC34C9">
        <w:rPr>
          <w:color w:val="000000" w:themeColor="text1"/>
        </w:rPr>
        <w:instrText xml:space="preserve"> HYPERLINK "http://www.codelobster.com/wordpress.html" </w:instrText>
      </w:r>
      <w:r w:rsidRPr="00CC34C9">
        <w:rPr>
          <w:color w:val="000000" w:themeColor="text1"/>
        </w:rPr>
        <w:fldChar w:fldCharType="separate"/>
      </w:r>
      <w:r w:rsidRPr="00CC34C9">
        <w:rPr>
          <w:rStyle w:val="Hyperlink"/>
          <w:color w:val="000000" w:themeColor="text1"/>
        </w:rPr>
        <w:t>seluruh</w:t>
      </w:r>
      <w:proofErr w:type="spellEnd"/>
      <w:r w:rsidRPr="00CC34C9">
        <w:rPr>
          <w:rStyle w:val="Hyperlink"/>
          <w:color w:val="000000" w:themeColor="text1"/>
        </w:rPr>
        <w:t xml:space="preserve"> </w:t>
      </w:r>
      <w:proofErr w:type="spellStart"/>
      <w:r w:rsidRPr="00CC34C9">
        <w:rPr>
          <w:rStyle w:val="Hyperlink"/>
          <w:color w:val="000000" w:themeColor="text1"/>
        </w:rPr>
        <w:t>lingkungan</w:t>
      </w:r>
      <w:proofErr w:type="spellEnd"/>
      <w:r w:rsidRPr="00CC34C9">
        <w:rPr>
          <w:rStyle w:val="Hyperlink"/>
          <w:color w:val="000000" w:themeColor="text1"/>
        </w:rPr>
        <w:t xml:space="preserve"> WordPress </w:t>
      </w:r>
      <w:proofErr w:type="spellStart"/>
      <w:r w:rsidRPr="00CC34C9">
        <w:rPr>
          <w:rStyle w:val="Hyperlink"/>
          <w:color w:val="000000" w:themeColor="text1"/>
        </w:rPr>
        <w:t>ke</w:t>
      </w:r>
      <w:proofErr w:type="spellEnd"/>
      <w:r w:rsidRPr="00CC34C9">
        <w:rPr>
          <w:rStyle w:val="Hyperlink"/>
          <w:color w:val="000000" w:themeColor="text1"/>
        </w:rPr>
        <w:t xml:space="preserve"> </w:t>
      </w:r>
      <w:proofErr w:type="spellStart"/>
      <w:r w:rsidRPr="00CC34C9">
        <w:rPr>
          <w:rStyle w:val="Hyperlink"/>
          <w:color w:val="000000" w:themeColor="text1"/>
        </w:rPr>
        <w:t>dalam</w:t>
      </w:r>
      <w:proofErr w:type="spellEnd"/>
      <w:r w:rsidRPr="00CC34C9">
        <w:rPr>
          <w:rStyle w:val="Hyperlink"/>
          <w:color w:val="000000" w:themeColor="text1"/>
        </w:rPr>
        <w:t xml:space="preserve"> plugin </w:t>
      </w:r>
      <w:proofErr w:type="spellStart"/>
      <w:r w:rsidRPr="00CC34C9">
        <w:rPr>
          <w:rStyle w:val="Hyperlink"/>
          <w:color w:val="000000" w:themeColor="text1"/>
        </w:rPr>
        <w:t>mereka</w:t>
      </w:r>
      <w:proofErr w:type="spellEnd"/>
      <w:r w:rsidRPr="00CC34C9">
        <w:rPr>
          <w:color w:val="000000" w:themeColor="text1"/>
        </w:rPr>
        <w:fldChar w:fldCharType="end"/>
      </w:r>
      <w:r w:rsidRPr="00CC34C9">
        <w:rPr>
          <w:color w:val="000000" w:themeColor="text1"/>
        </w:rPr>
        <w:t>.</w:t>
      </w:r>
    </w:p>
    <w:p w14:paraId="0CAF0E98"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Dari </w:t>
      </w:r>
      <w:proofErr w:type="spellStart"/>
      <w:r w:rsidRPr="00CC34C9">
        <w:rPr>
          <w:color w:val="000000" w:themeColor="text1"/>
        </w:rPr>
        <w:t>awal</w:t>
      </w:r>
      <w:proofErr w:type="spellEnd"/>
      <w:r w:rsidRPr="00CC34C9">
        <w:rPr>
          <w:color w:val="000000" w:themeColor="text1"/>
        </w:rPr>
        <w:t xml:space="preserve">, Anda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menginstal</w:t>
      </w:r>
      <w:proofErr w:type="spellEnd"/>
      <w:r w:rsidRPr="00CC34C9">
        <w:rPr>
          <w:color w:val="000000" w:themeColor="text1"/>
        </w:rPr>
        <w:t xml:space="preserve"> </w:t>
      </w:r>
      <w:proofErr w:type="spellStart"/>
      <w:r w:rsidRPr="00CC34C9">
        <w:rPr>
          <w:color w:val="000000" w:themeColor="text1"/>
        </w:rPr>
        <w:t>versi</w:t>
      </w:r>
      <w:proofErr w:type="spellEnd"/>
      <w:r w:rsidRPr="00CC34C9">
        <w:rPr>
          <w:color w:val="000000" w:themeColor="text1"/>
        </w:rPr>
        <w:t xml:space="preserve"> </w:t>
      </w:r>
      <w:proofErr w:type="spellStart"/>
      <w:r w:rsidRPr="00CC34C9">
        <w:rPr>
          <w:color w:val="000000" w:themeColor="text1"/>
        </w:rPr>
        <w:t>lokal</w:t>
      </w:r>
      <w:proofErr w:type="spellEnd"/>
      <w:r w:rsidRPr="00CC34C9">
        <w:rPr>
          <w:color w:val="000000" w:themeColor="text1"/>
        </w:rPr>
        <w:t xml:space="preserve"> WordPress </w:t>
      </w:r>
      <w:proofErr w:type="spellStart"/>
      <w:r w:rsidRPr="00CC34C9">
        <w:rPr>
          <w:color w:val="000000" w:themeColor="text1"/>
        </w:rPr>
        <w:t>termasuk</w:t>
      </w:r>
      <w:proofErr w:type="spellEnd"/>
      <w:r w:rsidRPr="00CC34C9">
        <w:rPr>
          <w:color w:val="000000" w:themeColor="text1"/>
        </w:rPr>
        <w:t xml:space="preserve"> </w:t>
      </w:r>
      <w:proofErr w:type="spellStart"/>
      <w:r w:rsidRPr="00CC34C9">
        <w:rPr>
          <w:color w:val="000000" w:themeColor="text1"/>
        </w:rPr>
        <w:t>bahkan</w:t>
      </w:r>
      <w:proofErr w:type="spellEnd"/>
      <w:r w:rsidRPr="00CC34C9">
        <w:rPr>
          <w:color w:val="000000" w:themeColor="text1"/>
        </w:rPr>
        <w:t xml:space="preserve"> database yang </w:t>
      </w:r>
      <w:proofErr w:type="spellStart"/>
      <w:r w:rsidRPr="00CC34C9">
        <w:rPr>
          <w:color w:val="000000" w:themeColor="text1"/>
        </w:rPr>
        <w:t>akan</w:t>
      </w:r>
      <w:proofErr w:type="spellEnd"/>
      <w:r w:rsidRPr="00CC34C9">
        <w:rPr>
          <w:color w:val="000000" w:themeColor="text1"/>
        </w:rPr>
        <w:t xml:space="preserve"> Anda </w:t>
      </w:r>
      <w:proofErr w:type="spellStart"/>
      <w:r w:rsidRPr="00CC34C9">
        <w:rPr>
          <w:color w:val="000000" w:themeColor="text1"/>
        </w:rPr>
        <w:t>gunakan</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xml:space="preserve"> Wizard. Isi </w:t>
      </w:r>
      <w:proofErr w:type="spellStart"/>
      <w:r w:rsidRPr="00CC34C9">
        <w:rPr>
          <w:color w:val="000000" w:themeColor="text1"/>
        </w:rPr>
        <w:t>saja</w:t>
      </w:r>
      <w:proofErr w:type="spellEnd"/>
      <w:r w:rsidRPr="00CC34C9">
        <w:rPr>
          <w:color w:val="000000" w:themeColor="text1"/>
        </w:rPr>
        <w:t xml:space="preserve"> yang </w:t>
      </w:r>
      <w:proofErr w:type="spellStart"/>
      <w:r w:rsidRPr="00CC34C9">
        <w:rPr>
          <w:color w:val="000000" w:themeColor="text1"/>
        </w:rPr>
        <w:t>kosong</w:t>
      </w:r>
      <w:proofErr w:type="spellEnd"/>
      <w:r w:rsidRPr="00CC34C9">
        <w:rPr>
          <w:color w:val="000000" w:themeColor="text1"/>
        </w:rPr>
        <w:t>.</w:t>
      </w:r>
    </w:p>
    <w:p w14:paraId="32CF8B73"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mengkodekan</w:t>
      </w:r>
      <w:proofErr w:type="spellEnd"/>
      <w:r w:rsidRPr="00CC34C9">
        <w:rPr>
          <w:color w:val="000000" w:themeColor="text1"/>
        </w:rPr>
        <w:t xml:space="preserve"> situs Anda, Anda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mendapat</w:t>
      </w:r>
      <w:proofErr w:type="spellEnd"/>
      <w:r w:rsidRPr="00CC34C9">
        <w:rPr>
          <w:color w:val="000000" w:themeColor="text1"/>
        </w:rPr>
        <w:t xml:space="preserve"> </w:t>
      </w:r>
      <w:proofErr w:type="spellStart"/>
      <w:r w:rsidRPr="00CC34C9">
        <w:rPr>
          <w:color w:val="000000" w:themeColor="text1"/>
        </w:rPr>
        <w:t>manfaat</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fitur</w:t>
      </w:r>
      <w:proofErr w:type="spellEnd"/>
      <w:r w:rsidRPr="00CC34C9">
        <w:rPr>
          <w:color w:val="000000" w:themeColor="text1"/>
        </w:rPr>
        <w:t xml:space="preserve"> </w:t>
      </w:r>
      <w:proofErr w:type="spellStart"/>
      <w:r w:rsidRPr="00CC34C9">
        <w:rPr>
          <w:color w:val="000000" w:themeColor="text1"/>
        </w:rPr>
        <w:t>pelengkapan</w:t>
      </w:r>
      <w:proofErr w:type="spellEnd"/>
      <w:r w:rsidRPr="00CC34C9">
        <w:rPr>
          <w:color w:val="000000" w:themeColor="text1"/>
        </w:rPr>
        <w:t xml:space="preserve"> </w:t>
      </w:r>
      <w:proofErr w:type="spellStart"/>
      <w:r w:rsidRPr="00CC34C9">
        <w:rPr>
          <w:color w:val="000000" w:themeColor="text1"/>
        </w:rPr>
        <w:t>otomatis</w:t>
      </w:r>
      <w:proofErr w:type="spellEnd"/>
      <w:r w:rsidRPr="00CC34C9">
        <w:rPr>
          <w:color w:val="000000" w:themeColor="text1"/>
        </w:rPr>
        <w:t xml:space="preserve"> yang </w:t>
      </w:r>
      <w:proofErr w:type="spellStart"/>
      <w:r w:rsidRPr="00CC34C9">
        <w:rPr>
          <w:color w:val="000000" w:themeColor="text1"/>
        </w:rPr>
        <w:t>menawarkan</w:t>
      </w:r>
      <w:proofErr w:type="spellEnd"/>
      <w:r w:rsidRPr="00CC34C9">
        <w:rPr>
          <w:color w:val="000000" w:themeColor="text1"/>
        </w:rPr>
        <w:t xml:space="preserve"> </w:t>
      </w:r>
      <w:proofErr w:type="spellStart"/>
      <w:r w:rsidRPr="00CC34C9">
        <w:rPr>
          <w:color w:val="000000" w:themeColor="text1"/>
        </w:rPr>
        <w:t>penyelesaian</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pop-up. </w:t>
      </w:r>
      <w:proofErr w:type="spellStart"/>
      <w:r w:rsidRPr="00CC34C9">
        <w:rPr>
          <w:color w:val="000000" w:themeColor="text1"/>
        </w:rPr>
        <w:t>Tentu</w:t>
      </w:r>
      <w:proofErr w:type="spellEnd"/>
      <w:r w:rsidRPr="00CC34C9">
        <w:rPr>
          <w:color w:val="000000" w:themeColor="text1"/>
        </w:rPr>
        <w:t xml:space="preserve"> </w:t>
      </w:r>
      <w:proofErr w:type="spellStart"/>
      <w:r w:rsidRPr="00CC34C9">
        <w:rPr>
          <w:color w:val="000000" w:themeColor="text1"/>
        </w:rPr>
        <w:t>saja</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juga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sintaks</w:t>
      </w:r>
      <w:proofErr w:type="spellEnd"/>
      <w:r w:rsidRPr="00CC34C9">
        <w:rPr>
          <w:color w:val="000000" w:themeColor="text1"/>
        </w:rPr>
        <w:t xml:space="preserve"> </w:t>
      </w:r>
      <w:proofErr w:type="spellStart"/>
      <w:r w:rsidRPr="00CC34C9">
        <w:rPr>
          <w:color w:val="000000" w:themeColor="text1"/>
        </w:rPr>
        <w:t>bawaan</w:t>
      </w:r>
      <w:proofErr w:type="spellEnd"/>
      <w:r w:rsidRPr="00CC34C9">
        <w:rPr>
          <w:color w:val="000000" w:themeColor="text1"/>
        </w:rPr>
        <w:t xml:space="preserve"> yang </w:t>
      </w:r>
      <w:proofErr w:type="spellStart"/>
      <w:r w:rsidRPr="00CC34C9">
        <w:rPr>
          <w:color w:val="000000" w:themeColor="text1"/>
        </w:rPr>
        <w:t>sama</w:t>
      </w:r>
      <w:proofErr w:type="spellEnd"/>
      <w:r w:rsidRPr="00CC34C9">
        <w:rPr>
          <w:color w:val="000000" w:themeColor="text1"/>
        </w:rPr>
        <w:t xml:space="preserve"> </w:t>
      </w:r>
      <w:proofErr w:type="spellStart"/>
      <w:r w:rsidRPr="00CC34C9">
        <w:rPr>
          <w:color w:val="000000" w:themeColor="text1"/>
        </w:rPr>
        <w:t>sehingga</w:t>
      </w:r>
      <w:proofErr w:type="spellEnd"/>
      <w:r w:rsidRPr="00CC34C9">
        <w:rPr>
          <w:color w:val="000000" w:themeColor="text1"/>
        </w:rPr>
        <w:t xml:space="preserve"> Anda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perlu</w:t>
      </w:r>
      <w:proofErr w:type="spellEnd"/>
      <w:r w:rsidRPr="00CC34C9">
        <w:rPr>
          <w:color w:val="000000" w:themeColor="text1"/>
        </w:rPr>
        <w:t xml:space="preserve"> </w:t>
      </w:r>
      <w:proofErr w:type="spellStart"/>
      <w:r w:rsidRPr="00CC34C9">
        <w:rPr>
          <w:color w:val="000000" w:themeColor="text1"/>
        </w:rPr>
        <w:t>menjelajahi</w:t>
      </w:r>
      <w:proofErr w:type="spellEnd"/>
      <w:r w:rsidRPr="00CC34C9">
        <w:rPr>
          <w:color w:val="000000" w:themeColor="text1"/>
        </w:rPr>
        <w:t xml:space="preserve"> web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meminta</w:t>
      </w:r>
      <w:proofErr w:type="spellEnd"/>
      <w:r w:rsidRPr="00CC34C9">
        <w:rPr>
          <w:color w:val="000000" w:themeColor="text1"/>
        </w:rPr>
        <w:t xml:space="preserve"> </w:t>
      </w:r>
      <w:proofErr w:type="spellStart"/>
      <w:r w:rsidRPr="00CC34C9">
        <w:rPr>
          <w:color w:val="000000" w:themeColor="text1"/>
        </w:rPr>
        <w:t>bantuan</w:t>
      </w:r>
      <w:proofErr w:type="spellEnd"/>
      <w:r w:rsidRPr="00CC34C9">
        <w:rPr>
          <w:color w:val="000000" w:themeColor="text1"/>
        </w:rPr>
        <w:t>.</w:t>
      </w:r>
    </w:p>
    <w:p w14:paraId="5F259763"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Jika</w:t>
      </w:r>
      <w:proofErr w:type="spellEnd"/>
      <w:r w:rsidRPr="00CC34C9">
        <w:rPr>
          <w:color w:val="000000" w:themeColor="text1"/>
        </w:rPr>
        <w:t xml:space="preserve"> Anda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membangun</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awal</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memiliki</w:t>
      </w:r>
      <w:proofErr w:type="spellEnd"/>
      <w:r w:rsidRPr="00CC34C9">
        <w:rPr>
          <w:color w:val="000000" w:themeColor="text1"/>
        </w:rPr>
        <w:t xml:space="preserve"> Editor </w:t>
      </w:r>
      <w:proofErr w:type="spellStart"/>
      <w:r w:rsidRPr="00CC34C9">
        <w:rPr>
          <w:color w:val="000000" w:themeColor="text1"/>
        </w:rPr>
        <w:t>Tema</w:t>
      </w:r>
      <w:proofErr w:type="spellEnd"/>
      <w:r w:rsidRPr="00CC34C9">
        <w:rPr>
          <w:color w:val="000000" w:themeColor="text1"/>
        </w:rPr>
        <w:t xml:space="preserve"> WordPress yang </w:t>
      </w:r>
      <w:proofErr w:type="spellStart"/>
      <w:r w:rsidRPr="00CC34C9">
        <w:rPr>
          <w:color w:val="000000" w:themeColor="text1"/>
        </w:rPr>
        <w:t>memungkinkan</w:t>
      </w:r>
      <w:proofErr w:type="spellEnd"/>
      <w:r w:rsidRPr="00CC34C9">
        <w:rPr>
          <w:color w:val="000000" w:themeColor="text1"/>
        </w:rPr>
        <w:t xml:space="preserve"> Anda </w:t>
      </w:r>
      <w:proofErr w:type="spellStart"/>
      <w:r w:rsidRPr="00CC34C9">
        <w:rPr>
          <w:color w:val="000000" w:themeColor="text1"/>
        </w:rPr>
        <w:t>memvisualisasikan</w:t>
      </w:r>
      <w:proofErr w:type="spellEnd"/>
      <w:r w:rsidRPr="00CC34C9">
        <w:rPr>
          <w:color w:val="000000" w:themeColor="text1"/>
        </w:rPr>
        <w:t xml:space="preserve"> situs Anda </w:t>
      </w:r>
      <w:proofErr w:type="spellStart"/>
      <w:r w:rsidRPr="00CC34C9">
        <w:rPr>
          <w:color w:val="000000" w:themeColor="text1"/>
        </w:rPr>
        <w:t>saat</w:t>
      </w:r>
      <w:proofErr w:type="spellEnd"/>
      <w:r w:rsidRPr="00CC34C9">
        <w:rPr>
          <w:color w:val="000000" w:themeColor="text1"/>
        </w:rPr>
        <w:t xml:space="preserve"> Anda </w:t>
      </w:r>
      <w:proofErr w:type="spellStart"/>
      <w:r w:rsidRPr="00CC34C9">
        <w:rPr>
          <w:color w:val="000000" w:themeColor="text1"/>
        </w:rPr>
        <w:t>mengedit</w:t>
      </w:r>
      <w:proofErr w:type="spellEnd"/>
      <w:r w:rsidRPr="00CC34C9">
        <w:rPr>
          <w:color w:val="000000" w:themeColor="text1"/>
        </w:rPr>
        <w:t xml:space="preserve"> </w:t>
      </w:r>
      <w:proofErr w:type="spellStart"/>
      <w:r w:rsidRPr="00CC34C9">
        <w:rPr>
          <w:color w:val="000000" w:themeColor="text1"/>
        </w:rPr>
        <w:t>kode</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lastRenderedPageBreak/>
        <w:t>sistem</w:t>
      </w:r>
      <w:proofErr w:type="spellEnd"/>
      <w:r w:rsidRPr="00CC34C9">
        <w:rPr>
          <w:color w:val="000000" w:themeColor="text1"/>
        </w:rPr>
        <w:t xml:space="preserve"> WYSIWYG yang WordPress </w:t>
      </w:r>
      <w:proofErr w:type="spellStart"/>
      <w:r w:rsidRPr="00CC34C9">
        <w:rPr>
          <w:color w:val="000000" w:themeColor="text1"/>
        </w:rPr>
        <w:t>sendiri</w:t>
      </w:r>
      <w:proofErr w:type="spellEnd"/>
      <w:r w:rsidRPr="00CC34C9">
        <w:rPr>
          <w:color w:val="000000" w:themeColor="text1"/>
        </w:rPr>
        <w:t xml:space="preserve"> </w:t>
      </w:r>
      <w:proofErr w:type="spellStart"/>
      <w:r w:rsidRPr="00CC34C9">
        <w:rPr>
          <w:color w:val="000000" w:themeColor="text1"/>
        </w:rPr>
        <w:t>tawarkan</w:t>
      </w:r>
      <w:proofErr w:type="spellEnd"/>
      <w:r w:rsidRPr="00CC34C9">
        <w:rPr>
          <w:color w:val="000000" w:themeColor="text1"/>
        </w:rPr>
        <w:t xml:space="preserve"> </w:t>
      </w:r>
      <w:proofErr w:type="spellStart"/>
      <w:r w:rsidRPr="00CC34C9">
        <w:rPr>
          <w:color w:val="000000" w:themeColor="text1"/>
        </w:rPr>
        <w:t>sebagai</w:t>
      </w:r>
      <w:proofErr w:type="spellEnd"/>
      <w:r w:rsidRPr="00CC34C9">
        <w:rPr>
          <w:color w:val="000000" w:themeColor="text1"/>
        </w:rPr>
        <w:t xml:space="preserve"> </w:t>
      </w:r>
      <w:proofErr w:type="spellStart"/>
      <w:r w:rsidRPr="00CC34C9">
        <w:rPr>
          <w:color w:val="000000" w:themeColor="text1"/>
        </w:rPr>
        <w:t>pratinjau</w:t>
      </w:r>
      <w:proofErr w:type="spellEnd"/>
      <w:r w:rsidRPr="00CC34C9">
        <w:rPr>
          <w:color w:val="000000" w:themeColor="text1"/>
        </w:rPr>
        <w:t>.</w:t>
      </w:r>
    </w:p>
    <w:p w14:paraId="402D9E49"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2. Joomla</w:t>
      </w:r>
    </w:p>
    <w:p w14:paraId="311E30E2" w14:textId="77777777" w:rsidR="00CC34C9" w:rsidRPr="00CC34C9" w:rsidRDefault="00CC34C9" w:rsidP="00CC34C9">
      <w:pPr>
        <w:pStyle w:val="gt-block"/>
        <w:shd w:val="clear" w:color="auto" w:fill="FFFFFF"/>
        <w:spacing w:before="0" w:beforeAutospacing="0" w:after="150" w:afterAutospacing="0"/>
        <w:rPr>
          <w:color w:val="000000" w:themeColor="text1"/>
        </w:rPr>
      </w:pPr>
      <w:r w:rsidRPr="00CC34C9">
        <w:rPr>
          <w:color w:val="000000" w:themeColor="text1"/>
        </w:rPr>
        <w:t xml:space="preserve">Di </w:t>
      </w:r>
      <w:proofErr w:type="spellStart"/>
      <w:r w:rsidRPr="00CC34C9">
        <w:rPr>
          <w:color w:val="000000" w:themeColor="text1"/>
        </w:rPr>
        <w:t>samping</w:t>
      </w:r>
      <w:proofErr w:type="spellEnd"/>
      <w:r w:rsidRPr="00CC34C9">
        <w:rPr>
          <w:color w:val="000000" w:themeColor="text1"/>
        </w:rPr>
        <w:t xml:space="preserve"> WordPress, Joomla </w:t>
      </w:r>
      <w:proofErr w:type="spellStart"/>
      <w:r w:rsidRPr="00CC34C9">
        <w:rPr>
          <w:color w:val="000000" w:themeColor="text1"/>
        </w:rPr>
        <w:t>adalah</w:t>
      </w:r>
      <w:proofErr w:type="spellEnd"/>
      <w:r w:rsidRPr="00CC34C9">
        <w:rPr>
          <w:color w:val="000000" w:themeColor="text1"/>
        </w:rPr>
        <w:t xml:space="preserve"> CMS </w:t>
      </w:r>
      <w:proofErr w:type="spellStart"/>
      <w:r w:rsidRPr="00CC34C9">
        <w:rPr>
          <w:color w:val="000000" w:themeColor="text1"/>
        </w:rPr>
        <w:t>populer</w:t>
      </w:r>
      <w:proofErr w:type="spellEnd"/>
      <w:r w:rsidRPr="00CC34C9">
        <w:rPr>
          <w:color w:val="000000" w:themeColor="text1"/>
        </w:rPr>
        <w:t xml:space="preserve"> </w:t>
      </w:r>
      <w:proofErr w:type="spellStart"/>
      <w:r w:rsidRPr="00CC34C9">
        <w:rPr>
          <w:color w:val="000000" w:themeColor="text1"/>
        </w:rPr>
        <w:t>lainnya</w:t>
      </w:r>
      <w:proofErr w:type="spellEnd"/>
      <w:r w:rsidRPr="00CC34C9">
        <w:rPr>
          <w:color w:val="000000" w:themeColor="text1"/>
        </w:rPr>
        <w:t xml:space="preserve"> yang </w:t>
      </w:r>
      <w:proofErr w:type="spellStart"/>
      <w:r w:rsidRPr="00CC34C9">
        <w:rPr>
          <w:color w:val="000000" w:themeColor="text1"/>
        </w:rPr>
        <w:t>memungkinkan</w:t>
      </w:r>
      <w:proofErr w:type="spellEnd"/>
      <w:r w:rsidRPr="00CC34C9">
        <w:rPr>
          <w:color w:val="000000" w:themeColor="text1"/>
        </w:rPr>
        <w:t xml:space="preserve"> </w:t>
      </w:r>
      <w:proofErr w:type="spellStart"/>
      <w:r w:rsidRPr="00CC34C9">
        <w:rPr>
          <w:color w:val="000000" w:themeColor="text1"/>
        </w:rPr>
        <w:t>pengguna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fokus</w:t>
      </w:r>
      <w:proofErr w:type="spellEnd"/>
      <w:r w:rsidRPr="00CC34C9">
        <w:rPr>
          <w:color w:val="000000" w:themeColor="text1"/>
        </w:rPr>
        <w:t xml:space="preserve"> pada </w:t>
      </w:r>
      <w:proofErr w:type="spellStart"/>
      <w:r w:rsidRPr="00CC34C9">
        <w:rPr>
          <w:color w:val="000000" w:themeColor="text1"/>
        </w:rPr>
        <w:t>presentasi</w:t>
      </w:r>
      <w:proofErr w:type="spellEnd"/>
      <w:r w:rsidRPr="00CC34C9">
        <w:rPr>
          <w:color w:val="000000" w:themeColor="text1"/>
        </w:rPr>
        <w:t xml:space="preserve"> </w:t>
      </w:r>
      <w:proofErr w:type="spellStart"/>
      <w:r w:rsidRPr="00CC34C9">
        <w:rPr>
          <w:color w:val="000000" w:themeColor="text1"/>
        </w:rPr>
        <w:t>daripada</w:t>
      </w:r>
      <w:proofErr w:type="spellEnd"/>
      <w:r w:rsidRPr="00CC34C9">
        <w:rPr>
          <w:color w:val="000000" w:themeColor="text1"/>
        </w:rPr>
        <w:t xml:space="preserve"> </w:t>
      </w:r>
      <w:proofErr w:type="spellStart"/>
      <w:r w:rsidRPr="00CC34C9">
        <w:rPr>
          <w:color w:val="000000" w:themeColor="text1"/>
        </w:rPr>
        <w:t>pengkodean</w:t>
      </w:r>
      <w:proofErr w:type="spellEnd"/>
      <w:r w:rsidRPr="00CC34C9">
        <w:rPr>
          <w:color w:val="000000" w:themeColor="text1"/>
        </w:rPr>
        <w:t xml:space="preserve">. </w:t>
      </w:r>
      <w:proofErr w:type="spellStart"/>
      <w:r w:rsidRPr="00CC34C9">
        <w:rPr>
          <w:color w:val="000000" w:themeColor="text1"/>
        </w:rPr>
        <w:t>Tentu</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berarti</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juga </w:t>
      </w:r>
      <w:proofErr w:type="spellStart"/>
      <w:r w:rsidRPr="00CC34C9">
        <w:rPr>
          <w:color w:val="000000" w:themeColor="text1"/>
        </w:rPr>
        <w:t>merupakan</w:t>
      </w:r>
      <w:proofErr w:type="spellEnd"/>
      <w:r w:rsidRPr="00CC34C9">
        <w:rPr>
          <w:color w:val="000000" w:themeColor="text1"/>
        </w:rPr>
        <w:t xml:space="preserve"> </w:t>
      </w:r>
      <w:proofErr w:type="spellStart"/>
      <w:r w:rsidRPr="00CC34C9">
        <w:rPr>
          <w:color w:val="000000" w:themeColor="text1"/>
        </w:rPr>
        <w:t>hal</w:t>
      </w:r>
      <w:proofErr w:type="spellEnd"/>
      <w:r w:rsidRPr="00CC34C9">
        <w:rPr>
          <w:color w:val="000000" w:themeColor="text1"/>
        </w:rPr>
        <w:t xml:space="preserve"> </w:t>
      </w:r>
      <w:proofErr w:type="spellStart"/>
      <w:r w:rsidRPr="00CC34C9">
        <w:rPr>
          <w:color w:val="000000" w:themeColor="text1"/>
        </w:rPr>
        <w:t>besar</w:t>
      </w:r>
      <w:proofErr w:type="spellEnd"/>
      <w:r w:rsidRPr="00CC34C9">
        <w:rPr>
          <w:color w:val="000000" w:themeColor="text1"/>
        </w:rPr>
        <w:t xml:space="preserve"> </w:t>
      </w:r>
      <w:proofErr w:type="spellStart"/>
      <w:r w:rsidRPr="00CC34C9">
        <w:rPr>
          <w:color w:val="000000" w:themeColor="text1"/>
        </w:rPr>
        <w:t>bagi</w:t>
      </w:r>
      <w:proofErr w:type="spellEnd"/>
      <w:r w:rsidRPr="00CC34C9">
        <w:rPr>
          <w:color w:val="000000" w:themeColor="text1"/>
        </w:rPr>
        <w:t xml:space="preserve"> </w:t>
      </w:r>
      <w:proofErr w:type="spellStart"/>
      <w:r w:rsidRPr="00CC34C9">
        <w:rPr>
          <w:color w:val="000000" w:themeColor="text1"/>
        </w:rPr>
        <w:t>pengembang</w:t>
      </w:r>
      <w:proofErr w:type="spellEnd"/>
      <w:r w:rsidRPr="00CC34C9">
        <w:rPr>
          <w:color w:val="000000" w:themeColor="text1"/>
        </w:rPr>
        <w:t xml:space="preserve"> dan juga </w:t>
      </w:r>
      <w:proofErr w:type="spellStart"/>
      <w:r w:rsidRPr="00CC34C9">
        <w:rPr>
          <w:color w:val="000000" w:themeColor="text1"/>
        </w:rPr>
        <w:t>termasuk</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w:t>
      </w:r>
      <w:hyperlink r:id="rId237" w:history="1">
        <w:r w:rsidRPr="00CC34C9">
          <w:rPr>
            <w:rStyle w:val="Hyperlink"/>
            <w:color w:val="000000" w:themeColor="text1"/>
          </w:rPr>
          <w:t xml:space="preserve">Daftar </w:t>
        </w:r>
        <w:proofErr w:type="spellStart"/>
        <w:r w:rsidRPr="00CC34C9">
          <w:rPr>
            <w:rStyle w:val="Hyperlink"/>
            <w:color w:val="000000" w:themeColor="text1"/>
          </w:rPr>
          <w:t>lengkap</w:t>
        </w:r>
        <w:proofErr w:type="spellEnd"/>
        <w:r w:rsidRPr="00CC34C9">
          <w:rPr>
            <w:rStyle w:val="Hyperlink"/>
            <w:color w:val="000000" w:themeColor="text1"/>
          </w:rPr>
          <w:t xml:space="preserve"> plug-in </w:t>
        </w:r>
        <w:proofErr w:type="spellStart"/>
        <w:r w:rsidRPr="00CC34C9">
          <w:rPr>
            <w:rStyle w:val="Hyperlink"/>
            <w:color w:val="000000" w:themeColor="text1"/>
          </w:rPr>
          <w:t>CodeLobster</w:t>
        </w:r>
        <w:proofErr w:type="spellEnd"/>
        <w:r w:rsidRPr="00CC34C9">
          <w:rPr>
            <w:rStyle w:val="Hyperlink"/>
            <w:color w:val="000000" w:themeColor="text1"/>
          </w:rPr>
          <w:t>.</w:t>
        </w:r>
      </w:hyperlink>
    </w:p>
    <w:p w14:paraId="6E462A30"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halnya</w:t>
      </w:r>
      <w:proofErr w:type="spellEnd"/>
      <w:r w:rsidRPr="00CC34C9">
        <w:rPr>
          <w:color w:val="000000" w:themeColor="text1"/>
        </w:rPr>
        <w:t xml:space="preserve"> WordPress, plug-in Joomla </w:t>
      </w:r>
      <w:proofErr w:type="spellStart"/>
      <w:r w:rsidRPr="00CC34C9">
        <w:rPr>
          <w:color w:val="000000" w:themeColor="text1"/>
        </w:rPr>
        <w:t>menawarkan</w:t>
      </w:r>
      <w:proofErr w:type="spellEnd"/>
      <w:r w:rsidRPr="00CC34C9">
        <w:rPr>
          <w:color w:val="000000" w:themeColor="text1"/>
        </w:rPr>
        <w:t xml:space="preserve"> </w:t>
      </w:r>
      <w:proofErr w:type="spellStart"/>
      <w:r w:rsidRPr="00CC34C9">
        <w:rPr>
          <w:color w:val="000000" w:themeColor="text1"/>
        </w:rPr>
        <w:t>kepada</w:t>
      </w:r>
      <w:proofErr w:type="spellEnd"/>
      <w:r w:rsidRPr="00CC34C9">
        <w:rPr>
          <w:color w:val="000000" w:themeColor="text1"/>
        </w:rPr>
        <w:t xml:space="preserve"> para </w:t>
      </w:r>
      <w:proofErr w:type="spellStart"/>
      <w:r w:rsidRPr="00CC34C9">
        <w:rPr>
          <w:color w:val="000000" w:themeColor="text1"/>
        </w:rPr>
        <w:t>pengembang</w:t>
      </w:r>
      <w:proofErr w:type="spellEnd"/>
      <w:r w:rsidRPr="00CC34C9">
        <w:rPr>
          <w:color w:val="000000" w:themeColor="text1"/>
        </w:rPr>
        <w:t xml:space="preserve"> </w:t>
      </w:r>
      <w:proofErr w:type="spellStart"/>
      <w:r w:rsidRPr="00CC34C9">
        <w:rPr>
          <w:color w:val="000000" w:themeColor="text1"/>
        </w:rPr>
        <w:t>seluruh</w:t>
      </w:r>
      <w:proofErr w:type="spellEnd"/>
      <w:r w:rsidRPr="00CC34C9">
        <w:rPr>
          <w:color w:val="000000" w:themeColor="text1"/>
        </w:rPr>
        <w:t xml:space="preserve"> </w:t>
      </w:r>
      <w:proofErr w:type="spellStart"/>
      <w:r w:rsidRPr="00CC34C9">
        <w:rPr>
          <w:color w:val="000000" w:themeColor="text1"/>
        </w:rPr>
        <w:t>tipe</w:t>
      </w:r>
      <w:proofErr w:type="spellEnd"/>
      <w:r w:rsidRPr="00CC34C9">
        <w:rPr>
          <w:color w:val="000000" w:themeColor="text1"/>
        </w:rPr>
        <w:t xml:space="preserve"> IDE Joomla-</w:t>
      </w:r>
      <w:proofErr w:type="spellStart"/>
      <w:r w:rsidRPr="00CC34C9">
        <w:rPr>
          <w:color w:val="000000" w:themeColor="text1"/>
        </w:rPr>
        <w:t>spesifik</w:t>
      </w:r>
      <w:proofErr w:type="spellEnd"/>
      <w:r w:rsidRPr="00CC34C9">
        <w:rPr>
          <w:color w:val="000000" w:themeColor="text1"/>
        </w:rPr>
        <w:t xml:space="preserve"> yang </w:t>
      </w:r>
      <w:proofErr w:type="spellStart"/>
      <w:r w:rsidRPr="00CC34C9">
        <w:rPr>
          <w:color w:val="000000" w:themeColor="text1"/>
        </w:rPr>
        <w:t>memungkinkan</w:t>
      </w:r>
      <w:proofErr w:type="spellEnd"/>
      <w:r w:rsidRPr="00CC34C9">
        <w:rPr>
          <w:color w:val="000000" w:themeColor="text1"/>
        </w:rPr>
        <w:t xml:space="preserve"> </w:t>
      </w:r>
      <w:proofErr w:type="spellStart"/>
      <w:r w:rsidRPr="00CC34C9">
        <w:rPr>
          <w:color w:val="000000" w:themeColor="text1"/>
        </w:rPr>
        <w:t>pembuatan</w:t>
      </w:r>
      <w:proofErr w:type="spellEnd"/>
      <w:r w:rsidRPr="00CC34C9">
        <w:rPr>
          <w:color w:val="000000" w:themeColor="text1"/>
        </w:rPr>
        <w:t xml:space="preserve"> situs </w:t>
      </w:r>
      <w:proofErr w:type="spellStart"/>
      <w:r w:rsidRPr="00CC34C9">
        <w:rPr>
          <w:color w:val="000000" w:themeColor="text1"/>
        </w:rPr>
        <w:t>lokal</w:t>
      </w:r>
      <w:proofErr w:type="spellEnd"/>
      <w:r w:rsidRPr="00CC34C9">
        <w:rPr>
          <w:color w:val="000000" w:themeColor="text1"/>
        </w:rPr>
        <w:t xml:space="preserve"> </w:t>
      </w:r>
      <w:proofErr w:type="spellStart"/>
      <w:r w:rsidRPr="00CC34C9">
        <w:rPr>
          <w:color w:val="000000" w:themeColor="text1"/>
        </w:rPr>
        <w:t>instan</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dukungan</w:t>
      </w:r>
      <w:proofErr w:type="spellEnd"/>
      <w:r w:rsidRPr="00CC34C9">
        <w:rPr>
          <w:color w:val="000000" w:themeColor="text1"/>
        </w:rPr>
        <w:t xml:space="preserve"> basis data.</w:t>
      </w:r>
    </w:p>
    <w:p w14:paraId="14CD5659"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Di mana WordPress </w:t>
      </w:r>
      <w:proofErr w:type="spellStart"/>
      <w:r w:rsidRPr="00CC34C9">
        <w:rPr>
          <w:color w:val="000000" w:themeColor="text1"/>
        </w:rPr>
        <w:t>hadir</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widget, Joomla </w:t>
      </w:r>
      <w:proofErr w:type="spellStart"/>
      <w:r w:rsidRPr="00CC34C9">
        <w:rPr>
          <w:color w:val="000000" w:themeColor="text1"/>
        </w:rPr>
        <w:t>memiliki</w:t>
      </w:r>
      <w:proofErr w:type="spellEnd"/>
      <w:r w:rsidRPr="00CC34C9">
        <w:rPr>
          <w:color w:val="000000" w:themeColor="text1"/>
        </w:rPr>
        <w:t xml:space="preserve"> </w:t>
      </w:r>
      <w:proofErr w:type="spellStart"/>
      <w:r w:rsidRPr="00CC34C9">
        <w:rPr>
          <w:color w:val="000000" w:themeColor="text1"/>
        </w:rPr>
        <w:t>modul-modulnya</w:t>
      </w:r>
      <w:proofErr w:type="spellEnd"/>
      <w:r w:rsidRPr="00CC34C9">
        <w:rPr>
          <w:color w:val="000000" w:themeColor="text1"/>
        </w:rPr>
        <w:t xml:space="preserve"> yang IDE </w:t>
      </w:r>
      <w:proofErr w:type="spellStart"/>
      <w:r w:rsidRPr="00CC34C9">
        <w:rPr>
          <w:color w:val="000000" w:themeColor="text1"/>
        </w:rPr>
        <w:t>memungkinkan</w:t>
      </w:r>
      <w:proofErr w:type="spellEnd"/>
      <w:r w:rsidRPr="00CC34C9">
        <w:rPr>
          <w:color w:val="000000" w:themeColor="text1"/>
        </w:rPr>
        <w:t xml:space="preserve"> </w:t>
      </w:r>
      <w:proofErr w:type="spellStart"/>
      <w:r w:rsidRPr="00CC34C9">
        <w:rPr>
          <w:color w:val="000000" w:themeColor="text1"/>
        </w:rPr>
        <w:t>pembuatan</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mudah</w:t>
      </w:r>
      <w:proofErr w:type="spellEnd"/>
      <w:r w:rsidRPr="00CC34C9">
        <w:rPr>
          <w:color w:val="000000" w:themeColor="text1"/>
        </w:rPr>
        <w:t xml:space="preserve">. Panduan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mendorong</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jadi</w:t>
      </w:r>
      <w:proofErr w:type="spellEnd"/>
      <w:r w:rsidRPr="00CC34C9">
        <w:rPr>
          <w:color w:val="000000" w:themeColor="text1"/>
        </w:rPr>
        <w:t xml:space="preserve"> </w:t>
      </w:r>
      <w:proofErr w:type="spellStart"/>
      <w:r w:rsidRPr="00CC34C9">
        <w:rPr>
          <w:color w:val="000000" w:themeColor="text1"/>
        </w:rPr>
        <w:t>bahkan</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pengembang</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w:t>
      </w:r>
      <w:proofErr w:type="spellStart"/>
      <w:r w:rsidRPr="00CC34C9">
        <w:rPr>
          <w:color w:val="000000" w:themeColor="text1"/>
        </w:rPr>
        <w:t>sedikit</w:t>
      </w:r>
      <w:proofErr w:type="spellEnd"/>
      <w:r w:rsidRPr="00CC34C9">
        <w:rPr>
          <w:color w:val="000000" w:themeColor="text1"/>
        </w:rPr>
        <w:t xml:space="preserve"> </w:t>
      </w:r>
      <w:proofErr w:type="spellStart"/>
      <w:r w:rsidRPr="00CC34C9">
        <w:rPr>
          <w:color w:val="000000" w:themeColor="text1"/>
        </w:rPr>
        <w:t>pengkodean</w:t>
      </w:r>
      <w:proofErr w:type="spellEnd"/>
      <w:r w:rsidRPr="00CC34C9">
        <w:rPr>
          <w:color w:val="000000" w:themeColor="text1"/>
        </w:rPr>
        <w:t xml:space="preserve"> yang </w:t>
      </w:r>
      <w:proofErr w:type="spellStart"/>
      <w:r w:rsidRPr="00CC34C9">
        <w:rPr>
          <w:color w:val="000000" w:themeColor="text1"/>
        </w:rPr>
        <w:t>diperlukan</w:t>
      </w:r>
      <w:proofErr w:type="spellEnd"/>
      <w:r w:rsidRPr="00CC34C9">
        <w:rPr>
          <w:color w:val="000000" w:themeColor="text1"/>
        </w:rPr>
        <w:t xml:space="preserve"> </w:t>
      </w:r>
      <w:proofErr w:type="spellStart"/>
      <w:r w:rsidRPr="00CC34C9">
        <w:rPr>
          <w:color w:val="000000" w:themeColor="text1"/>
        </w:rPr>
        <w:t>kecuali</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persyaratan</w:t>
      </w:r>
      <w:proofErr w:type="spellEnd"/>
      <w:r w:rsidRPr="00CC34C9">
        <w:rPr>
          <w:color w:val="000000" w:themeColor="text1"/>
        </w:rPr>
        <w:t xml:space="preserve"> </w:t>
      </w:r>
      <w:proofErr w:type="spellStart"/>
      <w:r w:rsidRPr="00CC34C9">
        <w:rPr>
          <w:color w:val="000000" w:themeColor="text1"/>
        </w:rPr>
        <w:t>desain</w:t>
      </w:r>
      <w:proofErr w:type="spellEnd"/>
      <w:r w:rsidRPr="00CC34C9">
        <w:rPr>
          <w:color w:val="000000" w:themeColor="text1"/>
        </w:rPr>
        <w:t xml:space="preserve"> </w:t>
      </w:r>
      <w:proofErr w:type="spellStart"/>
      <w:r w:rsidRPr="00CC34C9">
        <w:rPr>
          <w:color w:val="000000" w:themeColor="text1"/>
        </w:rPr>
        <w:t>khusus</w:t>
      </w:r>
      <w:proofErr w:type="spellEnd"/>
      <w:r w:rsidRPr="00CC34C9">
        <w:rPr>
          <w:color w:val="000000" w:themeColor="text1"/>
        </w:rPr>
        <w:t>.</w:t>
      </w:r>
    </w:p>
    <w:p w14:paraId="24763ED2"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Strong"/>
          <w:rFonts w:ascii="Times New Roman" w:hAnsi="Times New Roman" w:cs="Times New Roman"/>
          <w:b w:val="0"/>
          <w:bCs w:val="0"/>
          <w:color w:val="000000" w:themeColor="text1"/>
        </w:rPr>
        <w:t>3. Node.js</w:t>
      </w:r>
    </w:p>
    <w:p w14:paraId="6754B163"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Sebagai</w:t>
      </w:r>
      <w:proofErr w:type="spellEnd"/>
      <w:r w:rsidRPr="00CC34C9">
        <w:rPr>
          <w:color w:val="000000" w:themeColor="text1"/>
        </w:rPr>
        <w:t xml:space="preserve"> runtime JavaScript, node.js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menjadi</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ternilai</w:t>
      </w:r>
      <w:proofErr w:type="spellEnd"/>
      <w:r w:rsidRPr="00CC34C9">
        <w:rPr>
          <w:color w:val="000000" w:themeColor="text1"/>
        </w:rPr>
        <w:t xml:space="preserve"> </w:t>
      </w:r>
      <w:proofErr w:type="spellStart"/>
      <w:r w:rsidRPr="00CC34C9">
        <w:rPr>
          <w:color w:val="000000" w:themeColor="text1"/>
        </w:rPr>
        <w:t>bagi</w:t>
      </w:r>
      <w:proofErr w:type="spellEnd"/>
      <w:r w:rsidRPr="00CC34C9">
        <w:rPr>
          <w:color w:val="000000" w:themeColor="text1"/>
        </w:rPr>
        <w:t xml:space="preserve"> </w:t>
      </w:r>
      <w:proofErr w:type="spellStart"/>
      <w:r w:rsidRPr="00CC34C9">
        <w:rPr>
          <w:color w:val="000000" w:themeColor="text1"/>
        </w:rPr>
        <w:t>pengembang</w:t>
      </w:r>
      <w:proofErr w:type="spellEnd"/>
      <w:r w:rsidRPr="00CC34C9">
        <w:rPr>
          <w:color w:val="000000" w:themeColor="text1"/>
        </w:rPr>
        <w:t xml:space="preserve"> web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disukai</w:t>
      </w:r>
      <w:proofErr w:type="spellEnd"/>
      <w:r w:rsidRPr="00CC34C9">
        <w:rPr>
          <w:color w:val="000000" w:themeColor="text1"/>
        </w:rPr>
        <w:t xml:space="preserve"> </w:t>
      </w:r>
      <w:proofErr w:type="spellStart"/>
      <w:r w:rsidRPr="00CC34C9">
        <w:rPr>
          <w:color w:val="000000" w:themeColor="text1"/>
        </w:rPr>
        <w:t>karena</w:t>
      </w:r>
      <w:proofErr w:type="spellEnd"/>
      <w:r w:rsidRPr="00CC34C9">
        <w:rPr>
          <w:color w:val="000000" w:themeColor="text1"/>
        </w:rPr>
        <w:t xml:space="preserve"> </w:t>
      </w:r>
      <w:proofErr w:type="spellStart"/>
      <w:r w:rsidRPr="00CC34C9">
        <w:rPr>
          <w:color w:val="000000" w:themeColor="text1"/>
        </w:rPr>
        <w:t>ringan</w:t>
      </w:r>
      <w:proofErr w:type="spellEnd"/>
      <w:r w:rsidRPr="00CC34C9">
        <w:rPr>
          <w:color w:val="000000" w:themeColor="text1"/>
        </w:rPr>
        <w:t xml:space="preserve"> dan </w:t>
      </w:r>
      <w:proofErr w:type="spellStart"/>
      <w:r w:rsidRPr="00CC34C9">
        <w:rPr>
          <w:color w:val="000000" w:themeColor="text1"/>
        </w:rPr>
        <w:t>efisien</w:t>
      </w:r>
      <w:proofErr w:type="spellEnd"/>
      <w:r w:rsidRPr="00CC34C9">
        <w:rPr>
          <w:color w:val="000000" w:themeColor="text1"/>
        </w:rPr>
        <w:t xml:space="preserve">. </w:t>
      </w:r>
      <w:proofErr w:type="spellStart"/>
      <w:r w:rsidRPr="00CC34C9">
        <w:rPr>
          <w:color w:val="000000" w:themeColor="text1"/>
        </w:rPr>
        <w:t>Mengingat</w:t>
      </w:r>
      <w:proofErr w:type="spellEnd"/>
      <w:r w:rsidRPr="00CC34C9">
        <w:rPr>
          <w:color w:val="000000" w:themeColor="text1"/>
        </w:rPr>
        <w:t xml:space="preserve"> </w:t>
      </w:r>
      <w:proofErr w:type="spellStart"/>
      <w:r w:rsidRPr="00CC34C9">
        <w:rPr>
          <w:color w:val="000000" w:themeColor="text1"/>
        </w:rPr>
        <w:t>seberapa</w:t>
      </w:r>
      <w:proofErr w:type="spellEnd"/>
      <w:r w:rsidRPr="00CC34C9">
        <w:rPr>
          <w:color w:val="000000" w:themeColor="text1"/>
        </w:rPr>
        <w:t xml:space="preserve"> </w:t>
      </w:r>
      <w:proofErr w:type="spellStart"/>
      <w:r w:rsidRPr="00CC34C9">
        <w:rPr>
          <w:color w:val="000000" w:themeColor="text1"/>
        </w:rPr>
        <w:t>baik</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diterima</w:t>
      </w:r>
      <w:proofErr w:type="spellEnd"/>
      <w:r w:rsidRPr="00CC34C9">
        <w:rPr>
          <w:color w:val="000000" w:themeColor="text1"/>
        </w:rPr>
        <w:t xml:space="preserve">, </w:t>
      </w:r>
      <w:proofErr w:type="spellStart"/>
      <w:r w:rsidRPr="00CC34C9">
        <w:rPr>
          <w:color w:val="000000" w:themeColor="text1"/>
        </w:rPr>
        <w:t>ekosistem</w:t>
      </w:r>
      <w:proofErr w:type="spellEnd"/>
      <w:r w:rsidRPr="00CC34C9">
        <w:rPr>
          <w:color w:val="000000" w:themeColor="text1"/>
        </w:rPr>
        <w:t xml:space="preserve"> node.js </w:t>
      </w:r>
      <w:proofErr w:type="spellStart"/>
      <w:r w:rsidRPr="00CC34C9">
        <w:rPr>
          <w:color w:val="000000" w:themeColor="text1"/>
        </w:rPr>
        <w:t>adalah</w:t>
      </w:r>
      <w:proofErr w:type="spellEnd"/>
      <w:r w:rsidRPr="00CC34C9">
        <w:rPr>
          <w:color w:val="000000" w:themeColor="text1"/>
        </w:rPr>
        <w:t xml:space="preserve"> salah </w:t>
      </w:r>
      <w:proofErr w:type="spellStart"/>
      <w:r w:rsidRPr="00CC34C9">
        <w:rPr>
          <w:color w:val="000000" w:themeColor="text1"/>
        </w:rPr>
        <w:t>satu</w:t>
      </w:r>
      <w:proofErr w:type="spellEnd"/>
      <w:r w:rsidRPr="00CC34C9">
        <w:rPr>
          <w:color w:val="000000" w:themeColor="text1"/>
        </w:rPr>
        <w:t xml:space="preserve"> </w:t>
      </w:r>
      <w:proofErr w:type="spellStart"/>
      <w:r w:rsidRPr="00CC34C9">
        <w:rPr>
          <w:color w:val="000000" w:themeColor="text1"/>
        </w:rPr>
        <w:t>perpustakaan</w:t>
      </w:r>
      <w:proofErr w:type="spellEnd"/>
      <w:r w:rsidRPr="00CC34C9">
        <w:rPr>
          <w:color w:val="000000" w:themeColor="text1"/>
        </w:rPr>
        <w:t xml:space="preserve"> open source </w:t>
      </w:r>
      <w:proofErr w:type="spellStart"/>
      <w:r w:rsidRPr="00CC34C9">
        <w:rPr>
          <w:color w:val="000000" w:themeColor="text1"/>
        </w:rPr>
        <w:t>terbesar</w:t>
      </w:r>
      <w:proofErr w:type="spellEnd"/>
      <w:r w:rsidRPr="00CC34C9">
        <w:rPr>
          <w:color w:val="000000" w:themeColor="text1"/>
        </w:rPr>
        <w:t xml:space="preserve"> yang </w:t>
      </w:r>
      <w:proofErr w:type="spellStart"/>
      <w:r w:rsidRPr="00CC34C9">
        <w:rPr>
          <w:color w:val="000000" w:themeColor="text1"/>
        </w:rPr>
        <w:t>tersedia</w:t>
      </w:r>
      <w:proofErr w:type="spellEnd"/>
      <w:r w:rsidRPr="00CC34C9">
        <w:rPr>
          <w:color w:val="000000" w:themeColor="text1"/>
        </w:rPr>
        <w:t xml:space="preserve">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w:t>
      </w:r>
    </w:p>
    <w:p w14:paraId="37261E86" w14:textId="77777777" w:rsidR="00CC34C9" w:rsidRPr="00CC34C9" w:rsidRDefault="00CC34C9" w:rsidP="00CC34C9">
      <w:pPr>
        <w:pStyle w:val="gt-block"/>
        <w:shd w:val="clear" w:color="auto" w:fill="FFFFFF"/>
        <w:spacing w:before="0" w:beforeAutospacing="0" w:after="150" w:afterAutospacing="0"/>
        <w:rPr>
          <w:color w:val="000000" w:themeColor="text1"/>
        </w:rPr>
      </w:pPr>
      <w:proofErr w:type="spellStart"/>
      <w:r w:rsidRPr="00CC34C9">
        <w:rPr>
          <w:color w:val="000000" w:themeColor="text1"/>
        </w:rPr>
        <w:t>CodeLobster</w:t>
      </w:r>
      <w:proofErr w:type="spellEnd"/>
      <w:r w:rsidRPr="00CC34C9">
        <w:rPr>
          <w:color w:val="000000" w:themeColor="text1"/>
        </w:rPr>
        <w:t> </w:t>
      </w:r>
      <w:proofErr w:type="spellStart"/>
      <w:r w:rsidRPr="00CC34C9">
        <w:rPr>
          <w:color w:val="000000" w:themeColor="text1"/>
        </w:rPr>
        <w:fldChar w:fldCharType="begin"/>
      </w:r>
      <w:r w:rsidRPr="00CC34C9">
        <w:rPr>
          <w:color w:val="000000" w:themeColor="text1"/>
        </w:rPr>
        <w:instrText xml:space="preserve"> HYPERLINK "http://www.codelobster.com/nodejs.html" </w:instrText>
      </w:r>
      <w:r w:rsidRPr="00CC34C9">
        <w:rPr>
          <w:color w:val="000000" w:themeColor="text1"/>
        </w:rPr>
        <w:fldChar w:fldCharType="separate"/>
      </w:r>
      <w:r w:rsidRPr="00CC34C9">
        <w:rPr>
          <w:rStyle w:val="Hyperlink"/>
          <w:color w:val="000000" w:themeColor="text1"/>
        </w:rPr>
        <w:t>berfungsi</w:t>
      </w:r>
      <w:proofErr w:type="spellEnd"/>
      <w:r w:rsidRPr="00CC34C9">
        <w:rPr>
          <w:rStyle w:val="Hyperlink"/>
          <w:color w:val="000000" w:themeColor="text1"/>
        </w:rPr>
        <w:t xml:space="preserve"> </w:t>
      </w:r>
      <w:proofErr w:type="spellStart"/>
      <w:r w:rsidRPr="00CC34C9">
        <w:rPr>
          <w:rStyle w:val="Hyperlink"/>
          <w:color w:val="000000" w:themeColor="text1"/>
        </w:rPr>
        <w:t>dengan</w:t>
      </w:r>
      <w:proofErr w:type="spellEnd"/>
      <w:r w:rsidRPr="00CC34C9">
        <w:rPr>
          <w:rStyle w:val="Hyperlink"/>
          <w:color w:val="000000" w:themeColor="text1"/>
        </w:rPr>
        <w:t xml:space="preserve"> </w:t>
      </w:r>
      <w:proofErr w:type="spellStart"/>
      <w:r w:rsidRPr="00CC34C9">
        <w:rPr>
          <w:rStyle w:val="Hyperlink"/>
          <w:color w:val="000000" w:themeColor="text1"/>
        </w:rPr>
        <w:t>baik</w:t>
      </w:r>
      <w:proofErr w:type="spellEnd"/>
      <w:r w:rsidRPr="00CC34C9">
        <w:rPr>
          <w:rStyle w:val="Hyperlink"/>
          <w:color w:val="000000" w:themeColor="text1"/>
        </w:rPr>
        <w:t xml:space="preserve"> </w:t>
      </w:r>
      <w:proofErr w:type="spellStart"/>
      <w:r w:rsidRPr="00CC34C9">
        <w:rPr>
          <w:rStyle w:val="Hyperlink"/>
          <w:color w:val="000000" w:themeColor="text1"/>
        </w:rPr>
        <w:t>dengan</w:t>
      </w:r>
      <w:proofErr w:type="spellEnd"/>
      <w:r w:rsidRPr="00CC34C9">
        <w:rPr>
          <w:rStyle w:val="Hyperlink"/>
          <w:color w:val="000000" w:themeColor="text1"/>
        </w:rPr>
        <w:t xml:space="preserve"> node.js</w:t>
      </w:r>
      <w:r w:rsidRPr="00CC34C9">
        <w:rPr>
          <w:color w:val="000000" w:themeColor="text1"/>
        </w:rPr>
        <w:fldChar w:fldCharType="end"/>
      </w:r>
      <w:r w:rsidRPr="00CC34C9">
        <w:rPr>
          <w:color w:val="000000" w:themeColor="text1"/>
        </w:rPr>
        <w:t xml:space="preserve"> dan </w:t>
      </w:r>
      <w:proofErr w:type="spellStart"/>
      <w:r w:rsidRPr="00CC34C9">
        <w:rPr>
          <w:color w:val="000000" w:themeColor="text1"/>
        </w:rPr>
        <w:t>menawarkan</w:t>
      </w:r>
      <w:proofErr w:type="spellEnd"/>
      <w:r w:rsidRPr="00CC34C9">
        <w:rPr>
          <w:color w:val="000000" w:themeColor="text1"/>
        </w:rPr>
        <w:t xml:space="preserve"> autocomplete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kelas</w:t>
      </w:r>
      <w:proofErr w:type="spellEnd"/>
      <w:r w:rsidRPr="00CC34C9">
        <w:rPr>
          <w:color w:val="000000" w:themeColor="text1"/>
        </w:rPr>
        <w:t xml:space="preserve">, </w:t>
      </w:r>
      <w:proofErr w:type="spellStart"/>
      <w:r w:rsidRPr="00CC34C9">
        <w:rPr>
          <w:color w:val="000000" w:themeColor="text1"/>
        </w:rPr>
        <w:t>pustaka</w:t>
      </w:r>
      <w:proofErr w:type="spellEnd"/>
      <w:r w:rsidRPr="00CC34C9">
        <w:rPr>
          <w:color w:val="000000" w:themeColor="text1"/>
        </w:rPr>
        <w:t xml:space="preserve">, dan </w:t>
      </w:r>
      <w:proofErr w:type="spellStart"/>
      <w:r w:rsidRPr="00CC34C9">
        <w:rPr>
          <w:color w:val="000000" w:themeColor="text1"/>
        </w:rPr>
        <w:t>metode</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juga </w:t>
      </w:r>
      <w:proofErr w:type="spellStart"/>
      <w:r w:rsidRPr="00CC34C9">
        <w:rPr>
          <w:color w:val="000000" w:themeColor="text1"/>
        </w:rPr>
        <w:t>dilengkapi</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bantuan</w:t>
      </w:r>
      <w:proofErr w:type="spellEnd"/>
      <w:r w:rsidRPr="00CC34C9">
        <w:rPr>
          <w:color w:val="000000" w:themeColor="text1"/>
        </w:rPr>
        <w:t xml:space="preserve"> </w:t>
      </w:r>
      <w:proofErr w:type="spellStart"/>
      <w:r w:rsidRPr="00CC34C9">
        <w:rPr>
          <w:color w:val="000000" w:themeColor="text1"/>
        </w:rPr>
        <w:t>dinamis</w:t>
      </w:r>
      <w:proofErr w:type="spellEnd"/>
      <w:r w:rsidRPr="00CC34C9">
        <w:rPr>
          <w:color w:val="000000" w:themeColor="text1"/>
        </w:rPr>
        <w:t xml:space="preserve"> yang </w:t>
      </w:r>
      <w:proofErr w:type="spellStart"/>
      <w:r w:rsidRPr="00CC34C9">
        <w:rPr>
          <w:color w:val="000000" w:themeColor="text1"/>
        </w:rPr>
        <w:t>berguna</w:t>
      </w:r>
      <w:proofErr w:type="spellEnd"/>
      <w:r w:rsidRPr="00CC34C9">
        <w:rPr>
          <w:color w:val="000000" w:themeColor="text1"/>
        </w:rPr>
        <w:t xml:space="preserve"> yang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spesifik</w:t>
      </w:r>
      <w:proofErr w:type="spellEnd"/>
      <w:r w:rsidRPr="00CC34C9">
        <w:rPr>
          <w:color w:val="000000" w:themeColor="text1"/>
        </w:rPr>
        <w:t xml:space="preserve"> </w:t>
      </w:r>
      <w:proofErr w:type="spellStart"/>
      <w:r w:rsidRPr="00CC34C9">
        <w:rPr>
          <w:color w:val="000000" w:themeColor="text1"/>
        </w:rPr>
        <w:t>konteksnya</w:t>
      </w:r>
      <w:proofErr w:type="spellEnd"/>
      <w:r w:rsidRPr="00CC34C9">
        <w:rPr>
          <w:color w:val="000000" w:themeColor="text1"/>
        </w:rPr>
        <w:t>.</w:t>
      </w:r>
    </w:p>
    <w:p w14:paraId="4C6DC250" w14:textId="77777777" w:rsidR="00CC34C9" w:rsidRPr="00CC34C9" w:rsidRDefault="00CC34C9" w:rsidP="00CC34C9">
      <w:pPr>
        <w:pStyle w:val="Heading2"/>
        <w:shd w:val="clear" w:color="auto" w:fill="FFFFFF"/>
        <w:spacing w:before="240" w:after="264"/>
        <w:rPr>
          <w:rFonts w:ascii="Times New Roman" w:hAnsi="Times New Roman" w:cs="Times New Roman"/>
          <w:color w:val="000000" w:themeColor="text1"/>
          <w:sz w:val="24"/>
          <w:szCs w:val="24"/>
        </w:rPr>
      </w:pPr>
      <w:r w:rsidRPr="00CC34C9">
        <w:rPr>
          <w:rStyle w:val="Strong"/>
          <w:rFonts w:ascii="Times New Roman" w:hAnsi="Times New Roman" w:cs="Times New Roman"/>
          <w:b w:val="0"/>
          <w:bCs w:val="0"/>
          <w:color w:val="000000" w:themeColor="text1"/>
          <w:sz w:val="24"/>
          <w:szCs w:val="24"/>
        </w:rPr>
        <w:t>Harga dan Kompetisi</w:t>
      </w:r>
    </w:p>
    <w:p w14:paraId="29C4436B"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Banyak IDE premium </w:t>
      </w:r>
      <w:proofErr w:type="spellStart"/>
      <w:r w:rsidRPr="00CC34C9">
        <w:rPr>
          <w:color w:val="000000" w:themeColor="text1"/>
        </w:rPr>
        <w:t>saat</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datang</w:t>
      </w:r>
      <w:proofErr w:type="spellEnd"/>
      <w:r w:rsidRPr="00CC34C9">
        <w:rPr>
          <w:color w:val="000000" w:themeColor="text1"/>
        </w:rPr>
        <w:t xml:space="preserve"> </w:t>
      </w:r>
      <w:proofErr w:type="spellStart"/>
      <w:r w:rsidRPr="00CC34C9">
        <w:rPr>
          <w:color w:val="000000" w:themeColor="text1"/>
        </w:rPr>
        <w:t>tepat</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Harga</w:t>
      </w:r>
      <w:proofErr w:type="spellEnd"/>
      <w:r w:rsidRPr="00CC34C9">
        <w:rPr>
          <w:color w:val="000000" w:themeColor="text1"/>
        </w:rPr>
        <w:t xml:space="preserve"> premium.</w:t>
      </w:r>
    </w:p>
    <w:p w14:paraId="695B16DE" w14:textId="77777777" w:rsidR="00CC34C9" w:rsidRPr="00CC34C9" w:rsidRDefault="00CC34C9" w:rsidP="00CC34C9">
      <w:pPr>
        <w:pStyle w:val="gt-block"/>
        <w:shd w:val="clear" w:color="auto" w:fill="FFFFFF"/>
        <w:spacing w:before="0" w:beforeAutospacing="0" w:after="150" w:afterAutospacing="0"/>
        <w:rPr>
          <w:color w:val="000000" w:themeColor="text1"/>
        </w:rPr>
      </w:pPr>
      <w:proofErr w:type="spellStart"/>
      <w:r w:rsidRPr="00CC34C9">
        <w:rPr>
          <w:color w:val="000000" w:themeColor="text1"/>
        </w:rPr>
        <w:t>Ambil</w:t>
      </w:r>
      <w:proofErr w:type="spellEnd"/>
      <w:r w:rsidRPr="00CC34C9">
        <w:rPr>
          <w:color w:val="000000" w:themeColor="text1"/>
        </w:rPr>
        <w:t xml:space="preserve"> </w:t>
      </w:r>
      <w:proofErr w:type="spellStart"/>
      <w:r w:rsidRPr="00CC34C9">
        <w:rPr>
          <w:color w:val="000000" w:themeColor="text1"/>
        </w:rPr>
        <w:t>sebagai</w:t>
      </w:r>
      <w:proofErr w:type="spellEnd"/>
      <w:r w:rsidRPr="00CC34C9">
        <w:rPr>
          <w:color w:val="000000" w:themeColor="text1"/>
        </w:rPr>
        <w:t xml:space="preserve"> </w:t>
      </w:r>
      <w:proofErr w:type="spellStart"/>
      <w:r w:rsidRPr="00CC34C9">
        <w:rPr>
          <w:color w:val="000000" w:themeColor="text1"/>
        </w:rPr>
        <w:t>contoh</w:t>
      </w:r>
      <w:proofErr w:type="spellEnd"/>
      <w:r w:rsidRPr="00CC34C9">
        <w:rPr>
          <w:color w:val="000000" w:themeColor="text1"/>
        </w:rPr>
        <w:t> </w:t>
      </w:r>
      <w:hyperlink r:id="rId238" w:history="1">
        <w:r w:rsidRPr="00CC34C9">
          <w:rPr>
            <w:rStyle w:val="Hyperlink"/>
            <w:color w:val="000000" w:themeColor="text1"/>
          </w:rPr>
          <w:t>Microsoft Visual Studio</w:t>
        </w:r>
      </w:hyperlink>
      <w:r w:rsidRPr="00CC34C9">
        <w:rPr>
          <w:color w:val="000000" w:themeColor="text1"/>
        </w:rPr>
        <w:t xml:space="preserve"> yang </w:t>
      </w:r>
      <w:proofErr w:type="spellStart"/>
      <w:r w:rsidRPr="00CC34C9">
        <w:rPr>
          <w:color w:val="000000" w:themeColor="text1"/>
        </w:rPr>
        <w:t>dibangun</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tentu</w:t>
      </w:r>
      <w:proofErr w:type="spellEnd"/>
      <w:r w:rsidRPr="00CC34C9">
        <w:rPr>
          <w:color w:val="000000" w:themeColor="text1"/>
        </w:rPr>
        <w:t xml:space="preserve"> </w:t>
      </w:r>
      <w:proofErr w:type="spellStart"/>
      <w:r w:rsidRPr="00CC34C9">
        <w:rPr>
          <w:color w:val="000000" w:themeColor="text1"/>
        </w:rPr>
        <w:t>saja</w:t>
      </w:r>
      <w:proofErr w:type="spellEnd"/>
      <w:r w:rsidRPr="00CC34C9">
        <w:rPr>
          <w:color w:val="000000" w:themeColor="text1"/>
        </w:rPr>
        <w:t xml:space="preserve">) C / C ++, VB.net, C # dan F #. </w:t>
      </w:r>
      <w:proofErr w:type="spellStart"/>
      <w:r w:rsidRPr="00CC34C9">
        <w:rPr>
          <w:color w:val="000000" w:themeColor="text1"/>
        </w:rPr>
        <w:t>Harga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rentang</w:t>
      </w:r>
      <w:proofErr w:type="spellEnd"/>
      <w:r w:rsidRPr="00CC34C9">
        <w:rPr>
          <w:color w:val="000000" w:themeColor="text1"/>
        </w:rPr>
        <w:t xml:space="preserve"> </w:t>
      </w:r>
      <w:proofErr w:type="spellStart"/>
      <w:r w:rsidRPr="00CC34C9">
        <w:rPr>
          <w:color w:val="000000" w:themeColor="text1"/>
        </w:rPr>
        <w:lastRenderedPageBreak/>
        <w:t>tersebut</w:t>
      </w:r>
      <w:proofErr w:type="spellEnd"/>
      <w:r w:rsidRPr="00CC34C9">
        <w:rPr>
          <w:color w:val="000000" w:themeColor="text1"/>
        </w:rPr>
        <w:t xml:space="preserve"> </w:t>
      </w:r>
      <w:proofErr w:type="spellStart"/>
      <w:r w:rsidRPr="00CC34C9">
        <w:rPr>
          <w:color w:val="000000" w:themeColor="text1"/>
        </w:rPr>
        <w:t>mulai</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$ 49 per </w:t>
      </w:r>
      <w:proofErr w:type="spellStart"/>
      <w:r w:rsidRPr="00CC34C9">
        <w:rPr>
          <w:color w:val="000000" w:themeColor="text1"/>
        </w:rPr>
        <w:t>bulan</w:t>
      </w:r>
      <w:proofErr w:type="spellEnd"/>
      <w:r w:rsidRPr="00CC34C9">
        <w:rPr>
          <w:color w:val="000000" w:themeColor="text1"/>
        </w:rPr>
        <w:t xml:space="preserve">, </w:t>
      </w:r>
      <w:proofErr w:type="spellStart"/>
      <w:r w:rsidRPr="00CC34C9">
        <w:rPr>
          <w:color w:val="000000" w:themeColor="text1"/>
        </w:rPr>
        <w:t>hingga</w:t>
      </w:r>
      <w:proofErr w:type="spellEnd"/>
      <w:r w:rsidRPr="00CC34C9">
        <w:rPr>
          <w:color w:val="000000" w:themeColor="text1"/>
        </w:rPr>
        <w:t xml:space="preserve"> </w:t>
      </w:r>
      <w:proofErr w:type="spellStart"/>
      <w:r w:rsidRPr="00CC34C9">
        <w:rPr>
          <w:color w:val="000000" w:themeColor="text1"/>
        </w:rPr>
        <w:t>biaya</w:t>
      </w:r>
      <w:proofErr w:type="spellEnd"/>
      <w:r w:rsidRPr="00CC34C9">
        <w:rPr>
          <w:color w:val="000000" w:themeColor="text1"/>
        </w:rPr>
        <w:t xml:space="preserve"> </w:t>
      </w:r>
      <w:proofErr w:type="spellStart"/>
      <w:r w:rsidRPr="00CC34C9">
        <w:rPr>
          <w:color w:val="000000" w:themeColor="text1"/>
        </w:rPr>
        <w:t>tahunan</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langganan</w:t>
      </w:r>
      <w:proofErr w:type="spellEnd"/>
      <w:r w:rsidRPr="00CC34C9">
        <w:rPr>
          <w:color w:val="000000" w:themeColor="text1"/>
        </w:rPr>
        <w:t xml:space="preserve"> </w:t>
      </w:r>
      <w:proofErr w:type="spellStart"/>
      <w:r w:rsidRPr="00CC34C9">
        <w:rPr>
          <w:color w:val="000000" w:themeColor="text1"/>
        </w:rPr>
        <w:t>tahunan</w:t>
      </w:r>
      <w:proofErr w:type="spellEnd"/>
      <w:r w:rsidRPr="00CC34C9">
        <w:rPr>
          <w:color w:val="000000" w:themeColor="text1"/>
        </w:rPr>
        <w:t xml:space="preserve"> $ 2,999.</w:t>
      </w:r>
    </w:p>
    <w:p w14:paraId="668928EC"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Ada </w:t>
      </w:r>
      <w:proofErr w:type="spellStart"/>
      <w:r w:rsidRPr="00CC34C9">
        <w:rPr>
          <w:color w:val="000000" w:themeColor="text1"/>
        </w:rPr>
        <w:t>pilihan</w:t>
      </w:r>
      <w:proofErr w:type="spellEnd"/>
      <w:r w:rsidRPr="00CC34C9">
        <w:rPr>
          <w:color w:val="000000" w:themeColor="text1"/>
        </w:rPr>
        <w:t xml:space="preserve"> gratis yang </w:t>
      </w:r>
      <w:proofErr w:type="spellStart"/>
      <w:r w:rsidRPr="00CC34C9">
        <w:rPr>
          <w:color w:val="000000" w:themeColor="text1"/>
        </w:rPr>
        <w:t>tersedia</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netbeans</w:t>
      </w:r>
      <w:proofErr w:type="spellEnd"/>
      <w:r w:rsidRPr="00CC34C9">
        <w:rPr>
          <w:color w:val="000000" w:themeColor="text1"/>
        </w:rPr>
        <w:t xml:space="preserve">, </w:t>
      </w:r>
      <w:proofErr w:type="spellStart"/>
      <w:r w:rsidRPr="00CC34C9">
        <w:rPr>
          <w:color w:val="000000" w:themeColor="text1"/>
        </w:rPr>
        <w:t>tetapi</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yang </w:t>
      </w:r>
      <w:proofErr w:type="spellStart"/>
      <w:r w:rsidRPr="00CC34C9">
        <w:rPr>
          <w:color w:val="000000" w:themeColor="text1"/>
        </w:rPr>
        <w:t>mendekati</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xml:space="preserve"> </w:t>
      </w:r>
      <w:proofErr w:type="spellStart"/>
      <w:r w:rsidRPr="00CC34C9">
        <w:rPr>
          <w:color w:val="000000" w:themeColor="text1"/>
        </w:rPr>
        <w:t>hal</w:t>
      </w:r>
      <w:proofErr w:type="spellEnd"/>
      <w:r w:rsidRPr="00CC34C9">
        <w:rPr>
          <w:color w:val="000000" w:themeColor="text1"/>
        </w:rPr>
        <w:t xml:space="preserve"> </w:t>
      </w:r>
      <w:proofErr w:type="spellStart"/>
      <w:r w:rsidRPr="00CC34C9">
        <w:rPr>
          <w:color w:val="000000" w:themeColor="text1"/>
        </w:rPr>
        <w:t>jumlah</w:t>
      </w:r>
      <w:proofErr w:type="spellEnd"/>
      <w:r w:rsidRPr="00CC34C9">
        <w:rPr>
          <w:color w:val="000000" w:themeColor="text1"/>
        </w:rPr>
        <w:t xml:space="preserve"> </w:t>
      </w:r>
      <w:proofErr w:type="spellStart"/>
      <w:r w:rsidRPr="00CC34C9">
        <w:rPr>
          <w:color w:val="000000" w:themeColor="text1"/>
        </w:rPr>
        <w:t>fitur</w:t>
      </w:r>
      <w:proofErr w:type="spellEnd"/>
      <w:r w:rsidRPr="00CC34C9">
        <w:rPr>
          <w:color w:val="000000" w:themeColor="text1"/>
        </w:rPr>
        <w:t xml:space="preserve"> yang </w:t>
      </w:r>
      <w:proofErr w:type="spellStart"/>
      <w:r w:rsidRPr="00CC34C9">
        <w:rPr>
          <w:color w:val="000000" w:themeColor="text1"/>
        </w:rPr>
        <w:t>ditawarkan</w:t>
      </w:r>
      <w:proofErr w:type="spellEnd"/>
      <w:r w:rsidRPr="00CC34C9">
        <w:rPr>
          <w:color w:val="000000" w:themeColor="text1"/>
        </w:rPr>
        <w:t>.</w:t>
      </w:r>
    </w:p>
    <w:p w14:paraId="36F3E39D" w14:textId="77777777" w:rsidR="00CC34C9" w:rsidRPr="00CC34C9" w:rsidRDefault="00CC34C9" w:rsidP="00CC34C9">
      <w:pPr>
        <w:pStyle w:val="gt-block"/>
        <w:shd w:val="clear" w:color="auto" w:fill="FFFFFF"/>
        <w:spacing w:before="0" w:beforeAutospacing="0" w:after="150" w:afterAutospacing="0"/>
        <w:rPr>
          <w:color w:val="000000" w:themeColor="text1"/>
        </w:rPr>
      </w:pPr>
      <w:r w:rsidRPr="00CC34C9">
        <w:rPr>
          <w:rStyle w:val="meteor-icon"/>
          <w:rFonts w:eastAsiaTheme="majorEastAsia"/>
          <w:b/>
          <w:bCs/>
          <w:color w:val="000000" w:themeColor="text1"/>
        </w:rPr>
        <w:t> Baca juga - </w:t>
      </w:r>
      <w:proofErr w:type="spellStart"/>
      <w:r w:rsidRPr="00CC34C9">
        <w:rPr>
          <w:color w:val="000000" w:themeColor="text1"/>
        </w:rPr>
        <w:fldChar w:fldCharType="begin"/>
      </w:r>
      <w:r w:rsidRPr="00CC34C9">
        <w:rPr>
          <w:color w:val="000000" w:themeColor="text1"/>
        </w:rPr>
        <w:instrText xml:space="preserve"> HYPERLINK "https://www.webhostingsecretrevealed.net/id/website-hosting-cost/" </w:instrText>
      </w:r>
      <w:r w:rsidRPr="00CC34C9">
        <w:rPr>
          <w:color w:val="000000" w:themeColor="text1"/>
        </w:rPr>
        <w:fldChar w:fldCharType="separate"/>
      </w:r>
      <w:r w:rsidRPr="00CC34C9">
        <w:rPr>
          <w:rStyle w:val="Hyperlink"/>
          <w:color w:val="000000" w:themeColor="text1"/>
        </w:rPr>
        <w:t>Berapa</w:t>
      </w:r>
      <w:proofErr w:type="spellEnd"/>
      <w:r w:rsidRPr="00CC34C9">
        <w:rPr>
          <w:rStyle w:val="Hyperlink"/>
          <w:color w:val="000000" w:themeColor="text1"/>
        </w:rPr>
        <w:t xml:space="preserve"> yang </w:t>
      </w:r>
      <w:proofErr w:type="spellStart"/>
      <w:r w:rsidRPr="00CC34C9">
        <w:rPr>
          <w:rStyle w:val="Hyperlink"/>
          <w:color w:val="000000" w:themeColor="text1"/>
        </w:rPr>
        <w:t>harus</w:t>
      </w:r>
      <w:proofErr w:type="spellEnd"/>
      <w:r w:rsidRPr="00CC34C9">
        <w:rPr>
          <w:rStyle w:val="Hyperlink"/>
          <w:color w:val="000000" w:themeColor="text1"/>
        </w:rPr>
        <w:t xml:space="preserve"> </w:t>
      </w:r>
      <w:proofErr w:type="spellStart"/>
      <w:r w:rsidRPr="00CC34C9">
        <w:rPr>
          <w:rStyle w:val="Hyperlink"/>
          <w:color w:val="000000" w:themeColor="text1"/>
        </w:rPr>
        <w:t>dibayarkan</w:t>
      </w:r>
      <w:proofErr w:type="spellEnd"/>
      <w:r w:rsidRPr="00CC34C9">
        <w:rPr>
          <w:rStyle w:val="Hyperlink"/>
          <w:color w:val="000000" w:themeColor="text1"/>
        </w:rPr>
        <w:t xml:space="preserve"> </w:t>
      </w:r>
      <w:proofErr w:type="spellStart"/>
      <w:r w:rsidRPr="00CC34C9">
        <w:rPr>
          <w:rStyle w:val="Hyperlink"/>
          <w:color w:val="000000" w:themeColor="text1"/>
        </w:rPr>
        <w:t>untuk</w:t>
      </w:r>
      <w:proofErr w:type="spellEnd"/>
      <w:r w:rsidRPr="00CC34C9">
        <w:rPr>
          <w:rStyle w:val="Hyperlink"/>
          <w:color w:val="000000" w:themeColor="text1"/>
        </w:rPr>
        <w:t xml:space="preserve"> hosting web</w:t>
      </w:r>
      <w:r w:rsidRPr="00CC34C9">
        <w:rPr>
          <w:color w:val="000000" w:themeColor="text1"/>
        </w:rPr>
        <w:fldChar w:fldCharType="end"/>
      </w:r>
    </w:p>
    <w:p w14:paraId="456FDDDE"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Fonts w:ascii="Times New Roman" w:hAnsi="Times New Roman" w:cs="Times New Roman"/>
          <w:color w:val="000000" w:themeColor="text1"/>
        </w:rPr>
        <w:t>CodeLobster diberi harga berdasarkan model freemium.</w:t>
      </w:r>
    </w:p>
    <w:p w14:paraId="6F9F73B3"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berarti</w:t>
      </w:r>
      <w:proofErr w:type="spellEnd"/>
      <w:r w:rsidRPr="00CC34C9">
        <w:rPr>
          <w:color w:val="000000" w:themeColor="text1"/>
        </w:rPr>
        <w:t xml:space="preserve"> </w:t>
      </w:r>
      <w:proofErr w:type="spellStart"/>
      <w:r w:rsidRPr="00CC34C9">
        <w:rPr>
          <w:color w:val="000000" w:themeColor="text1"/>
        </w:rPr>
        <w:t>aplikasi</w:t>
      </w:r>
      <w:proofErr w:type="spellEnd"/>
      <w:r w:rsidRPr="00CC34C9">
        <w:rPr>
          <w:color w:val="000000" w:themeColor="text1"/>
        </w:rPr>
        <w:t xml:space="preserve"> </w:t>
      </w:r>
      <w:proofErr w:type="spellStart"/>
      <w:r w:rsidRPr="00CC34C9">
        <w:rPr>
          <w:color w:val="000000" w:themeColor="text1"/>
        </w:rPr>
        <w:t>dasar</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gratis, </w:t>
      </w:r>
      <w:proofErr w:type="spellStart"/>
      <w:r w:rsidRPr="00CC34C9">
        <w:rPr>
          <w:color w:val="000000" w:themeColor="text1"/>
        </w:rPr>
        <w:t>tetapi</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w:t>
      </w:r>
      <w:proofErr w:type="spellStart"/>
      <w:r w:rsidRPr="00CC34C9">
        <w:rPr>
          <w:color w:val="000000" w:themeColor="text1"/>
        </w:rPr>
        <w:t>dapat</w:t>
      </w:r>
      <w:proofErr w:type="spellEnd"/>
      <w:r w:rsidRPr="00CC34C9">
        <w:rPr>
          <w:color w:val="000000" w:themeColor="text1"/>
        </w:rPr>
        <w:t xml:space="preserve"> </w:t>
      </w:r>
      <w:proofErr w:type="spellStart"/>
      <w:r w:rsidRPr="00CC34C9">
        <w:rPr>
          <w:color w:val="000000" w:themeColor="text1"/>
        </w:rPr>
        <w:t>diakses</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versi</w:t>
      </w:r>
      <w:proofErr w:type="spellEnd"/>
      <w:r w:rsidRPr="00CC34C9">
        <w:rPr>
          <w:color w:val="000000" w:themeColor="text1"/>
        </w:rPr>
        <w:t xml:space="preserve"> </w:t>
      </w:r>
      <w:proofErr w:type="spellStart"/>
      <w:r w:rsidRPr="00CC34C9">
        <w:rPr>
          <w:color w:val="000000" w:themeColor="text1"/>
        </w:rPr>
        <w:t>berbayar</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datang</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xml:space="preserve"> </w:t>
      </w:r>
      <w:proofErr w:type="spellStart"/>
      <w:r w:rsidRPr="00CC34C9">
        <w:rPr>
          <w:color w:val="000000" w:themeColor="text1"/>
        </w:rPr>
        <w:t>versi</w:t>
      </w:r>
      <w:proofErr w:type="spellEnd"/>
      <w:r w:rsidRPr="00CC34C9">
        <w:rPr>
          <w:color w:val="000000" w:themeColor="text1"/>
        </w:rPr>
        <w:t xml:space="preserve"> gratis, LITE dan PRO. </w:t>
      </w:r>
      <w:proofErr w:type="spellStart"/>
      <w:r w:rsidRPr="00CC34C9">
        <w:rPr>
          <w:color w:val="000000" w:themeColor="text1"/>
        </w:rPr>
        <w:t>Versi</w:t>
      </w:r>
      <w:proofErr w:type="spellEnd"/>
      <w:r w:rsidRPr="00CC34C9">
        <w:rPr>
          <w:color w:val="000000" w:themeColor="text1"/>
        </w:rPr>
        <w:t xml:space="preserve"> gratis </w:t>
      </w:r>
      <w:proofErr w:type="spellStart"/>
      <w:r w:rsidRPr="00CC34C9">
        <w:rPr>
          <w:color w:val="000000" w:themeColor="text1"/>
        </w:rPr>
        <w:t>dilengkapi</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editor, </w:t>
      </w:r>
      <w:proofErr w:type="spellStart"/>
      <w:r w:rsidRPr="00CC34C9">
        <w:rPr>
          <w:color w:val="000000" w:themeColor="text1"/>
        </w:rPr>
        <w:t>inspektur</w:t>
      </w:r>
      <w:proofErr w:type="spellEnd"/>
      <w:r w:rsidRPr="00CC34C9">
        <w:rPr>
          <w:color w:val="000000" w:themeColor="text1"/>
        </w:rPr>
        <w:t xml:space="preserve"> dan debugger.</w:t>
      </w:r>
    </w:p>
    <w:p w14:paraId="53268300"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sedikit</w:t>
      </w:r>
      <w:proofErr w:type="spellEnd"/>
      <w:r w:rsidRPr="00CC34C9">
        <w:rPr>
          <w:color w:val="000000" w:themeColor="text1"/>
        </w:rPr>
        <w:t xml:space="preserve"> naik </w:t>
      </w:r>
      <w:proofErr w:type="spellStart"/>
      <w:r w:rsidRPr="00CC34C9">
        <w:rPr>
          <w:color w:val="000000" w:themeColor="text1"/>
        </w:rPr>
        <w:t>ke</w:t>
      </w:r>
      <w:proofErr w:type="spellEnd"/>
      <w:r w:rsidRPr="00CC34C9">
        <w:rPr>
          <w:color w:val="000000" w:themeColor="text1"/>
        </w:rPr>
        <w:t xml:space="preserve"> LITE di $ 39.95, Anda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mendapatkan</w:t>
      </w:r>
      <w:proofErr w:type="spellEnd"/>
      <w:r w:rsidRPr="00CC34C9">
        <w:rPr>
          <w:color w:val="000000" w:themeColor="text1"/>
        </w:rPr>
        <w:t xml:space="preserve"> </w:t>
      </w:r>
      <w:proofErr w:type="spellStart"/>
      <w:r w:rsidRPr="00CC34C9">
        <w:rPr>
          <w:color w:val="000000" w:themeColor="text1"/>
        </w:rPr>
        <w:t>akses</w:t>
      </w:r>
      <w:proofErr w:type="spellEnd"/>
      <w:r w:rsidRPr="00CC34C9">
        <w:rPr>
          <w:color w:val="000000" w:themeColor="text1"/>
        </w:rPr>
        <w:t xml:space="preserve"> </w:t>
      </w:r>
      <w:proofErr w:type="spellStart"/>
      <w:r w:rsidRPr="00CC34C9">
        <w:rPr>
          <w:color w:val="000000" w:themeColor="text1"/>
        </w:rPr>
        <w:t>ke</w:t>
      </w:r>
      <w:proofErr w:type="spellEnd"/>
      <w:r w:rsidRPr="00CC34C9">
        <w:rPr>
          <w:color w:val="000000" w:themeColor="text1"/>
        </w:rPr>
        <w:t xml:space="preserve"> </w:t>
      </w:r>
      <w:proofErr w:type="spellStart"/>
      <w:r w:rsidRPr="00CC34C9">
        <w:rPr>
          <w:color w:val="000000" w:themeColor="text1"/>
        </w:rPr>
        <w:t>dukungan</w:t>
      </w:r>
      <w:proofErr w:type="spellEnd"/>
      <w:r w:rsidRPr="00CC34C9">
        <w:rPr>
          <w:color w:val="000000" w:themeColor="text1"/>
        </w:rPr>
        <w:t xml:space="preserve"> FTP / SFTP, </w:t>
      </w:r>
      <w:proofErr w:type="spellStart"/>
      <w:r w:rsidRPr="00CC34C9">
        <w:rPr>
          <w:color w:val="000000" w:themeColor="text1"/>
        </w:rPr>
        <w:t>manajer</w:t>
      </w:r>
      <w:proofErr w:type="spellEnd"/>
      <w:r w:rsidRPr="00CC34C9">
        <w:rPr>
          <w:color w:val="000000" w:themeColor="text1"/>
        </w:rPr>
        <w:t xml:space="preserve"> SQL, </w:t>
      </w:r>
      <w:proofErr w:type="spellStart"/>
      <w:r w:rsidRPr="00CC34C9">
        <w:rPr>
          <w:color w:val="000000" w:themeColor="text1"/>
        </w:rPr>
        <w:t>dukungan</w:t>
      </w:r>
      <w:proofErr w:type="spellEnd"/>
      <w:r w:rsidRPr="00CC34C9">
        <w:rPr>
          <w:color w:val="000000" w:themeColor="text1"/>
        </w:rPr>
        <w:t xml:space="preserve"> node.js, </w:t>
      </w:r>
      <w:proofErr w:type="spellStart"/>
      <w:r w:rsidRPr="00CC34C9">
        <w:rPr>
          <w:color w:val="000000" w:themeColor="text1"/>
        </w:rPr>
        <w:t>serta</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w:t>
      </w:r>
      <w:proofErr w:type="spellStart"/>
      <w:r w:rsidRPr="00CC34C9">
        <w:rPr>
          <w:color w:val="000000" w:themeColor="text1"/>
        </w:rPr>
        <w:t>lainnya</w:t>
      </w:r>
      <w:proofErr w:type="spellEnd"/>
      <w:r w:rsidRPr="00CC34C9">
        <w:rPr>
          <w:color w:val="000000" w:themeColor="text1"/>
        </w:rPr>
        <w:t xml:space="preserve">. </w:t>
      </w:r>
      <w:proofErr w:type="spellStart"/>
      <w:r w:rsidRPr="00CC34C9">
        <w:rPr>
          <w:color w:val="000000" w:themeColor="text1"/>
        </w:rPr>
        <w:t>Versi</w:t>
      </w:r>
      <w:proofErr w:type="spellEnd"/>
      <w:r w:rsidRPr="00CC34C9">
        <w:rPr>
          <w:color w:val="000000" w:themeColor="text1"/>
        </w:rPr>
        <w:t xml:space="preserve"> PRO </w:t>
      </w:r>
      <w:proofErr w:type="spellStart"/>
      <w:r w:rsidRPr="00CC34C9">
        <w:rPr>
          <w:color w:val="000000" w:themeColor="text1"/>
        </w:rPr>
        <w:t>adalah</w:t>
      </w:r>
      <w:proofErr w:type="spellEnd"/>
      <w:r w:rsidRPr="00CC34C9">
        <w:rPr>
          <w:color w:val="000000" w:themeColor="text1"/>
        </w:rPr>
        <w:t xml:space="preserve"> real deal dan </w:t>
      </w:r>
      <w:proofErr w:type="spellStart"/>
      <w:r w:rsidRPr="00CC34C9">
        <w:rPr>
          <w:color w:val="000000" w:themeColor="text1"/>
        </w:rPr>
        <w:t>disitulah</w:t>
      </w:r>
      <w:proofErr w:type="spellEnd"/>
      <w:r w:rsidRPr="00CC34C9">
        <w:rPr>
          <w:color w:val="000000" w:themeColor="text1"/>
        </w:rPr>
        <w:t xml:space="preserve"> Anda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mendapatkan</w:t>
      </w:r>
      <w:proofErr w:type="spellEnd"/>
      <w:r w:rsidRPr="00CC34C9">
        <w:rPr>
          <w:color w:val="000000" w:themeColor="text1"/>
        </w:rPr>
        <w:t xml:space="preserve"> </w:t>
      </w:r>
      <w:proofErr w:type="spellStart"/>
      <w:r w:rsidRPr="00CC34C9">
        <w:rPr>
          <w:color w:val="000000" w:themeColor="text1"/>
        </w:rPr>
        <w:t>paket</w:t>
      </w:r>
      <w:proofErr w:type="spellEnd"/>
      <w:r w:rsidRPr="00CC34C9">
        <w:rPr>
          <w:color w:val="000000" w:themeColor="text1"/>
        </w:rPr>
        <w:t xml:space="preserve"> plug-in yang </w:t>
      </w:r>
      <w:proofErr w:type="spellStart"/>
      <w:r w:rsidRPr="00CC34C9">
        <w:rPr>
          <w:color w:val="000000" w:themeColor="text1"/>
        </w:rPr>
        <w:t>luar</w:t>
      </w:r>
      <w:proofErr w:type="spellEnd"/>
      <w:r w:rsidRPr="00CC34C9">
        <w:rPr>
          <w:color w:val="000000" w:themeColor="text1"/>
        </w:rPr>
        <w:t xml:space="preserve"> </w:t>
      </w:r>
      <w:proofErr w:type="spellStart"/>
      <w:r w:rsidRPr="00CC34C9">
        <w:rPr>
          <w:color w:val="000000" w:themeColor="text1"/>
        </w:rPr>
        <w:t>biasa</w:t>
      </w:r>
      <w:proofErr w:type="spellEnd"/>
      <w:r w:rsidRPr="00CC34C9">
        <w:rPr>
          <w:color w:val="000000" w:themeColor="text1"/>
        </w:rPr>
        <w:t>.</w:t>
      </w:r>
    </w:p>
    <w:p w14:paraId="077C8346"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Untuk</w:t>
      </w:r>
      <w:proofErr w:type="spellEnd"/>
      <w:r w:rsidRPr="00CC34C9">
        <w:rPr>
          <w:color w:val="000000" w:themeColor="text1"/>
        </w:rPr>
        <w:t xml:space="preserve"> $ 99.95,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berubah</w:t>
      </w:r>
      <w:proofErr w:type="spellEnd"/>
      <w:r w:rsidRPr="00CC34C9">
        <w:rPr>
          <w:color w:val="000000" w:themeColor="text1"/>
        </w:rPr>
        <w:t xml:space="preserve"> </w:t>
      </w:r>
      <w:proofErr w:type="spellStart"/>
      <w:r w:rsidRPr="00CC34C9">
        <w:rPr>
          <w:color w:val="000000" w:themeColor="text1"/>
        </w:rPr>
        <w:t>menjadi</w:t>
      </w:r>
      <w:proofErr w:type="spellEnd"/>
      <w:r w:rsidRPr="00CC34C9">
        <w:rPr>
          <w:color w:val="000000" w:themeColor="text1"/>
        </w:rPr>
        <w:t xml:space="preserve"> </w:t>
      </w:r>
      <w:proofErr w:type="spellStart"/>
      <w:r w:rsidRPr="00CC34C9">
        <w:rPr>
          <w:color w:val="000000" w:themeColor="text1"/>
        </w:rPr>
        <w:t>setiap</w:t>
      </w:r>
      <w:proofErr w:type="spellEnd"/>
      <w:r w:rsidRPr="00CC34C9">
        <w:rPr>
          <w:color w:val="000000" w:themeColor="text1"/>
        </w:rPr>
        <w:t xml:space="preserve"> IDE </w:t>
      </w:r>
      <w:proofErr w:type="spellStart"/>
      <w:r w:rsidRPr="00CC34C9">
        <w:rPr>
          <w:color w:val="000000" w:themeColor="text1"/>
        </w:rPr>
        <w:t>impian</w:t>
      </w:r>
      <w:proofErr w:type="spellEnd"/>
      <w:r w:rsidRPr="00CC34C9">
        <w:rPr>
          <w:color w:val="000000" w:themeColor="text1"/>
        </w:rPr>
        <w:t xml:space="preserve"> </w:t>
      </w:r>
      <w:proofErr w:type="spellStart"/>
      <w:r w:rsidRPr="00CC34C9">
        <w:rPr>
          <w:color w:val="000000" w:themeColor="text1"/>
        </w:rPr>
        <w:t>pengembang</w:t>
      </w:r>
      <w:proofErr w:type="spellEnd"/>
      <w:r w:rsidRPr="00CC34C9">
        <w:rPr>
          <w:color w:val="000000" w:themeColor="text1"/>
        </w:rPr>
        <w:t xml:space="preserve"> </w:t>
      </w:r>
      <w:proofErr w:type="spellStart"/>
      <w:r w:rsidRPr="00CC34C9">
        <w:rPr>
          <w:color w:val="000000" w:themeColor="text1"/>
        </w:rPr>
        <w:t>dengan</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yang </w:t>
      </w:r>
      <w:proofErr w:type="spellStart"/>
      <w:r w:rsidRPr="00CC34C9">
        <w:rPr>
          <w:color w:val="000000" w:themeColor="text1"/>
        </w:rPr>
        <w:t>disertakan</w:t>
      </w:r>
      <w:proofErr w:type="spellEnd"/>
      <w:r w:rsidRPr="00CC34C9">
        <w:rPr>
          <w:color w:val="000000" w:themeColor="text1"/>
        </w:rPr>
        <w:t xml:space="preserve">. </w:t>
      </w:r>
      <w:proofErr w:type="spellStart"/>
      <w:r w:rsidRPr="00CC34C9">
        <w:rPr>
          <w:color w:val="000000" w:themeColor="text1"/>
        </w:rPr>
        <w:t>Setiap</w:t>
      </w:r>
      <w:proofErr w:type="spellEnd"/>
      <w:r w:rsidRPr="00CC34C9">
        <w:rPr>
          <w:color w:val="000000" w:themeColor="text1"/>
        </w:rPr>
        <w:t xml:space="preserve"> plugin </w:t>
      </w:r>
      <w:proofErr w:type="spellStart"/>
      <w:r w:rsidRPr="00CC34C9">
        <w:rPr>
          <w:color w:val="000000" w:themeColor="text1"/>
        </w:rPr>
        <w:t>tunggal</w:t>
      </w:r>
      <w:proofErr w:type="spellEnd"/>
      <w:r w:rsidRPr="00CC34C9">
        <w:rPr>
          <w:color w:val="000000" w:themeColor="text1"/>
        </w:rPr>
        <w:t xml:space="preserve"> yang </w:t>
      </w:r>
      <w:proofErr w:type="spellStart"/>
      <w:r w:rsidRPr="00CC34C9">
        <w:rPr>
          <w:color w:val="000000" w:themeColor="text1"/>
        </w:rPr>
        <w:t>mendukung</w:t>
      </w:r>
      <w:proofErr w:type="spellEnd"/>
      <w:r w:rsidRPr="00CC34C9">
        <w:rPr>
          <w:color w:val="000000" w:themeColor="text1"/>
        </w:rPr>
        <w:t xml:space="preserve"> </w:t>
      </w:r>
      <w:proofErr w:type="spellStart"/>
      <w:r w:rsidRPr="00CC34C9">
        <w:rPr>
          <w:color w:val="000000" w:themeColor="text1"/>
        </w:rPr>
        <w:t>berbagai</w:t>
      </w:r>
      <w:proofErr w:type="spellEnd"/>
      <w:r w:rsidRPr="00CC34C9">
        <w:rPr>
          <w:color w:val="000000" w:themeColor="text1"/>
        </w:rPr>
        <w:t xml:space="preserve"> </w:t>
      </w:r>
      <w:proofErr w:type="spellStart"/>
      <w:r w:rsidRPr="00CC34C9">
        <w:rPr>
          <w:color w:val="000000" w:themeColor="text1"/>
        </w:rPr>
        <w:t>kerangka</w:t>
      </w:r>
      <w:proofErr w:type="spellEnd"/>
      <w:r w:rsidRPr="00CC34C9">
        <w:rPr>
          <w:color w:val="000000" w:themeColor="text1"/>
        </w:rPr>
        <w:t xml:space="preserve"> </w:t>
      </w:r>
      <w:proofErr w:type="spellStart"/>
      <w:r w:rsidRPr="00CC34C9">
        <w:rPr>
          <w:color w:val="000000" w:themeColor="text1"/>
        </w:rPr>
        <w:t>kerja</w:t>
      </w:r>
      <w:proofErr w:type="spellEnd"/>
      <w:r w:rsidRPr="00CC34C9">
        <w:rPr>
          <w:color w:val="000000" w:themeColor="text1"/>
        </w:rPr>
        <w:t xml:space="preserve"> dan </w:t>
      </w:r>
      <w:proofErr w:type="spellStart"/>
      <w:r w:rsidRPr="00CC34C9">
        <w:rPr>
          <w:color w:val="000000" w:themeColor="text1"/>
        </w:rPr>
        <w:t>sistem</w:t>
      </w:r>
      <w:proofErr w:type="spellEnd"/>
      <w:r w:rsidRPr="00CC34C9">
        <w:rPr>
          <w:color w:val="000000" w:themeColor="text1"/>
        </w:rPr>
        <w:t xml:space="preserve"> </w:t>
      </w:r>
      <w:proofErr w:type="spellStart"/>
      <w:r w:rsidRPr="00CC34C9">
        <w:rPr>
          <w:color w:val="000000" w:themeColor="text1"/>
        </w:rPr>
        <w:t>ada</w:t>
      </w:r>
      <w:proofErr w:type="spellEnd"/>
      <w:r w:rsidRPr="00CC34C9">
        <w:rPr>
          <w:color w:val="000000" w:themeColor="text1"/>
        </w:rPr>
        <w:t xml:space="preserve"> di </w:t>
      </w:r>
      <w:proofErr w:type="spellStart"/>
      <w:r w:rsidRPr="00CC34C9">
        <w:rPr>
          <w:color w:val="000000" w:themeColor="text1"/>
        </w:rPr>
        <w:t>sana</w:t>
      </w:r>
      <w:proofErr w:type="spellEnd"/>
      <w:r w:rsidRPr="00CC34C9">
        <w:rPr>
          <w:color w:val="000000" w:themeColor="text1"/>
        </w:rPr>
        <w:t xml:space="preserve"> dan </w:t>
      </w:r>
      <w:proofErr w:type="spellStart"/>
      <w:r w:rsidRPr="00CC34C9">
        <w:rPr>
          <w:color w:val="000000" w:themeColor="text1"/>
        </w:rPr>
        <w:t>daftarnya</w:t>
      </w:r>
      <w:proofErr w:type="spellEnd"/>
      <w:r w:rsidRPr="00CC34C9">
        <w:rPr>
          <w:color w:val="000000" w:themeColor="text1"/>
        </w:rPr>
        <w:t xml:space="preserve"> </w:t>
      </w:r>
      <w:proofErr w:type="spellStart"/>
      <w:r w:rsidRPr="00CC34C9">
        <w:rPr>
          <w:color w:val="000000" w:themeColor="text1"/>
        </w:rPr>
        <w:t>komprehensif</w:t>
      </w:r>
      <w:proofErr w:type="spellEnd"/>
      <w:r w:rsidRPr="00CC34C9">
        <w:rPr>
          <w:color w:val="000000" w:themeColor="text1"/>
        </w:rPr>
        <w:t>:</w:t>
      </w:r>
    </w:p>
    <w:p w14:paraId="4EC4D9F6"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Kaku</w:t>
      </w:r>
    </w:p>
    <w:p w14:paraId="70EAA1C8"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Tulang punggung</w:t>
      </w:r>
    </w:p>
    <w:p w14:paraId="744D79AD"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CakePHP</w:t>
      </w:r>
    </w:p>
    <w:p w14:paraId="5B41E426"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CodeIgniter</w:t>
      </w:r>
    </w:p>
    <w:p w14:paraId="09DA5ADA"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Drupal</w:t>
      </w:r>
    </w:p>
    <w:p w14:paraId="18DC16E5"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jQuery</w:t>
      </w:r>
    </w:p>
    <w:p w14:paraId="4E66FD6C" w14:textId="77777777" w:rsidR="00CC34C9" w:rsidRPr="00CC34C9" w:rsidRDefault="00CC34C9" w:rsidP="00C02352">
      <w:pPr>
        <w:numPr>
          <w:ilvl w:val="0"/>
          <w:numId w:val="5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Joomla</w:t>
      </w:r>
    </w:p>
    <w:p w14:paraId="6014F4D8"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LARAVEL</w:t>
      </w:r>
    </w:p>
    <w:p w14:paraId="1F01EFCB"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Meteor</w:t>
      </w:r>
    </w:p>
    <w:p w14:paraId="2858F2C0"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Phalcon</w:t>
      </w:r>
    </w:p>
    <w:p w14:paraId="77656578"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Smarty</w:t>
      </w:r>
    </w:p>
    <w:p w14:paraId="07F2B5DE"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Symfony + Twig</w:t>
      </w:r>
    </w:p>
    <w:p w14:paraId="0537B023"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WordPress</w:t>
      </w:r>
    </w:p>
    <w:p w14:paraId="446CE1D1" w14:textId="77777777" w:rsidR="00CC34C9" w:rsidRPr="00CC34C9" w:rsidRDefault="00CC34C9" w:rsidP="00C02352">
      <w:pPr>
        <w:numPr>
          <w:ilvl w:val="0"/>
          <w:numId w:val="52"/>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Yii</w:t>
      </w:r>
    </w:p>
    <w:p w14:paraId="201FE41F"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lastRenderedPageBreak/>
        <w:t>Semua</w:t>
      </w:r>
      <w:proofErr w:type="spellEnd"/>
      <w:r w:rsidRPr="00CC34C9">
        <w:rPr>
          <w:color w:val="000000" w:themeColor="text1"/>
        </w:rPr>
        <w:t xml:space="preserve"> </w:t>
      </w:r>
      <w:proofErr w:type="spellStart"/>
      <w:r w:rsidRPr="00CC34C9">
        <w:rPr>
          <w:color w:val="000000" w:themeColor="text1"/>
        </w:rPr>
        <w:t>harga</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upgrade </w:t>
      </w:r>
      <w:proofErr w:type="spellStart"/>
      <w:r w:rsidRPr="00CC34C9">
        <w:rPr>
          <w:color w:val="000000" w:themeColor="text1"/>
        </w:rPr>
        <w:t>ke</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pembayaran</w:t>
      </w:r>
      <w:proofErr w:type="spellEnd"/>
      <w:r w:rsidRPr="00CC34C9">
        <w:rPr>
          <w:color w:val="000000" w:themeColor="text1"/>
        </w:rPr>
        <w:t xml:space="preserve"> </w:t>
      </w:r>
      <w:proofErr w:type="spellStart"/>
      <w:r w:rsidRPr="00CC34C9">
        <w:rPr>
          <w:color w:val="000000" w:themeColor="text1"/>
        </w:rPr>
        <w:t>satu</w:t>
      </w:r>
      <w:proofErr w:type="spellEnd"/>
      <w:r w:rsidRPr="00CC34C9">
        <w:rPr>
          <w:color w:val="000000" w:themeColor="text1"/>
        </w:rPr>
        <w:t xml:space="preserve"> kali,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didasarkan</w:t>
      </w:r>
      <w:proofErr w:type="spellEnd"/>
      <w:r w:rsidRPr="00CC34C9">
        <w:rPr>
          <w:color w:val="000000" w:themeColor="text1"/>
        </w:rPr>
        <w:t xml:space="preserve"> pada model </w:t>
      </w:r>
      <w:proofErr w:type="spellStart"/>
      <w:r w:rsidRPr="00CC34C9">
        <w:rPr>
          <w:color w:val="000000" w:themeColor="text1"/>
        </w:rPr>
        <w:t>berlangganan</w:t>
      </w:r>
      <w:proofErr w:type="spellEnd"/>
      <w:r w:rsidRPr="00CC34C9">
        <w:rPr>
          <w:color w:val="000000" w:themeColor="text1"/>
        </w:rPr>
        <w:t>.</w:t>
      </w:r>
    </w:p>
    <w:p w14:paraId="027F40E6" w14:textId="77777777" w:rsidR="00CC34C9" w:rsidRPr="00CC34C9" w:rsidRDefault="00CC34C9" w:rsidP="00CC34C9">
      <w:pPr>
        <w:pStyle w:val="Heading2"/>
        <w:shd w:val="clear" w:color="auto" w:fill="FFFFFF"/>
        <w:spacing w:before="240" w:after="264"/>
        <w:rPr>
          <w:rFonts w:ascii="Times New Roman" w:hAnsi="Times New Roman" w:cs="Times New Roman"/>
          <w:color w:val="000000" w:themeColor="text1"/>
          <w:sz w:val="24"/>
          <w:szCs w:val="24"/>
        </w:rPr>
      </w:pPr>
      <w:r w:rsidRPr="00CC34C9">
        <w:rPr>
          <w:rStyle w:val="Strong"/>
          <w:rFonts w:ascii="Times New Roman" w:hAnsi="Times New Roman" w:cs="Times New Roman"/>
          <w:b w:val="0"/>
          <w:bCs w:val="0"/>
          <w:color w:val="000000" w:themeColor="text1"/>
          <w:sz w:val="24"/>
          <w:szCs w:val="24"/>
        </w:rPr>
        <w:t>Kesimpulan</w:t>
      </w:r>
    </w:p>
    <w:p w14:paraId="66E95D8B"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meteor-icon"/>
          <w:rFonts w:ascii="Times New Roman" w:hAnsi="Times New Roman" w:cs="Times New Roman"/>
          <w:color w:val="000000" w:themeColor="text1"/>
        </w:rPr>
        <w:t> PROS</w:t>
      </w:r>
    </w:p>
    <w:p w14:paraId="21B67ADC" w14:textId="77777777" w:rsidR="00CC34C9" w:rsidRPr="00CC34C9" w:rsidRDefault="00CC34C9" w:rsidP="00C02352">
      <w:pPr>
        <w:numPr>
          <w:ilvl w:val="0"/>
          <w:numId w:val="5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Hadir dalam format portabel</w:t>
      </w:r>
    </w:p>
    <w:p w14:paraId="709420D6" w14:textId="77777777" w:rsidR="00CC34C9" w:rsidRPr="00CC34C9" w:rsidRDefault="00CC34C9" w:rsidP="00C02352">
      <w:pPr>
        <w:numPr>
          <w:ilvl w:val="0"/>
          <w:numId w:val="5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Kerangka luas dan dukungan CMS</w:t>
      </w:r>
    </w:p>
    <w:p w14:paraId="7DBCA68D" w14:textId="77777777" w:rsidR="00CC34C9" w:rsidRPr="00CC34C9" w:rsidRDefault="00CC34C9" w:rsidP="00C02352">
      <w:pPr>
        <w:numPr>
          <w:ilvl w:val="0"/>
          <w:numId w:val="5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Peningkatan konstan</w:t>
      </w:r>
    </w:p>
    <w:p w14:paraId="494E7651" w14:textId="77777777" w:rsidR="00CC34C9" w:rsidRPr="00CC34C9" w:rsidRDefault="00CC34C9" w:rsidP="00CC34C9">
      <w:pPr>
        <w:pStyle w:val="Heading3"/>
        <w:shd w:val="clear" w:color="auto" w:fill="FFFFFF"/>
        <w:spacing w:before="240" w:after="264"/>
        <w:rPr>
          <w:rFonts w:ascii="Times New Roman" w:hAnsi="Times New Roman" w:cs="Times New Roman"/>
          <w:color w:val="000000" w:themeColor="text1"/>
        </w:rPr>
      </w:pPr>
      <w:r w:rsidRPr="00CC34C9">
        <w:rPr>
          <w:rStyle w:val="meteor-icon"/>
          <w:rFonts w:ascii="Times New Roman" w:hAnsi="Times New Roman" w:cs="Times New Roman"/>
          <w:color w:val="000000" w:themeColor="text1"/>
        </w:rPr>
        <w:t> KONTRA</w:t>
      </w:r>
    </w:p>
    <w:p w14:paraId="621DEE72" w14:textId="77777777" w:rsidR="00CC34C9" w:rsidRPr="00CC34C9" w:rsidRDefault="00CC34C9" w:rsidP="00C02352">
      <w:pPr>
        <w:numPr>
          <w:ilvl w:val="0"/>
          <w:numId w:val="54"/>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C34C9">
        <w:rPr>
          <w:rFonts w:ascii="Times New Roman" w:hAnsi="Times New Roman" w:cs="Times New Roman"/>
          <w:color w:val="000000" w:themeColor="text1"/>
          <w:sz w:val="24"/>
          <w:szCs w:val="24"/>
        </w:rPr>
        <w:t>Pengguna pertama kali dapat kewalahan</w:t>
      </w:r>
    </w:p>
    <w:p w14:paraId="31517045"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CodeLobster</w:t>
      </w:r>
      <w:proofErr w:type="spellEnd"/>
      <w:r w:rsidRPr="00CC34C9">
        <w:rPr>
          <w:color w:val="000000" w:themeColor="text1"/>
        </w:rPr>
        <w:t xml:space="preserve"> PHP Edition </w:t>
      </w:r>
      <w:proofErr w:type="spellStart"/>
      <w:r w:rsidRPr="00CC34C9">
        <w:rPr>
          <w:color w:val="000000" w:themeColor="text1"/>
        </w:rPr>
        <w:t>sebenarnya</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IDE yang </w:t>
      </w:r>
      <w:proofErr w:type="spellStart"/>
      <w:r w:rsidRPr="00CC34C9">
        <w:rPr>
          <w:color w:val="000000" w:themeColor="text1"/>
        </w:rPr>
        <w:t>sangat</w:t>
      </w:r>
      <w:proofErr w:type="spellEnd"/>
      <w:r w:rsidRPr="00CC34C9">
        <w:rPr>
          <w:color w:val="000000" w:themeColor="text1"/>
        </w:rPr>
        <w:t xml:space="preserve"> </w:t>
      </w:r>
      <w:proofErr w:type="spellStart"/>
      <w:r w:rsidRPr="00CC34C9">
        <w:rPr>
          <w:color w:val="000000" w:themeColor="text1"/>
        </w:rPr>
        <w:t>kuat</w:t>
      </w:r>
      <w:proofErr w:type="spellEnd"/>
      <w:r w:rsidRPr="00CC34C9">
        <w:rPr>
          <w:color w:val="000000" w:themeColor="text1"/>
        </w:rPr>
        <w:t xml:space="preserve"> dan </w:t>
      </w:r>
      <w:proofErr w:type="spellStart"/>
      <w:r w:rsidRPr="00CC34C9">
        <w:rPr>
          <w:color w:val="000000" w:themeColor="text1"/>
        </w:rPr>
        <w:t>serbaguna</w:t>
      </w:r>
      <w:proofErr w:type="spellEnd"/>
      <w:r w:rsidRPr="00CC34C9">
        <w:rPr>
          <w:color w:val="000000" w:themeColor="text1"/>
        </w:rPr>
        <w:t xml:space="preserve">. </w:t>
      </w:r>
      <w:proofErr w:type="spellStart"/>
      <w:r w:rsidRPr="00CC34C9">
        <w:rPr>
          <w:color w:val="000000" w:themeColor="text1"/>
        </w:rPr>
        <w:t>Meskipun</w:t>
      </w:r>
      <w:proofErr w:type="spellEnd"/>
      <w:r w:rsidRPr="00CC34C9">
        <w:rPr>
          <w:color w:val="000000" w:themeColor="text1"/>
        </w:rPr>
        <w:t xml:space="preserve"> </w:t>
      </w:r>
      <w:proofErr w:type="spellStart"/>
      <w:r w:rsidRPr="00CC34C9">
        <w:rPr>
          <w:color w:val="000000" w:themeColor="text1"/>
        </w:rPr>
        <w:t>mungkin</w:t>
      </w:r>
      <w:proofErr w:type="spellEnd"/>
      <w:r w:rsidRPr="00CC34C9">
        <w:rPr>
          <w:color w:val="000000" w:themeColor="text1"/>
        </w:rPr>
        <w:t xml:space="preserve"> </w:t>
      </w:r>
      <w:proofErr w:type="spellStart"/>
      <w:r w:rsidRPr="00CC34C9">
        <w:rPr>
          <w:color w:val="000000" w:themeColor="text1"/>
        </w:rPr>
        <w:t>sedikit</w:t>
      </w:r>
      <w:proofErr w:type="spellEnd"/>
      <w:r w:rsidRPr="00CC34C9">
        <w:rPr>
          <w:color w:val="000000" w:themeColor="text1"/>
        </w:rPr>
        <w:t xml:space="preserve"> </w:t>
      </w:r>
      <w:proofErr w:type="spellStart"/>
      <w:r w:rsidRPr="00CC34C9">
        <w:rPr>
          <w:color w:val="000000" w:themeColor="text1"/>
        </w:rPr>
        <w:t>terlalu</w:t>
      </w:r>
      <w:proofErr w:type="spellEnd"/>
      <w:r w:rsidRPr="00CC34C9">
        <w:rPr>
          <w:color w:val="000000" w:themeColor="text1"/>
        </w:rPr>
        <w:t xml:space="preserve"> </w:t>
      </w:r>
      <w:proofErr w:type="spellStart"/>
      <w:r w:rsidRPr="00CC34C9">
        <w:rPr>
          <w:color w:val="000000" w:themeColor="text1"/>
        </w:rPr>
        <w:t>kuat</w:t>
      </w:r>
      <w:proofErr w:type="spellEnd"/>
      <w:r w:rsidRPr="00CC34C9">
        <w:rPr>
          <w:color w:val="000000" w:themeColor="text1"/>
        </w:rPr>
        <w:t xml:space="preserve"> </w:t>
      </w:r>
      <w:proofErr w:type="spellStart"/>
      <w:r w:rsidRPr="00CC34C9">
        <w:rPr>
          <w:color w:val="000000" w:themeColor="text1"/>
        </w:rPr>
        <w:t>bagi</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orang, kami </w:t>
      </w:r>
      <w:proofErr w:type="spellStart"/>
      <w:r w:rsidRPr="00CC34C9">
        <w:rPr>
          <w:color w:val="000000" w:themeColor="text1"/>
        </w:rPr>
        <w:t>merasa</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menawarkan</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dan </w:t>
      </w:r>
      <w:proofErr w:type="spellStart"/>
      <w:r w:rsidRPr="00CC34C9">
        <w:rPr>
          <w:color w:val="000000" w:themeColor="text1"/>
        </w:rPr>
        <w:t>memberi</w:t>
      </w:r>
      <w:proofErr w:type="spellEnd"/>
      <w:r w:rsidRPr="00CC34C9">
        <w:rPr>
          <w:color w:val="000000" w:themeColor="text1"/>
        </w:rPr>
        <w:t xml:space="preserve"> </w:t>
      </w:r>
      <w:proofErr w:type="spellStart"/>
      <w:r w:rsidRPr="00CC34C9">
        <w:rPr>
          <w:color w:val="000000" w:themeColor="text1"/>
        </w:rPr>
        <w:t>pengguna</w:t>
      </w:r>
      <w:proofErr w:type="spellEnd"/>
      <w:r w:rsidRPr="00CC34C9">
        <w:rPr>
          <w:color w:val="000000" w:themeColor="text1"/>
        </w:rPr>
        <w:t xml:space="preserve"> </w:t>
      </w:r>
      <w:proofErr w:type="spellStart"/>
      <w:r w:rsidRPr="00CC34C9">
        <w:rPr>
          <w:color w:val="000000" w:themeColor="text1"/>
        </w:rPr>
        <w:t>opsi</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hanya</w:t>
      </w:r>
      <w:proofErr w:type="spellEnd"/>
      <w:r w:rsidRPr="00CC34C9">
        <w:rPr>
          <w:color w:val="000000" w:themeColor="text1"/>
        </w:rPr>
        <w:t xml:space="preserve"> </w:t>
      </w:r>
      <w:proofErr w:type="spellStart"/>
      <w:r w:rsidRPr="00CC34C9">
        <w:rPr>
          <w:color w:val="000000" w:themeColor="text1"/>
        </w:rPr>
        <w:t>menggunakan</w:t>
      </w:r>
      <w:proofErr w:type="spellEnd"/>
      <w:r w:rsidRPr="00CC34C9">
        <w:rPr>
          <w:color w:val="000000" w:themeColor="text1"/>
        </w:rPr>
        <w:t xml:space="preserve"> </w:t>
      </w:r>
      <w:proofErr w:type="spellStart"/>
      <w:r w:rsidRPr="00CC34C9">
        <w:rPr>
          <w:color w:val="000000" w:themeColor="text1"/>
        </w:rPr>
        <w:t>apa</w:t>
      </w:r>
      <w:proofErr w:type="spellEnd"/>
      <w:r w:rsidRPr="00CC34C9">
        <w:rPr>
          <w:color w:val="000000" w:themeColor="text1"/>
        </w:rPr>
        <w:t xml:space="preserve"> yang Anda </w:t>
      </w:r>
      <w:proofErr w:type="spellStart"/>
      <w:r w:rsidRPr="00CC34C9">
        <w:rPr>
          <w:color w:val="000000" w:themeColor="text1"/>
        </w:rPr>
        <w:t>butuhkan</w:t>
      </w:r>
      <w:proofErr w:type="spellEnd"/>
      <w:r w:rsidRPr="00CC34C9">
        <w:rPr>
          <w:color w:val="000000" w:themeColor="text1"/>
        </w:rPr>
        <w:t xml:space="preserve"> </w:t>
      </w:r>
      <w:proofErr w:type="spellStart"/>
      <w:r w:rsidRPr="00CC34C9">
        <w:rPr>
          <w:color w:val="000000" w:themeColor="text1"/>
        </w:rPr>
        <w:t>jauh</w:t>
      </w:r>
      <w:proofErr w:type="spellEnd"/>
      <w:r w:rsidRPr="00CC34C9">
        <w:rPr>
          <w:color w:val="000000" w:themeColor="text1"/>
        </w:rPr>
        <w:t xml:space="preserve"> </w:t>
      </w:r>
      <w:proofErr w:type="spellStart"/>
      <w:r w:rsidRPr="00CC34C9">
        <w:rPr>
          <w:color w:val="000000" w:themeColor="text1"/>
        </w:rPr>
        <w:t>lebih</w:t>
      </w:r>
      <w:proofErr w:type="spellEnd"/>
      <w:r w:rsidRPr="00CC34C9">
        <w:rPr>
          <w:color w:val="000000" w:themeColor="text1"/>
        </w:rPr>
        <w:t xml:space="preserve"> </w:t>
      </w:r>
      <w:proofErr w:type="spellStart"/>
      <w:r w:rsidRPr="00CC34C9">
        <w:rPr>
          <w:color w:val="000000" w:themeColor="text1"/>
        </w:rPr>
        <w:t>baik</w:t>
      </w:r>
      <w:proofErr w:type="spellEnd"/>
      <w:r w:rsidRPr="00CC34C9">
        <w:rPr>
          <w:color w:val="000000" w:themeColor="text1"/>
        </w:rPr>
        <w:t xml:space="preserve"> </w:t>
      </w:r>
      <w:proofErr w:type="spellStart"/>
      <w:r w:rsidRPr="00CC34C9">
        <w:rPr>
          <w:color w:val="000000" w:themeColor="text1"/>
        </w:rPr>
        <w:t>daripada</w:t>
      </w:r>
      <w:proofErr w:type="spellEnd"/>
      <w:r w:rsidRPr="00CC34C9">
        <w:rPr>
          <w:color w:val="000000" w:themeColor="text1"/>
        </w:rPr>
        <w:t xml:space="preserve"> </w:t>
      </w:r>
      <w:proofErr w:type="spellStart"/>
      <w:r w:rsidRPr="00CC34C9">
        <w:rPr>
          <w:color w:val="000000" w:themeColor="text1"/>
        </w:rPr>
        <w:t>membuat</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membayar</w:t>
      </w:r>
      <w:proofErr w:type="spellEnd"/>
      <w:r w:rsidRPr="00CC34C9">
        <w:rPr>
          <w:color w:val="000000" w:themeColor="text1"/>
        </w:rPr>
        <w:t xml:space="preserve"> </w:t>
      </w:r>
      <w:proofErr w:type="spellStart"/>
      <w:r w:rsidRPr="00CC34C9">
        <w:rPr>
          <w:color w:val="000000" w:themeColor="text1"/>
        </w:rPr>
        <w:t>setiap</w:t>
      </w:r>
      <w:proofErr w:type="spellEnd"/>
      <w:r w:rsidRPr="00CC34C9">
        <w:rPr>
          <w:color w:val="000000" w:themeColor="text1"/>
        </w:rPr>
        <w:t xml:space="preserve"> </w:t>
      </w:r>
      <w:proofErr w:type="spellStart"/>
      <w:r w:rsidRPr="00CC34C9">
        <w:rPr>
          <w:color w:val="000000" w:themeColor="text1"/>
        </w:rPr>
        <w:t>inci</w:t>
      </w:r>
      <w:proofErr w:type="spellEnd"/>
      <w:r w:rsidRPr="00CC34C9">
        <w:rPr>
          <w:color w:val="000000" w:themeColor="text1"/>
        </w:rPr>
        <w:t xml:space="preserve"> </w:t>
      </w:r>
      <w:proofErr w:type="spellStart"/>
      <w:r w:rsidRPr="00CC34C9">
        <w:rPr>
          <w:color w:val="000000" w:themeColor="text1"/>
        </w:rPr>
        <w:t>dari</w:t>
      </w:r>
      <w:proofErr w:type="spellEnd"/>
      <w:r w:rsidRPr="00CC34C9">
        <w:rPr>
          <w:color w:val="000000" w:themeColor="text1"/>
        </w:rPr>
        <w:t xml:space="preserve"> </w:t>
      </w:r>
      <w:proofErr w:type="spellStart"/>
      <w:r w:rsidRPr="00CC34C9">
        <w:rPr>
          <w:color w:val="000000" w:themeColor="text1"/>
        </w:rPr>
        <w:t>jalan</w:t>
      </w:r>
      <w:proofErr w:type="spellEnd"/>
      <w:r w:rsidRPr="00CC34C9">
        <w:rPr>
          <w:color w:val="000000" w:themeColor="text1"/>
        </w:rPr>
        <w:t>.</w:t>
      </w:r>
    </w:p>
    <w:p w14:paraId="1C4CCD47" w14:textId="77777777" w:rsidR="00CC34C9" w:rsidRPr="00CC34C9" w:rsidRDefault="00CC34C9" w:rsidP="00CC34C9">
      <w:pPr>
        <w:pStyle w:val="NormalWeb"/>
        <w:shd w:val="clear" w:color="auto" w:fill="FFFFFF"/>
        <w:spacing w:before="0" w:beforeAutospacing="0" w:after="150" w:afterAutospacing="0"/>
        <w:rPr>
          <w:color w:val="000000" w:themeColor="text1"/>
        </w:rPr>
      </w:pPr>
      <w:proofErr w:type="spellStart"/>
      <w:r w:rsidRPr="00CC34C9">
        <w:rPr>
          <w:color w:val="000000" w:themeColor="text1"/>
        </w:rPr>
        <w:t>Menurut</w:t>
      </w:r>
      <w:proofErr w:type="spellEnd"/>
      <w:r w:rsidRPr="00CC34C9">
        <w:rPr>
          <w:color w:val="000000" w:themeColor="text1"/>
        </w:rPr>
        <w:t xml:space="preserve"> Stanislav </w:t>
      </w:r>
      <w:proofErr w:type="spellStart"/>
      <w:r w:rsidRPr="00CC34C9">
        <w:rPr>
          <w:color w:val="000000" w:themeColor="text1"/>
        </w:rPr>
        <w:t>Ustimenko</w:t>
      </w:r>
      <w:proofErr w:type="spellEnd"/>
      <w:r w:rsidRPr="00CC34C9">
        <w:rPr>
          <w:color w:val="000000" w:themeColor="text1"/>
        </w:rPr>
        <w:t xml:space="preserve">, Project Manager di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keuntungan</w:t>
      </w:r>
      <w:proofErr w:type="spellEnd"/>
      <w:r w:rsidRPr="00CC34C9">
        <w:rPr>
          <w:color w:val="000000" w:themeColor="text1"/>
        </w:rPr>
        <w:t xml:space="preserve"> </w:t>
      </w:r>
      <w:proofErr w:type="spellStart"/>
      <w:r w:rsidRPr="00CC34C9">
        <w:rPr>
          <w:color w:val="000000" w:themeColor="text1"/>
        </w:rPr>
        <w:t>terbesar</w:t>
      </w:r>
      <w:proofErr w:type="spellEnd"/>
      <w:r w:rsidRPr="00CC34C9">
        <w:rPr>
          <w:color w:val="000000" w:themeColor="text1"/>
        </w:rPr>
        <w:t xml:space="preserve"> yang </w:t>
      </w:r>
      <w:proofErr w:type="spellStart"/>
      <w:r w:rsidRPr="00CC34C9">
        <w:rPr>
          <w:color w:val="000000" w:themeColor="text1"/>
        </w:rPr>
        <w:t>ditawarkan</w:t>
      </w:r>
      <w:proofErr w:type="spellEnd"/>
      <w:r w:rsidRPr="00CC34C9">
        <w:rPr>
          <w:color w:val="000000" w:themeColor="text1"/>
        </w:rPr>
        <w:t xml:space="preserve"> platform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w:t>
      </w:r>
      <w:proofErr w:type="spellStart"/>
      <w:r w:rsidRPr="00CC34C9">
        <w:rPr>
          <w:color w:val="000000" w:themeColor="text1"/>
        </w:rPr>
        <w:t>dukungan</w:t>
      </w:r>
      <w:proofErr w:type="spellEnd"/>
      <w:r w:rsidRPr="00CC34C9">
        <w:rPr>
          <w:color w:val="000000" w:themeColor="text1"/>
        </w:rPr>
        <w:t xml:space="preserve"> </w:t>
      </w:r>
      <w:proofErr w:type="spellStart"/>
      <w:r w:rsidRPr="00CC34C9">
        <w:rPr>
          <w:color w:val="000000" w:themeColor="text1"/>
        </w:rPr>
        <w:t>khusus</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banyak</w:t>
      </w:r>
      <w:proofErr w:type="spellEnd"/>
      <w:r w:rsidRPr="00CC34C9">
        <w:rPr>
          <w:color w:val="000000" w:themeColor="text1"/>
        </w:rPr>
        <w:t xml:space="preserve"> </w:t>
      </w:r>
      <w:proofErr w:type="spellStart"/>
      <w:r w:rsidRPr="00CC34C9">
        <w:rPr>
          <w:color w:val="000000" w:themeColor="text1"/>
        </w:rPr>
        <w:t>kerangka</w:t>
      </w:r>
      <w:proofErr w:type="spellEnd"/>
      <w:r w:rsidRPr="00CC34C9">
        <w:rPr>
          <w:color w:val="000000" w:themeColor="text1"/>
        </w:rPr>
        <w:t xml:space="preserve"> </w:t>
      </w:r>
      <w:proofErr w:type="spellStart"/>
      <w:r w:rsidRPr="00CC34C9">
        <w:rPr>
          <w:color w:val="000000" w:themeColor="text1"/>
        </w:rPr>
        <w:t>kerja</w:t>
      </w:r>
      <w:proofErr w:type="spellEnd"/>
      <w:r w:rsidRPr="00CC34C9">
        <w:rPr>
          <w:color w:val="000000" w:themeColor="text1"/>
        </w:rPr>
        <w:t xml:space="preserve"> </w:t>
      </w:r>
      <w:proofErr w:type="spellStart"/>
      <w:r w:rsidRPr="00CC34C9">
        <w:rPr>
          <w:color w:val="000000" w:themeColor="text1"/>
        </w:rPr>
        <w:t>populer</w:t>
      </w:r>
      <w:proofErr w:type="spellEnd"/>
      <w:r w:rsidRPr="00CC34C9">
        <w:rPr>
          <w:color w:val="000000" w:themeColor="text1"/>
        </w:rPr>
        <w:t xml:space="preserve"> dan CMS - dan kami </w:t>
      </w:r>
      <w:proofErr w:type="spellStart"/>
      <w:r w:rsidRPr="00CC34C9">
        <w:rPr>
          <w:color w:val="000000" w:themeColor="text1"/>
        </w:rPr>
        <w:t>setuju</w:t>
      </w:r>
      <w:proofErr w:type="spellEnd"/>
      <w:r w:rsidRPr="00CC34C9">
        <w:rPr>
          <w:color w:val="000000" w:themeColor="text1"/>
        </w:rPr>
        <w:t>.</w:t>
      </w:r>
    </w:p>
    <w:p w14:paraId="496BD7D6"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Kami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melacak</w:t>
      </w:r>
      <w:proofErr w:type="spellEnd"/>
      <w:r w:rsidRPr="00CC34C9">
        <w:rPr>
          <w:color w:val="000000" w:themeColor="text1"/>
        </w:rPr>
        <w:t xml:space="preserve"> </w:t>
      </w:r>
      <w:proofErr w:type="spellStart"/>
      <w:r w:rsidRPr="00CC34C9">
        <w:rPr>
          <w:color w:val="000000" w:themeColor="text1"/>
        </w:rPr>
        <w:t>kemajuan</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w:t>
      </w:r>
      <w:proofErr w:type="spellStart"/>
      <w:r w:rsidRPr="00CC34C9">
        <w:rPr>
          <w:color w:val="000000" w:themeColor="text1"/>
        </w:rPr>
        <w:t>selama</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waktu</w:t>
      </w:r>
      <w:proofErr w:type="spellEnd"/>
      <w:r w:rsidRPr="00CC34C9">
        <w:rPr>
          <w:color w:val="000000" w:themeColor="text1"/>
        </w:rPr>
        <w:t xml:space="preserve"> dan </w:t>
      </w:r>
      <w:proofErr w:type="spellStart"/>
      <w:r w:rsidRPr="00CC34C9">
        <w:rPr>
          <w:color w:val="000000" w:themeColor="text1"/>
        </w:rPr>
        <w:t>menyadari</w:t>
      </w:r>
      <w:proofErr w:type="spellEnd"/>
      <w:r w:rsidRPr="00CC34C9">
        <w:rPr>
          <w:color w:val="000000" w:themeColor="text1"/>
        </w:rPr>
        <w:t xml:space="preserve"> </w:t>
      </w:r>
      <w:proofErr w:type="spellStart"/>
      <w:r w:rsidRPr="00CC34C9">
        <w:rPr>
          <w:color w:val="000000" w:themeColor="text1"/>
        </w:rPr>
        <w:t>bahwa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salah </w:t>
      </w:r>
      <w:proofErr w:type="spellStart"/>
      <w:r w:rsidRPr="00CC34C9">
        <w:rPr>
          <w:color w:val="000000" w:themeColor="text1"/>
        </w:rPr>
        <w:t>satu</w:t>
      </w:r>
      <w:proofErr w:type="spellEnd"/>
      <w:r w:rsidRPr="00CC34C9">
        <w:rPr>
          <w:color w:val="000000" w:themeColor="text1"/>
        </w:rPr>
        <w:t xml:space="preserve"> IDE yang </w:t>
      </w:r>
      <w:proofErr w:type="spellStart"/>
      <w:r w:rsidRPr="00CC34C9">
        <w:rPr>
          <w:color w:val="000000" w:themeColor="text1"/>
        </w:rPr>
        <w:t>selalu</w:t>
      </w:r>
      <w:proofErr w:type="spellEnd"/>
      <w:r w:rsidRPr="00CC34C9">
        <w:rPr>
          <w:color w:val="000000" w:themeColor="text1"/>
        </w:rPr>
        <w:t xml:space="preserve"> </w:t>
      </w:r>
      <w:proofErr w:type="spellStart"/>
      <w:r w:rsidRPr="00CC34C9">
        <w:rPr>
          <w:color w:val="000000" w:themeColor="text1"/>
        </w:rPr>
        <w:t>mendapatkan</w:t>
      </w:r>
      <w:proofErr w:type="spellEnd"/>
      <w:r w:rsidRPr="00CC34C9">
        <w:rPr>
          <w:color w:val="000000" w:themeColor="text1"/>
        </w:rPr>
        <w:t xml:space="preserve"> </w:t>
      </w:r>
      <w:proofErr w:type="spellStart"/>
      <w:r w:rsidRPr="00CC34C9">
        <w:rPr>
          <w:color w:val="000000" w:themeColor="text1"/>
        </w:rPr>
        <w:t>pembaruan</w:t>
      </w:r>
      <w:proofErr w:type="spellEnd"/>
      <w:r w:rsidRPr="00CC34C9">
        <w:rPr>
          <w:color w:val="000000" w:themeColor="text1"/>
        </w:rPr>
        <w:t xml:space="preserve"> </w:t>
      </w:r>
      <w:proofErr w:type="spellStart"/>
      <w:r w:rsidRPr="00CC34C9">
        <w:rPr>
          <w:color w:val="000000" w:themeColor="text1"/>
        </w:rPr>
        <w:t>baru</w:t>
      </w:r>
      <w:proofErr w:type="spellEnd"/>
      <w:r w:rsidRPr="00CC34C9">
        <w:rPr>
          <w:color w:val="000000" w:themeColor="text1"/>
        </w:rPr>
        <w:t xml:space="preserve">. </w:t>
      </w:r>
      <w:proofErr w:type="spellStart"/>
      <w:r w:rsidRPr="00CC34C9">
        <w:rPr>
          <w:color w:val="000000" w:themeColor="text1"/>
        </w:rPr>
        <w:t>Tidak</w:t>
      </w:r>
      <w:proofErr w:type="spellEnd"/>
      <w:r w:rsidRPr="00CC34C9">
        <w:rPr>
          <w:color w:val="000000" w:themeColor="text1"/>
        </w:rPr>
        <w:t xml:space="preserve"> </w:t>
      </w:r>
      <w:proofErr w:type="spellStart"/>
      <w:r w:rsidRPr="00CC34C9">
        <w:rPr>
          <w:color w:val="000000" w:themeColor="text1"/>
        </w:rPr>
        <w:t>hanya</w:t>
      </w:r>
      <w:proofErr w:type="spellEnd"/>
      <w:r w:rsidRPr="00CC34C9">
        <w:rPr>
          <w:color w:val="000000" w:themeColor="text1"/>
        </w:rPr>
        <w:t xml:space="preserve"> </w:t>
      </w:r>
      <w:proofErr w:type="spellStart"/>
      <w:r w:rsidRPr="00CC34C9">
        <w:rPr>
          <w:color w:val="000000" w:themeColor="text1"/>
        </w:rPr>
        <w:t>itu</w:t>
      </w:r>
      <w:proofErr w:type="spellEnd"/>
      <w:r w:rsidRPr="00CC34C9">
        <w:rPr>
          <w:color w:val="000000" w:themeColor="text1"/>
        </w:rPr>
        <w:t xml:space="preserve">, </w:t>
      </w:r>
      <w:proofErr w:type="spellStart"/>
      <w:r w:rsidRPr="00CC34C9">
        <w:rPr>
          <w:color w:val="000000" w:themeColor="text1"/>
        </w:rPr>
        <w:t>tetapi</w:t>
      </w:r>
      <w:proofErr w:type="spellEnd"/>
      <w:r w:rsidRPr="00CC34C9">
        <w:rPr>
          <w:color w:val="000000" w:themeColor="text1"/>
        </w:rPr>
        <w:t xml:space="preserve"> </w:t>
      </w:r>
      <w:proofErr w:type="spellStart"/>
      <w:r w:rsidRPr="00CC34C9">
        <w:rPr>
          <w:color w:val="000000" w:themeColor="text1"/>
        </w:rPr>
        <w:t>pembaruan</w:t>
      </w:r>
      <w:proofErr w:type="spellEnd"/>
      <w:r w:rsidRPr="00CC34C9">
        <w:rPr>
          <w:color w:val="000000" w:themeColor="text1"/>
        </w:rPr>
        <w:t xml:space="preserve"> yang </w:t>
      </w:r>
      <w:proofErr w:type="spellStart"/>
      <w:r w:rsidRPr="00CC34C9">
        <w:rPr>
          <w:color w:val="000000" w:themeColor="text1"/>
        </w:rPr>
        <w:t>tampaknya</w:t>
      </w:r>
      <w:proofErr w:type="spellEnd"/>
      <w:r w:rsidRPr="00CC34C9">
        <w:rPr>
          <w:color w:val="000000" w:themeColor="text1"/>
        </w:rPr>
        <w:t xml:space="preserve"> </w:t>
      </w:r>
      <w:proofErr w:type="spellStart"/>
      <w:r w:rsidRPr="00CC34C9">
        <w:rPr>
          <w:color w:val="000000" w:themeColor="text1"/>
        </w:rPr>
        <w:t>mempertimbangkan</w:t>
      </w:r>
      <w:proofErr w:type="spellEnd"/>
      <w:r w:rsidRPr="00CC34C9">
        <w:rPr>
          <w:color w:val="000000" w:themeColor="text1"/>
        </w:rPr>
        <w:t xml:space="preserve"> </w:t>
      </w:r>
      <w:proofErr w:type="spellStart"/>
      <w:r w:rsidRPr="00CC34C9">
        <w:rPr>
          <w:color w:val="000000" w:themeColor="text1"/>
        </w:rPr>
        <w:t>umpan</w:t>
      </w:r>
      <w:proofErr w:type="spellEnd"/>
      <w:r w:rsidRPr="00CC34C9">
        <w:rPr>
          <w:color w:val="000000" w:themeColor="text1"/>
        </w:rPr>
        <w:t xml:space="preserve"> </w:t>
      </w:r>
      <w:proofErr w:type="spellStart"/>
      <w:r w:rsidRPr="00CC34C9">
        <w:rPr>
          <w:color w:val="000000" w:themeColor="text1"/>
        </w:rPr>
        <w:t>balik</w:t>
      </w:r>
      <w:proofErr w:type="spellEnd"/>
      <w:r w:rsidRPr="00CC34C9">
        <w:rPr>
          <w:color w:val="000000" w:themeColor="text1"/>
        </w:rPr>
        <w:t xml:space="preserve"> </w:t>
      </w:r>
      <w:proofErr w:type="spellStart"/>
      <w:r w:rsidRPr="00CC34C9">
        <w:rPr>
          <w:color w:val="000000" w:themeColor="text1"/>
        </w:rPr>
        <w:t>pengguna</w:t>
      </w:r>
      <w:proofErr w:type="spellEnd"/>
      <w:r w:rsidRPr="00CC34C9">
        <w:rPr>
          <w:color w:val="000000" w:themeColor="text1"/>
        </w:rPr>
        <w:t xml:space="preserve"> </w:t>
      </w:r>
      <w:proofErr w:type="spellStart"/>
      <w:r w:rsidRPr="00CC34C9">
        <w:rPr>
          <w:color w:val="000000" w:themeColor="text1"/>
        </w:rPr>
        <w:t>nyata</w:t>
      </w:r>
      <w:proofErr w:type="spellEnd"/>
      <w:r w:rsidRPr="00CC34C9">
        <w:rPr>
          <w:color w:val="000000" w:themeColor="text1"/>
        </w:rPr>
        <w:t xml:space="preserve"> </w:t>
      </w:r>
      <w:proofErr w:type="spellStart"/>
      <w:r w:rsidRPr="00CC34C9">
        <w:rPr>
          <w:color w:val="000000" w:themeColor="text1"/>
        </w:rPr>
        <w:t>seperti</w:t>
      </w:r>
      <w:proofErr w:type="spellEnd"/>
      <w:r w:rsidRPr="00CC34C9">
        <w:rPr>
          <w:color w:val="000000" w:themeColor="text1"/>
        </w:rPr>
        <w:t xml:space="preserve"> </w:t>
      </w:r>
      <w:proofErr w:type="spellStart"/>
      <w:r w:rsidRPr="00CC34C9">
        <w:rPr>
          <w:color w:val="000000" w:themeColor="text1"/>
        </w:rPr>
        <w:t>penyertaan</w:t>
      </w:r>
      <w:proofErr w:type="spellEnd"/>
      <w:r w:rsidRPr="00CC34C9">
        <w:rPr>
          <w:color w:val="000000" w:themeColor="text1"/>
        </w:rPr>
        <w:t xml:space="preserve"> </w:t>
      </w:r>
      <w:proofErr w:type="spellStart"/>
      <w:r w:rsidRPr="00CC34C9">
        <w:rPr>
          <w:color w:val="000000" w:themeColor="text1"/>
        </w:rPr>
        <w:t>fitur</w:t>
      </w:r>
      <w:proofErr w:type="spellEnd"/>
      <w:r w:rsidRPr="00CC34C9">
        <w:rPr>
          <w:color w:val="000000" w:themeColor="text1"/>
        </w:rPr>
        <w:t xml:space="preserve"> drag dan drop file.</w:t>
      </w:r>
    </w:p>
    <w:p w14:paraId="49440BAD" w14:textId="77777777" w:rsidR="00CC34C9" w:rsidRPr="00CC34C9" w:rsidRDefault="00CC34C9" w:rsidP="00CC34C9">
      <w:pPr>
        <w:pStyle w:val="NormalWeb"/>
        <w:shd w:val="clear" w:color="auto" w:fill="FFFFFF"/>
        <w:spacing w:before="0" w:beforeAutospacing="0" w:after="150" w:afterAutospacing="0"/>
        <w:rPr>
          <w:color w:val="000000" w:themeColor="text1"/>
        </w:rPr>
      </w:pPr>
      <w:r w:rsidRPr="00CC34C9">
        <w:rPr>
          <w:color w:val="000000" w:themeColor="text1"/>
        </w:rPr>
        <w:t xml:space="preserve">Orang-orang di </w:t>
      </w:r>
      <w:proofErr w:type="spellStart"/>
      <w:r w:rsidRPr="00CC34C9">
        <w:rPr>
          <w:color w:val="000000" w:themeColor="text1"/>
        </w:rPr>
        <w:t>CodeLobster</w:t>
      </w:r>
      <w:proofErr w:type="spellEnd"/>
      <w:r w:rsidRPr="00CC34C9">
        <w:rPr>
          <w:color w:val="000000" w:themeColor="text1"/>
        </w:rPr>
        <w:t xml:space="preserve"> juga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membenarkan</w:t>
      </w:r>
      <w:proofErr w:type="spellEnd"/>
      <w:r w:rsidRPr="00CC34C9">
        <w:rPr>
          <w:color w:val="000000" w:themeColor="text1"/>
        </w:rPr>
        <w:t xml:space="preserve"> </w:t>
      </w:r>
      <w:proofErr w:type="spellStart"/>
      <w:r w:rsidRPr="00CC34C9">
        <w:rPr>
          <w:color w:val="000000" w:themeColor="text1"/>
        </w:rPr>
        <w:t>perasaan</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karena</w:t>
      </w:r>
      <w:proofErr w:type="spellEnd"/>
      <w:r w:rsidRPr="00CC34C9">
        <w:rPr>
          <w:color w:val="000000" w:themeColor="text1"/>
        </w:rPr>
        <w:t xml:space="preserve"> </w:t>
      </w:r>
      <w:proofErr w:type="spellStart"/>
      <w:r w:rsidRPr="00CC34C9">
        <w:rPr>
          <w:color w:val="000000" w:themeColor="text1"/>
        </w:rPr>
        <w:t>mereka</w:t>
      </w:r>
      <w:proofErr w:type="spellEnd"/>
      <w:r w:rsidRPr="00CC34C9">
        <w:rPr>
          <w:color w:val="000000" w:themeColor="text1"/>
        </w:rPr>
        <w:t xml:space="preserve"> </w:t>
      </w:r>
      <w:proofErr w:type="spellStart"/>
      <w:r w:rsidRPr="00CC34C9">
        <w:rPr>
          <w:color w:val="000000" w:themeColor="text1"/>
        </w:rPr>
        <w:t>telah</w:t>
      </w:r>
      <w:proofErr w:type="spellEnd"/>
      <w:r w:rsidRPr="00CC34C9">
        <w:rPr>
          <w:color w:val="000000" w:themeColor="text1"/>
        </w:rPr>
        <w:t xml:space="preserve"> </w:t>
      </w:r>
      <w:proofErr w:type="spellStart"/>
      <w:r w:rsidRPr="00CC34C9">
        <w:rPr>
          <w:color w:val="000000" w:themeColor="text1"/>
        </w:rPr>
        <w:t>memberi</w:t>
      </w:r>
      <w:proofErr w:type="spellEnd"/>
      <w:r w:rsidRPr="00CC34C9">
        <w:rPr>
          <w:color w:val="000000" w:themeColor="text1"/>
        </w:rPr>
        <w:t xml:space="preserve"> </w:t>
      </w:r>
      <w:proofErr w:type="spellStart"/>
      <w:r w:rsidRPr="00CC34C9">
        <w:rPr>
          <w:color w:val="000000" w:themeColor="text1"/>
        </w:rPr>
        <w:t>tahu</w:t>
      </w:r>
      <w:proofErr w:type="spellEnd"/>
      <w:r w:rsidRPr="00CC34C9">
        <w:rPr>
          <w:color w:val="000000" w:themeColor="text1"/>
        </w:rPr>
        <w:t xml:space="preserve"> kami </w:t>
      </w:r>
      <w:proofErr w:type="spellStart"/>
      <w:r w:rsidRPr="00CC34C9">
        <w:rPr>
          <w:color w:val="000000" w:themeColor="text1"/>
        </w:rPr>
        <w:t>bahwa</w:t>
      </w:r>
      <w:proofErr w:type="spellEnd"/>
      <w:r w:rsidRPr="00CC34C9">
        <w:rPr>
          <w:color w:val="000000" w:themeColor="text1"/>
        </w:rPr>
        <w:t xml:space="preserve"> kami </w:t>
      </w:r>
      <w:proofErr w:type="spellStart"/>
      <w:r w:rsidRPr="00CC34C9">
        <w:rPr>
          <w:color w:val="000000" w:themeColor="text1"/>
        </w:rPr>
        <w:t>akan</w:t>
      </w:r>
      <w:proofErr w:type="spellEnd"/>
      <w:r w:rsidRPr="00CC34C9">
        <w:rPr>
          <w:color w:val="000000" w:themeColor="text1"/>
        </w:rPr>
        <w:t xml:space="preserve"> </w:t>
      </w:r>
      <w:proofErr w:type="spellStart"/>
      <w:r w:rsidRPr="00CC34C9">
        <w:rPr>
          <w:color w:val="000000" w:themeColor="text1"/>
        </w:rPr>
        <w:t>melihat</w:t>
      </w:r>
      <w:proofErr w:type="spellEnd"/>
      <w:r w:rsidRPr="00CC34C9">
        <w:rPr>
          <w:color w:val="000000" w:themeColor="text1"/>
        </w:rPr>
        <w:t xml:space="preserve"> </w:t>
      </w:r>
      <w:proofErr w:type="spellStart"/>
      <w:r w:rsidRPr="00CC34C9">
        <w:rPr>
          <w:color w:val="000000" w:themeColor="text1"/>
        </w:rPr>
        <w:t>versi</w:t>
      </w:r>
      <w:proofErr w:type="spellEnd"/>
      <w:r w:rsidRPr="00CC34C9">
        <w:rPr>
          <w:color w:val="000000" w:themeColor="text1"/>
        </w:rPr>
        <w:t xml:space="preserve"> multi-platform yang </w:t>
      </w:r>
      <w:proofErr w:type="spellStart"/>
      <w:r w:rsidRPr="00CC34C9">
        <w:rPr>
          <w:color w:val="000000" w:themeColor="text1"/>
        </w:rPr>
        <w:t>keluar</w:t>
      </w:r>
      <w:proofErr w:type="spellEnd"/>
      <w:r w:rsidRPr="00CC34C9">
        <w:rPr>
          <w:color w:val="000000" w:themeColor="text1"/>
        </w:rPr>
        <w:t xml:space="preserve"> </w:t>
      </w:r>
      <w:proofErr w:type="spellStart"/>
      <w:r w:rsidRPr="00CC34C9">
        <w:rPr>
          <w:color w:val="000000" w:themeColor="text1"/>
        </w:rPr>
        <w:t>dalam</w:t>
      </w:r>
      <w:proofErr w:type="spellEnd"/>
      <w:r w:rsidRPr="00CC34C9">
        <w:rPr>
          <w:color w:val="000000" w:themeColor="text1"/>
        </w:rPr>
        <w:t xml:space="preserve"> </w:t>
      </w:r>
      <w:proofErr w:type="spellStart"/>
      <w:r w:rsidRPr="00CC34C9">
        <w:rPr>
          <w:color w:val="000000" w:themeColor="text1"/>
        </w:rPr>
        <w:t>beberapa</w:t>
      </w:r>
      <w:proofErr w:type="spellEnd"/>
      <w:r w:rsidRPr="00CC34C9">
        <w:rPr>
          <w:color w:val="000000" w:themeColor="text1"/>
        </w:rPr>
        <w:t xml:space="preserve"> </w:t>
      </w:r>
      <w:proofErr w:type="spellStart"/>
      <w:r w:rsidRPr="00CC34C9">
        <w:rPr>
          <w:color w:val="000000" w:themeColor="text1"/>
        </w:rPr>
        <w:t>bulan</w:t>
      </w:r>
      <w:proofErr w:type="spellEnd"/>
      <w:r w:rsidRPr="00CC34C9">
        <w:rPr>
          <w:color w:val="000000" w:themeColor="text1"/>
        </w:rPr>
        <w:t xml:space="preserve"> </w:t>
      </w:r>
      <w:proofErr w:type="spellStart"/>
      <w:r w:rsidRPr="00CC34C9">
        <w:rPr>
          <w:color w:val="000000" w:themeColor="text1"/>
        </w:rPr>
        <w:t>ke</w:t>
      </w:r>
      <w:proofErr w:type="spellEnd"/>
      <w:r w:rsidRPr="00CC34C9">
        <w:rPr>
          <w:color w:val="000000" w:themeColor="text1"/>
        </w:rPr>
        <w:t xml:space="preserve"> </w:t>
      </w:r>
      <w:proofErr w:type="spellStart"/>
      <w:r w:rsidRPr="00CC34C9">
        <w:rPr>
          <w:color w:val="000000" w:themeColor="text1"/>
        </w:rPr>
        <w:t>depan</w:t>
      </w:r>
      <w:proofErr w:type="spellEnd"/>
      <w:r w:rsidRPr="00CC34C9">
        <w:rPr>
          <w:color w:val="000000" w:themeColor="text1"/>
        </w:rPr>
        <w:t>.</w:t>
      </w:r>
    </w:p>
    <w:p w14:paraId="5280CB01" w14:textId="3CACA138" w:rsidR="00CC34C9" w:rsidRDefault="00CC34C9" w:rsidP="00CC34C9">
      <w:pPr>
        <w:pStyle w:val="gt-block"/>
        <w:shd w:val="clear" w:color="auto" w:fill="FFFFFF"/>
        <w:spacing w:before="0" w:beforeAutospacing="0" w:after="150" w:afterAutospacing="0"/>
        <w:rPr>
          <w:color w:val="000000" w:themeColor="text1"/>
        </w:rPr>
      </w:pPr>
      <w:proofErr w:type="spellStart"/>
      <w:r w:rsidRPr="00CC34C9">
        <w:rPr>
          <w:color w:val="000000" w:themeColor="text1"/>
        </w:rPr>
        <w:t>Dalam</w:t>
      </w:r>
      <w:proofErr w:type="spellEnd"/>
      <w:r w:rsidRPr="00CC34C9">
        <w:rPr>
          <w:color w:val="000000" w:themeColor="text1"/>
        </w:rPr>
        <w:t xml:space="preserve"> kata-kata </w:t>
      </w:r>
      <w:proofErr w:type="spellStart"/>
      <w:r w:rsidRPr="00CC34C9">
        <w:rPr>
          <w:color w:val="000000" w:themeColor="text1"/>
        </w:rPr>
        <w:t>penggemar</w:t>
      </w:r>
      <w:proofErr w:type="spellEnd"/>
      <w:r w:rsidRPr="00CC34C9">
        <w:rPr>
          <w:color w:val="000000" w:themeColor="text1"/>
        </w:rPr>
        <w:t xml:space="preserve"> dan </w:t>
      </w:r>
      <w:proofErr w:type="spellStart"/>
      <w:r w:rsidRPr="00CC34C9">
        <w:rPr>
          <w:color w:val="000000" w:themeColor="text1"/>
        </w:rPr>
        <w:t>pengembang</w:t>
      </w:r>
      <w:proofErr w:type="spellEnd"/>
      <w:r w:rsidRPr="00CC34C9">
        <w:rPr>
          <w:color w:val="000000" w:themeColor="text1"/>
        </w:rPr>
        <w:t xml:space="preserve"> Ruslan </w:t>
      </w:r>
      <w:proofErr w:type="spellStart"/>
      <w:r w:rsidRPr="00CC34C9">
        <w:rPr>
          <w:color w:val="000000" w:themeColor="text1"/>
        </w:rPr>
        <w:t>Kuliev</w:t>
      </w:r>
      <w:proofErr w:type="spellEnd"/>
      <w:r w:rsidRPr="00CC34C9">
        <w:rPr>
          <w:color w:val="000000" w:themeColor="text1"/>
        </w:rPr>
        <w:t xml:space="preserve">, “Saya </w:t>
      </w:r>
      <w:proofErr w:type="spellStart"/>
      <w:r w:rsidRPr="00CC34C9">
        <w:rPr>
          <w:color w:val="000000" w:themeColor="text1"/>
        </w:rPr>
        <w:t>suka</w:t>
      </w:r>
      <w:proofErr w:type="spellEnd"/>
      <w:r w:rsidRPr="00CC34C9">
        <w:rPr>
          <w:color w:val="000000" w:themeColor="text1"/>
        </w:rPr>
        <w:t xml:space="preserve"> </w:t>
      </w:r>
      <w:proofErr w:type="spellStart"/>
      <w:r w:rsidRPr="00CC34C9">
        <w:rPr>
          <w:color w:val="000000" w:themeColor="text1"/>
        </w:rPr>
        <w:t>Codelobster</w:t>
      </w:r>
      <w:proofErr w:type="spellEnd"/>
      <w:r w:rsidRPr="00CC34C9">
        <w:rPr>
          <w:color w:val="000000" w:themeColor="text1"/>
        </w:rPr>
        <w:t xml:space="preserve"> PHP Edition </w:t>
      </w:r>
      <w:proofErr w:type="spellStart"/>
      <w:r w:rsidRPr="00CC34C9">
        <w:rPr>
          <w:color w:val="000000" w:themeColor="text1"/>
        </w:rPr>
        <w:t>karena</w:t>
      </w:r>
      <w:proofErr w:type="spellEnd"/>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adalah</w:t>
      </w:r>
      <w:proofErr w:type="spellEnd"/>
      <w:r w:rsidRPr="00CC34C9">
        <w:rPr>
          <w:color w:val="000000" w:themeColor="text1"/>
        </w:rPr>
        <w:t xml:space="preserve"> PHP gratis yang </w:t>
      </w:r>
      <w:proofErr w:type="spellStart"/>
      <w:r w:rsidRPr="00CC34C9">
        <w:rPr>
          <w:color w:val="000000" w:themeColor="text1"/>
        </w:rPr>
        <w:t>hebat</w:t>
      </w:r>
      <w:proofErr w:type="spellEnd"/>
      <w:r w:rsidRPr="00CC34C9">
        <w:rPr>
          <w:color w:val="000000" w:themeColor="text1"/>
        </w:rPr>
        <w:t>, </w:t>
      </w:r>
      <w:hyperlink r:id="rId239" w:history="1">
        <w:r w:rsidRPr="00CC34C9">
          <w:rPr>
            <w:rStyle w:val="Hyperlink"/>
            <w:color w:val="000000" w:themeColor="text1"/>
          </w:rPr>
          <w:t>Editor HTML dan CSS</w:t>
        </w:r>
      </w:hyperlink>
      <w:r w:rsidRPr="00CC34C9">
        <w:rPr>
          <w:color w:val="000000" w:themeColor="text1"/>
        </w:rPr>
        <w:t xml:space="preserve">. </w:t>
      </w:r>
      <w:proofErr w:type="spellStart"/>
      <w:r w:rsidRPr="00CC34C9">
        <w:rPr>
          <w:color w:val="000000" w:themeColor="text1"/>
        </w:rPr>
        <w:t>Ini</w:t>
      </w:r>
      <w:proofErr w:type="spellEnd"/>
      <w:r w:rsidRPr="00CC34C9">
        <w:rPr>
          <w:color w:val="000000" w:themeColor="text1"/>
        </w:rPr>
        <w:t xml:space="preserve"> </w:t>
      </w:r>
      <w:proofErr w:type="spellStart"/>
      <w:r w:rsidRPr="00CC34C9">
        <w:rPr>
          <w:color w:val="000000" w:themeColor="text1"/>
        </w:rPr>
        <w:t>memiliki</w:t>
      </w:r>
      <w:proofErr w:type="spellEnd"/>
      <w:r w:rsidRPr="00CC34C9">
        <w:rPr>
          <w:color w:val="000000" w:themeColor="text1"/>
        </w:rPr>
        <w:t xml:space="preserve"> </w:t>
      </w:r>
      <w:proofErr w:type="spellStart"/>
      <w:r w:rsidRPr="00CC34C9">
        <w:rPr>
          <w:color w:val="000000" w:themeColor="text1"/>
        </w:rPr>
        <w:t>semua</w:t>
      </w:r>
      <w:proofErr w:type="spellEnd"/>
      <w:r w:rsidRPr="00CC34C9">
        <w:rPr>
          <w:color w:val="000000" w:themeColor="text1"/>
        </w:rPr>
        <w:t xml:space="preserve"> </w:t>
      </w:r>
      <w:proofErr w:type="spellStart"/>
      <w:r w:rsidRPr="00CC34C9">
        <w:rPr>
          <w:color w:val="000000" w:themeColor="text1"/>
        </w:rPr>
        <w:t>fungsi</w:t>
      </w:r>
      <w:proofErr w:type="spellEnd"/>
      <w:r w:rsidRPr="00CC34C9">
        <w:rPr>
          <w:color w:val="000000" w:themeColor="text1"/>
        </w:rPr>
        <w:t xml:space="preserve"> yang </w:t>
      </w:r>
      <w:proofErr w:type="spellStart"/>
      <w:r w:rsidRPr="00CC34C9">
        <w:rPr>
          <w:color w:val="000000" w:themeColor="text1"/>
        </w:rPr>
        <w:t>dibutuhkan</w:t>
      </w:r>
      <w:proofErr w:type="spellEnd"/>
      <w:r w:rsidRPr="00CC34C9">
        <w:rPr>
          <w:color w:val="000000" w:themeColor="text1"/>
        </w:rPr>
        <w:t xml:space="preserve"> </w:t>
      </w:r>
      <w:proofErr w:type="spellStart"/>
      <w:r w:rsidRPr="00CC34C9">
        <w:rPr>
          <w:color w:val="000000" w:themeColor="text1"/>
        </w:rPr>
        <w:t>untuk</w:t>
      </w:r>
      <w:proofErr w:type="spellEnd"/>
      <w:r w:rsidRPr="00CC34C9">
        <w:rPr>
          <w:color w:val="000000" w:themeColor="text1"/>
        </w:rPr>
        <w:t xml:space="preserve"> </w:t>
      </w:r>
      <w:proofErr w:type="spellStart"/>
      <w:r w:rsidRPr="00CC34C9">
        <w:rPr>
          <w:color w:val="000000" w:themeColor="text1"/>
        </w:rPr>
        <w:t>pekerjaan</w:t>
      </w:r>
      <w:proofErr w:type="spellEnd"/>
      <w:r w:rsidRPr="00CC34C9">
        <w:rPr>
          <w:color w:val="000000" w:themeColor="text1"/>
        </w:rPr>
        <w:t xml:space="preserve"> </w:t>
      </w:r>
      <w:proofErr w:type="spellStart"/>
      <w:r w:rsidRPr="00CC34C9">
        <w:rPr>
          <w:color w:val="000000" w:themeColor="text1"/>
        </w:rPr>
        <w:t>saya</w:t>
      </w:r>
      <w:proofErr w:type="spellEnd"/>
      <w:r w:rsidRPr="00CC34C9">
        <w:rPr>
          <w:color w:val="000000" w:themeColor="text1"/>
        </w:rPr>
        <w:t xml:space="preserve"> - tips-</w:t>
      </w:r>
      <w:proofErr w:type="spellStart"/>
      <w:r w:rsidRPr="00CC34C9">
        <w:rPr>
          <w:color w:val="000000" w:themeColor="text1"/>
        </w:rPr>
        <w:t>alat</w:t>
      </w:r>
      <w:proofErr w:type="spellEnd"/>
      <w:r w:rsidRPr="00CC34C9">
        <w:rPr>
          <w:color w:val="000000" w:themeColor="text1"/>
        </w:rPr>
        <w:t xml:space="preserve">, </w:t>
      </w:r>
      <w:proofErr w:type="spellStart"/>
      <w:r w:rsidRPr="00CC34C9">
        <w:rPr>
          <w:color w:val="000000" w:themeColor="text1"/>
        </w:rPr>
        <w:t>menyoroti</w:t>
      </w:r>
      <w:proofErr w:type="spellEnd"/>
      <w:r w:rsidRPr="00CC34C9">
        <w:rPr>
          <w:color w:val="000000" w:themeColor="text1"/>
        </w:rPr>
        <w:t xml:space="preserve"> dan </w:t>
      </w:r>
      <w:proofErr w:type="spellStart"/>
      <w:r w:rsidRPr="00CC34C9">
        <w:rPr>
          <w:color w:val="000000" w:themeColor="text1"/>
        </w:rPr>
        <w:lastRenderedPageBreak/>
        <w:t>pelengkapan</w:t>
      </w:r>
      <w:proofErr w:type="spellEnd"/>
      <w:r w:rsidRPr="00CC34C9">
        <w:rPr>
          <w:color w:val="000000" w:themeColor="text1"/>
        </w:rPr>
        <w:t xml:space="preserve"> </w:t>
      </w:r>
      <w:proofErr w:type="spellStart"/>
      <w:r w:rsidRPr="00CC34C9">
        <w:rPr>
          <w:color w:val="000000" w:themeColor="text1"/>
        </w:rPr>
        <w:t>otomatis</w:t>
      </w:r>
      <w:proofErr w:type="spellEnd"/>
      <w:r w:rsidRPr="00CC34C9">
        <w:rPr>
          <w:color w:val="000000" w:themeColor="text1"/>
        </w:rPr>
        <w:t xml:space="preserve"> </w:t>
      </w:r>
      <w:proofErr w:type="spellStart"/>
      <w:r w:rsidRPr="00CC34C9">
        <w:rPr>
          <w:color w:val="000000" w:themeColor="text1"/>
        </w:rPr>
        <w:t>lanjutan</w:t>
      </w:r>
      <w:proofErr w:type="spellEnd"/>
      <w:r w:rsidRPr="00CC34C9">
        <w:rPr>
          <w:color w:val="000000" w:themeColor="text1"/>
        </w:rPr>
        <w:t xml:space="preserve">. </w:t>
      </w:r>
      <w:proofErr w:type="spellStart"/>
      <w:r w:rsidRPr="00CC34C9">
        <w:rPr>
          <w:color w:val="000000" w:themeColor="text1"/>
        </w:rPr>
        <w:t>Ia</w:t>
      </w:r>
      <w:proofErr w:type="spellEnd"/>
      <w:r w:rsidRPr="00CC34C9">
        <w:rPr>
          <w:color w:val="000000" w:themeColor="text1"/>
        </w:rPr>
        <w:t xml:space="preserve"> </w:t>
      </w:r>
      <w:proofErr w:type="spellStart"/>
      <w:r w:rsidRPr="00CC34C9">
        <w:rPr>
          <w:color w:val="000000" w:themeColor="text1"/>
        </w:rPr>
        <w:t>bahkan</w:t>
      </w:r>
      <w:proofErr w:type="spellEnd"/>
      <w:r w:rsidRPr="00CC34C9">
        <w:rPr>
          <w:color w:val="000000" w:themeColor="text1"/>
        </w:rPr>
        <w:t xml:space="preserve"> </w:t>
      </w:r>
      <w:proofErr w:type="spellStart"/>
      <w:r w:rsidRPr="00CC34C9">
        <w:rPr>
          <w:color w:val="000000" w:themeColor="text1"/>
        </w:rPr>
        <w:t>memiliki</w:t>
      </w:r>
      <w:proofErr w:type="spellEnd"/>
      <w:r w:rsidRPr="00CC34C9">
        <w:rPr>
          <w:color w:val="000000" w:themeColor="text1"/>
        </w:rPr>
        <w:t xml:space="preserve"> autocomplete </w:t>
      </w:r>
      <w:proofErr w:type="spellStart"/>
      <w:r w:rsidRPr="00CC34C9">
        <w:rPr>
          <w:color w:val="000000" w:themeColor="text1"/>
        </w:rPr>
        <w:t>untuk</w:t>
      </w:r>
      <w:proofErr w:type="spellEnd"/>
      <w:r w:rsidRPr="00CC34C9">
        <w:rPr>
          <w:color w:val="000000" w:themeColor="text1"/>
        </w:rPr>
        <w:t xml:space="preserve"> </w:t>
      </w:r>
      <w:proofErr w:type="gramStart"/>
      <w:r w:rsidRPr="00CC34C9">
        <w:rPr>
          <w:color w:val="000000" w:themeColor="text1"/>
        </w:rPr>
        <w:t>SQL ”</w:t>
      </w:r>
      <w:proofErr w:type="gramEnd"/>
      <w:r w:rsidRPr="00CC34C9">
        <w:rPr>
          <w:color w:val="000000" w:themeColor="text1"/>
        </w:rPr>
        <w:t>.</w:t>
      </w:r>
    </w:p>
    <w:p w14:paraId="1DBD47DE" w14:textId="77777777" w:rsidR="00CC34C9" w:rsidRPr="00CC34C9" w:rsidRDefault="00CC34C9" w:rsidP="00CC34C9">
      <w:pPr>
        <w:pStyle w:val="Heading3"/>
        <w:shd w:val="clear" w:color="auto" w:fill="FFFFFF"/>
        <w:spacing w:before="0" w:after="210" w:line="312" w:lineRule="atLeast"/>
        <w:textAlignment w:val="baseline"/>
        <w:rPr>
          <w:rFonts w:ascii="Times New Roman" w:hAnsi="Times New Roman" w:cs="Times New Roman"/>
          <w:color w:val="444444"/>
          <w:spacing w:val="-8"/>
          <w:lang w:val="en-US"/>
        </w:rPr>
      </w:pPr>
      <w:r w:rsidRPr="00CC34C9">
        <w:rPr>
          <w:rFonts w:ascii="Times New Roman" w:hAnsi="Times New Roman" w:cs="Times New Roman"/>
          <w:b/>
          <w:bCs/>
          <w:color w:val="444444"/>
          <w:spacing w:val="-8"/>
        </w:rPr>
        <w:t>Fitur-Fitur Dari CodeLobster PHP Edition</w:t>
      </w:r>
    </w:p>
    <w:p w14:paraId="017AC407"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Beberapa</w:t>
      </w:r>
      <w:proofErr w:type="spellEnd"/>
      <w:r w:rsidRPr="00CC34C9">
        <w:rPr>
          <w:color w:val="666666"/>
        </w:rPr>
        <w:t xml:space="preserve"> </w:t>
      </w:r>
      <w:proofErr w:type="spellStart"/>
      <w:r w:rsidRPr="00CC34C9">
        <w:rPr>
          <w:color w:val="666666"/>
        </w:rPr>
        <w:t>fitur</w:t>
      </w:r>
      <w:proofErr w:type="spellEnd"/>
      <w:r w:rsidRPr="00CC34C9">
        <w:rPr>
          <w:color w:val="666666"/>
        </w:rPr>
        <w:t xml:space="preserve"> </w:t>
      </w:r>
      <w:proofErr w:type="spellStart"/>
      <w:r w:rsidRPr="00CC34C9">
        <w:rPr>
          <w:color w:val="666666"/>
        </w:rPr>
        <w:t>utama</w:t>
      </w:r>
      <w:proofErr w:type="spellEnd"/>
      <w:r w:rsidRPr="00CC34C9">
        <w:rPr>
          <w:color w:val="666666"/>
        </w:rPr>
        <w:t xml:space="preserve"> yang </w:t>
      </w:r>
      <w:proofErr w:type="spellStart"/>
      <w:r w:rsidRPr="00CC34C9">
        <w:rPr>
          <w:color w:val="666666"/>
        </w:rPr>
        <w:t>ditawarkan</w:t>
      </w:r>
      <w:proofErr w:type="spellEnd"/>
      <w:r w:rsidRPr="00CC34C9">
        <w:rPr>
          <w:color w:val="666666"/>
        </w:rPr>
        <w:t xml:space="preserve"> oleh </w:t>
      </w:r>
      <w:proofErr w:type="spellStart"/>
      <w:r w:rsidRPr="00CC34C9">
        <w:rPr>
          <w:color w:val="666666"/>
        </w:rPr>
        <w:t>CodeLobster</w:t>
      </w:r>
      <w:proofErr w:type="spellEnd"/>
      <w:r w:rsidRPr="00CC34C9">
        <w:rPr>
          <w:color w:val="666666"/>
        </w:rPr>
        <w:t xml:space="preserve"> PHP Edition </w:t>
      </w:r>
      <w:proofErr w:type="spellStart"/>
      <w:r w:rsidRPr="00CC34C9">
        <w:rPr>
          <w:color w:val="666666"/>
        </w:rPr>
        <w:t>diantaranya</w:t>
      </w:r>
      <w:proofErr w:type="spellEnd"/>
      <w:r w:rsidRPr="00CC34C9">
        <w:rPr>
          <w:color w:val="666666"/>
        </w:rPr>
        <w:t>:</w:t>
      </w:r>
    </w:p>
    <w:p w14:paraId="5DBEF2BE"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r w:rsidRPr="00CC34C9">
        <w:rPr>
          <w:rStyle w:val="Strong"/>
          <w:color w:val="666666"/>
          <w:bdr w:val="none" w:sz="0" w:space="0" w:color="auto" w:frame="1"/>
        </w:rPr>
        <w:t>Color Coding</w:t>
      </w:r>
    </w:p>
    <w:p w14:paraId="017357B1"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r w:rsidRPr="00CC34C9">
        <w:rPr>
          <w:color w:val="666666"/>
        </w:rPr>
        <w:t xml:space="preserve">Ada </w:t>
      </w:r>
      <w:proofErr w:type="spellStart"/>
      <w:r w:rsidRPr="00CC34C9">
        <w:rPr>
          <w:color w:val="666666"/>
        </w:rPr>
        <w:t>beberapa</w:t>
      </w:r>
      <w:proofErr w:type="spellEnd"/>
      <w:r w:rsidRPr="00CC34C9">
        <w:rPr>
          <w:color w:val="666666"/>
        </w:rPr>
        <w:t xml:space="preserve"> </w:t>
      </w:r>
      <w:proofErr w:type="spellStart"/>
      <w:r w:rsidRPr="00CC34C9">
        <w:rPr>
          <w:color w:val="666666"/>
        </w:rPr>
        <w:t>tipe</w:t>
      </w:r>
      <w:proofErr w:type="spellEnd"/>
      <w:r w:rsidRPr="00CC34C9">
        <w:rPr>
          <w:color w:val="666666"/>
        </w:rPr>
        <w:t xml:space="preserve"> script yang </w:t>
      </w:r>
      <w:proofErr w:type="spellStart"/>
      <w:r w:rsidRPr="00CC34C9">
        <w:rPr>
          <w:color w:val="666666"/>
        </w:rPr>
        <w:t>dikombinasikan</w:t>
      </w:r>
      <w:proofErr w:type="spellEnd"/>
      <w:r w:rsidRPr="00CC34C9">
        <w:rPr>
          <w:color w:val="666666"/>
        </w:rPr>
        <w:t xml:space="preserve"> pada </w:t>
      </w:r>
      <w:proofErr w:type="spellStart"/>
      <w:r w:rsidRPr="00CC34C9">
        <w:rPr>
          <w:color w:val="666666"/>
        </w:rPr>
        <w:t>pengembangan</w:t>
      </w:r>
      <w:proofErr w:type="spellEnd"/>
      <w:r w:rsidRPr="00CC34C9">
        <w:rPr>
          <w:color w:val="666666"/>
        </w:rPr>
        <w:t xml:space="preserve"> web, </w:t>
      </w:r>
      <w:proofErr w:type="spellStart"/>
      <w:r w:rsidRPr="00CC34C9">
        <w:rPr>
          <w:color w:val="666666"/>
        </w:rPr>
        <w:t>CodeLobster</w:t>
      </w:r>
      <w:proofErr w:type="spellEnd"/>
      <w:r w:rsidRPr="00CC34C9">
        <w:rPr>
          <w:color w:val="666666"/>
        </w:rPr>
        <w:t xml:space="preserve"> </w:t>
      </w:r>
      <w:proofErr w:type="spellStart"/>
      <w:r w:rsidRPr="00CC34C9">
        <w:rPr>
          <w:color w:val="666666"/>
        </w:rPr>
        <w:t>akan</w:t>
      </w:r>
      <w:proofErr w:type="spellEnd"/>
      <w:r w:rsidRPr="00CC34C9">
        <w:rPr>
          <w:color w:val="666666"/>
        </w:rPr>
        <w:t xml:space="preserve"> </w:t>
      </w:r>
      <w:proofErr w:type="spellStart"/>
      <w:r w:rsidRPr="00CC34C9">
        <w:rPr>
          <w:color w:val="666666"/>
        </w:rPr>
        <w:t>memberikan</w:t>
      </w:r>
      <w:proofErr w:type="spellEnd"/>
      <w:r w:rsidRPr="00CC34C9">
        <w:rPr>
          <w:color w:val="666666"/>
        </w:rPr>
        <w:t xml:space="preserve"> highlight </w:t>
      </w:r>
      <w:proofErr w:type="spellStart"/>
      <w:r w:rsidRPr="00CC34C9">
        <w:rPr>
          <w:color w:val="666666"/>
        </w:rPr>
        <w:t>dari</w:t>
      </w:r>
      <w:proofErr w:type="spellEnd"/>
      <w:r w:rsidRPr="00CC34C9">
        <w:rPr>
          <w:color w:val="666666"/>
        </w:rPr>
        <w:t xml:space="preserve"> </w:t>
      </w:r>
      <w:proofErr w:type="spellStart"/>
      <w:r w:rsidRPr="00CC34C9">
        <w:rPr>
          <w:color w:val="666666"/>
        </w:rPr>
        <w:t>tipe</w:t>
      </w:r>
      <w:proofErr w:type="spellEnd"/>
      <w:r w:rsidRPr="00CC34C9">
        <w:rPr>
          <w:color w:val="666666"/>
        </w:rPr>
        <w:t xml:space="preserve"> </w:t>
      </w:r>
      <w:proofErr w:type="spellStart"/>
      <w:r w:rsidRPr="00CC34C9">
        <w:rPr>
          <w:color w:val="666666"/>
        </w:rPr>
        <w:t>kode</w:t>
      </w:r>
      <w:proofErr w:type="spellEnd"/>
      <w:r w:rsidRPr="00CC34C9">
        <w:rPr>
          <w:color w:val="666666"/>
        </w:rPr>
        <w:t xml:space="preserve"> yang </w:t>
      </w:r>
      <w:proofErr w:type="spellStart"/>
      <w:r w:rsidRPr="00CC34C9">
        <w:rPr>
          <w:color w:val="666666"/>
        </w:rPr>
        <w:t>berbeda</w:t>
      </w:r>
      <w:proofErr w:type="spellEnd"/>
      <w:r w:rsidRPr="00CC34C9">
        <w:rPr>
          <w:color w:val="666666"/>
        </w:rPr>
        <w:t xml:space="preserve"> </w:t>
      </w:r>
      <w:proofErr w:type="spellStart"/>
      <w:r w:rsidRPr="00CC34C9">
        <w:rPr>
          <w:color w:val="666666"/>
        </w:rPr>
        <w:t>dengan</w:t>
      </w:r>
      <w:proofErr w:type="spellEnd"/>
      <w:r w:rsidRPr="00CC34C9">
        <w:rPr>
          <w:color w:val="666666"/>
        </w:rPr>
        <w:t xml:space="preserve"> </w:t>
      </w:r>
      <w:proofErr w:type="spellStart"/>
      <w:r w:rsidRPr="00CC34C9">
        <w:rPr>
          <w:color w:val="666666"/>
        </w:rPr>
        <w:t>warnanya</w:t>
      </w:r>
      <w:proofErr w:type="spellEnd"/>
      <w:r w:rsidRPr="00CC34C9">
        <w:rPr>
          <w:color w:val="666666"/>
        </w:rPr>
        <w:t xml:space="preserve"> </w:t>
      </w:r>
      <w:proofErr w:type="spellStart"/>
      <w:r w:rsidRPr="00CC34C9">
        <w:rPr>
          <w:color w:val="666666"/>
        </w:rPr>
        <w:t>masing-masing</w:t>
      </w:r>
      <w:proofErr w:type="spellEnd"/>
      <w:r w:rsidRPr="00CC34C9">
        <w:rPr>
          <w:color w:val="666666"/>
        </w:rPr>
        <w:t>.</w:t>
      </w:r>
    </w:p>
    <w:p w14:paraId="40F7D91F"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r w:rsidRPr="00CC34C9">
        <w:rPr>
          <w:rStyle w:val="Strong"/>
          <w:color w:val="666666"/>
          <w:bdr w:val="none" w:sz="0" w:space="0" w:color="auto" w:frame="1"/>
        </w:rPr>
        <w:t>Help</w:t>
      </w:r>
    </w:p>
    <w:p w14:paraId="7F516076"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Sistem</w:t>
      </w:r>
      <w:proofErr w:type="spellEnd"/>
      <w:r w:rsidRPr="00CC34C9">
        <w:rPr>
          <w:color w:val="666666"/>
        </w:rPr>
        <w:t xml:space="preserve"> Help yang </w:t>
      </w:r>
      <w:proofErr w:type="spellStart"/>
      <w:r w:rsidRPr="00CC34C9">
        <w:rPr>
          <w:color w:val="666666"/>
        </w:rPr>
        <w:t>ditawarkan</w:t>
      </w:r>
      <w:proofErr w:type="spellEnd"/>
      <w:r w:rsidRPr="00CC34C9">
        <w:rPr>
          <w:color w:val="666666"/>
        </w:rPr>
        <w:t xml:space="preserve"> oleh </w:t>
      </w:r>
      <w:proofErr w:type="spellStart"/>
      <w:r w:rsidRPr="00CC34C9">
        <w:rPr>
          <w:color w:val="666666"/>
        </w:rPr>
        <w:t>CodeLobster</w:t>
      </w:r>
      <w:proofErr w:type="spellEnd"/>
      <w:r w:rsidRPr="00CC34C9">
        <w:rPr>
          <w:color w:val="666666"/>
        </w:rPr>
        <w:t xml:space="preserve"> </w:t>
      </w:r>
      <w:proofErr w:type="spellStart"/>
      <w:r w:rsidRPr="00CC34C9">
        <w:rPr>
          <w:color w:val="666666"/>
        </w:rPr>
        <w:t>tersedia</w:t>
      </w:r>
      <w:proofErr w:type="spellEnd"/>
      <w:r w:rsidRPr="00CC34C9">
        <w:rPr>
          <w:color w:val="666666"/>
        </w:rPr>
        <w:t xml:space="preserve"> </w:t>
      </w:r>
      <w:proofErr w:type="spellStart"/>
      <w:r w:rsidRPr="00CC34C9">
        <w:rPr>
          <w:color w:val="666666"/>
        </w:rPr>
        <w:t>untuk</w:t>
      </w:r>
      <w:proofErr w:type="spellEnd"/>
      <w:r w:rsidRPr="00CC34C9">
        <w:rPr>
          <w:color w:val="666666"/>
        </w:rPr>
        <w:t xml:space="preserve"> </w:t>
      </w:r>
      <w:proofErr w:type="spellStart"/>
      <w:r w:rsidRPr="00CC34C9">
        <w:rPr>
          <w:color w:val="666666"/>
        </w:rPr>
        <w:t>berbagai</w:t>
      </w:r>
      <w:proofErr w:type="spellEnd"/>
      <w:r w:rsidRPr="00CC34C9">
        <w:rPr>
          <w:color w:val="666666"/>
        </w:rPr>
        <w:t xml:space="preserve"> </w:t>
      </w:r>
      <w:proofErr w:type="spellStart"/>
      <w:r w:rsidRPr="00CC34C9">
        <w:rPr>
          <w:color w:val="666666"/>
        </w:rPr>
        <w:t>hal</w:t>
      </w:r>
      <w:proofErr w:type="spellEnd"/>
      <w:r w:rsidRPr="00CC34C9">
        <w:rPr>
          <w:color w:val="666666"/>
        </w:rPr>
        <w:t xml:space="preserve"> </w:t>
      </w:r>
      <w:proofErr w:type="spellStart"/>
      <w:r w:rsidRPr="00CC34C9">
        <w:rPr>
          <w:color w:val="666666"/>
        </w:rPr>
        <w:t>spesifik</w:t>
      </w:r>
      <w:proofErr w:type="spellEnd"/>
      <w:r w:rsidRPr="00CC34C9">
        <w:rPr>
          <w:color w:val="666666"/>
        </w:rPr>
        <w:t xml:space="preserve"> </w:t>
      </w:r>
      <w:proofErr w:type="spellStart"/>
      <w:r w:rsidRPr="00CC34C9">
        <w:rPr>
          <w:color w:val="666666"/>
        </w:rPr>
        <w:t>seperti</w:t>
      </w:r>
      <w:proofErr w:type="spellEnd"/>
      <w:r w:rsidRPr="00CC34C9">
        <w:rPr>
          <w:color w:val="666666"/>
        </w:rPr>
        <w:t xml:space="preserve"> function, tags </w:t>
      </w:r>
      <w:proofErr w:type="spellStart"/>
      <w:r w:rsidRPr="00CC34C9">
        <w:rPr>
          <w:color w:val="666666"/>
        </w:rPr>
        <w:t>atau</w:t>
      </w:r>
      <w:proofErr w:type="spellEnd"/>
      <w:r w:rsidRPr="00CC34C9">
        <w:rPr>
          <w:color w:val="666666"/>
        </w:rPr>
        <w:t xml:space="preserve"> </w:t>
      </w:r>
      <w:proofErr w:type="spellStart"/>
      <w:r w:rsidRPr="00CC34C9">
        <w:rPr>
          <w:color w:val="666666"/>
        </w:rPr>
        <w:t>atttibute</w:t>
      </w:r>
      <w:proofErr w:type="spellEnd"/>
      <w:r w:rsidRPr="00CC34C9">
        <w:rPr>
          <w:color w:val="666666"/>
        </w:rPr>
        <w:t xml:space="preserve">. </w:t>
      </w:r>
      <w:proofErr w:type="spellStart"/>
      <w:r w:rsidRPr="00CC34C9">
        <w:rPr>
          <w:color w:val="666666"/>
        </w:rPr>
        <w:t>Fitur</w:t>
      </w:r>
      <w:proofErr w:type="spellEnd"/>
      <w:r w:rsidRPr="00CC34C9">
        <w:rPr>
          <w:color w:val="666666"/>
        </w:rPr>
        <w:t xml:space="preserve"> </w:t>
      </w:r>
      <w:proofErr w:type="spellStart"/>
      <w:r w:rsidRPr="00CC34C9">
        <w:rPr>
          <w:color w:val="666666"/>
        </w:rPr>
        <w:t>ini</w:t>
      </w:r>
      <w:proofErr w:type="spellEnd"/>
      <w:r w:rsidRPr="00CC34C9">
        <w:rPr>
          <w:color w:val="666666"/>
        </w:rPr>
        <w:t xml:space="preserve"> </w:t>
      </w:r>
      <w:proofErr w:type="spellStart"/>
      <w:r w:rsidRPr="00CC34C9">
        <w:rPr>
          <w:color w:val="666666"/>
        </w:rPr>
        <w:t>sangat</w:t>
      </w:r>
      <w:proofErr w:type="spellEnd"/>
      <w:r w:rsidRPr="00CC34C9">
        <w:rPr>
          <w:color w:val="666666"/>
        </w:rPr>
        <w:t xml:space="preserve"> </w:t>
      </w:r>
      <w:proofErr w:type="spellStart"/>
      <w:r w:rsidRPr="00CC34C9">
        <w:rPr>
          <w:color w:val="666666"/>
        </w:rPr>
        <w:t>bermanfaat</w:t>
      </w:r>
      <w:proofErr w:type="spellEnd"/>
      <w:r w:rsidRPr="00CC34C9">
        <w:rPr>
          <w:color w:val="666666"/>
        </w:rPr>
        <w:t xml:space="preserve"> </w:t>
      </w:r>
      <w:proofErr w:type="spellStart"/>
      <w:r w:rsidRPr="00CC34C9">
        <w:rPr>
          <w:color w:val="666666"/>
        </w:rPr>
        <w:t>bagi</w:t>
      </w:r>
      <w:proofErr w:type="spellEnd"/>
      <w:r w:rsidRPr="00CC34C9">
        <w:rPr>
          <w:color w:val="666666"/>
        </w:rPr>
        <w:t xml:space="preserve"> </w:t>
      </w:r>
      <w:proofErr w:type="spellStart"/>
      <w:r w:rsidRPr="00CC34C9">
        <w:rPr>
          <w:color w:val="666666"/>
        </w:rPr>
        <w:t>mereka</w:t>
      </w:r>
      <w:proofErr w:type="spellEnd"/>
      <w:r w:rsidRPr="00CC34C9">
        <w:rPr>
          <w:color w:val="666666"/>
        </w:rPr>
        <w:t xml:space="preserve"> yang </w:t>
      </w:r>
      <w:proofErr w:type="spellStart"/>
      <w:r w:rsidRPr="00CC34C9">
        <w:rPr>
          <w:color w:val="666666"/>
        </w:rPr>
        <w:t>sedang</w:t>
      </w:r>
      <w:proofErr w:type="spellEnd"/>
      <w:r w:rsidRPr="00CC34C9">
        <w:rPr>
          <w:color w:val="666666"/>
        </w:rPr>
        <w:t xml:space="preserve"> </w:t>
      </w:r>
      <w:proofErr w:type="spellStart"/>
      <w:r w:rsidRPr="00CC34C9">
        <w:rPr>
          <w:color w:val="666666"/>
        </w:rPr>
        <w:t>belajar</w:t>
      </w:r>
      <w:proofErr w:type="spellEnd"/>
      <w:r w:rsidRPr="00CC34C9">
        <w:rPr>
          <w:color w:val="666666"/>
        </w:rPr>
        <w:t xml:space="preserve"> </w:t>
      </w:r>
      <w:proofErr w:type="spellStart"/>
      <w:r w:rsidRPr="00CC34C9">
        <w:rPr>
          <w:color w:val="666666"/>
        </w:rPr>
        <w:t>dalam</w:t>
      </w:r>
      <w:proofErr w:type="spellEnd"/>
      <w:r w:rsidRPr="00CC34C9">
        <w:rPr>
          <w:color w:val="666666"/>
        </w:rPr>
        <w:t xml:space="preserve"> dunia </w:t>
      </w:r>
      <w:proofErr w:type="spellStart"/>
      <w:r w:rsidRPr="00CC34C9">
        <w:rPr>
          <w:color w:val="666666"/>
        </w:rPr>
        <w:t>pemrograman</w:t>
      </w:r>
      <w:proofErr w:type="spellEnd"/>
      <w:r w:rsidRPr="00CC34C9">
        <w:rPr>
          <w:color w:val="666666"/>
        </w:rPr>
        <w:t>.</w:t>
      </w:r>
    </w:p>
    <w:p w14:paraId="6FEE913D"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r w:rsidRPr="00CC34C9">
        <w:rPr>
          <w:rStyle w:val="Strong"/>
          <w:color w:val="666666"/>
          <w:bdr w:val="none" w:sz="0" w:space="0" w:color="auto" w:frame="1"/>
        </w:rPr>
        <w:t>Autocomplete</w:t>
      </w:r>
    </w:p>
    <w:p w14:paraId="2E46D376"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Fitur</w:t>
      </w:r>
      <w:proofErr w:type="spellEnd"/>
      <w:r w:rsidRPr="00CC34C9">
        <w:rPr>
          <w:color w:val="666666"/>
        </w:rPr>
        <w:t xml:space="preserve"> </w:t>
      </w:r>
      <w:proofErr w:type="spellStart"/>
      <w:r w:rsidRPr="00CC34C9">
        <w:rPr>
          <w:color w:val="666666"/>
        </w:rPr>
        <w:t>ini</w:t>
      </w:r>
      <w:proofErr w:type="spellEnd"/>
      <w:r w:rsidRPr="00CC34C9">
        <w:rPr>
          <w:color w:val="666666"/>
        </w:rPr>
        <w:t xml:space="preserve"> </w:t>
      </w:r>
      <w:proofErr w:type="spellStart"/>
      <w:r w:rsidRPr="00CC34C9">
        <w:rPr>
          <w:color w:val="666666"/>
        </w:rPr>
        <w:t>pastinya</w:t>
      </w:r>
      <w:proofErr w:type="spellEnd"/>
      <w:r w:rsidRPr="00CC34C9">
        <w:rPr>
          <w:color w:val="666666"/>
        </w:rPr>
        <w:t xml:space="preserve"> </w:t>
      </w:r>
      <w:proofErr w:type="spellStart"/>
      <w:r w:rsidRPr="00CC34C9">
        <w:rPr>
          <w:color w:val="666666"/>
        </w:rPr>
        <w:t>sudah</w:t>
      </w:r>
      <w:proofErr w:type="spellEnd"/>
      <w:r w:rsidRPr="00CC34C9">
        <w:rPr>
          <w:color w:val="666666"/>
        </w:rPr>
        <w:t xml:space="preserve"> </w:t>
      </w:r>
      <w:proofErr w:type="spellStart"/>
      <w:r w:rsidRPr="00CC34C9">
        <w:rPr>
          <w:color w:val="666666"/>
        </w:rPr>
        <w:t>sering</w:t>
      </w:r>
      <w:proofErr w:type="spellEnd"/>
      <w:r w:rsidRPr="00CC34C9">
        <w:rPr>
          <w:color w:val="666666"/>
        </w:rPr>
        <w:t xml:space="preserve"> </w:t>
      </w:r>
      <w:proofErr w:type="spellStart"/>
      <w:r w:rsidRPr="00CC34C9">
        <w:rPr>
          <w:color w:val="666666"/>
        </w:rPr>
        <w:t>kamu</w:t>
      </w:r>
      <w:proofErr w:type="spellEnd"/>
      <w:r w:rsidRPr="00CC34C9">
        <w:rPr>
          <w:color w:val="666666"/>
        </w:rPr>
        <w:t xml:space="preserve"> </w:t>
      </w:r>
      <w:proofErr w:type="spellStart"/>
      <w:r w:rsidRPr="00CC34C9">
        <w:rPr>
          <w:color w:val="666666"/>
        </w:rPr>
        <w:t>gunakan</w:t>
      </w:r>
      <w:proofErr w:type="spellEnd"/>
      <w:r w:rsidRPr="00CC34C9">
        <w:rPr>
          <w:color w:val="666666"/>
        </w:rPr>
        <w:t xml:space="preserve"> pada </w:t>
      </w:r>
      <w:proofErr w:type="spellStart"/>
      <w:r w:rsidRPr="00CC34C9">
        <w:rPr>
          <w:color w:val="666666"/>
        </w:rPr>
        <w:t>saat</w:t>
      </w:r>
      <w:proofErr w:type="spellEnd"/>
      <w:r w:rsidRPr="00CC34C9">
        <w:rPr>
          <w:color w:val="666666"/>
        </w:rPr>
        <w:t xml:space="preserve"> </w:t>
      </w:r>
      <w:proofErr w:type="spellStart"/>
      <w:r w:rsidRPr="00CC34C9">
        <w:rPr>
          <w:color w:val="666666"/>
        </w:rPr>
        <w:t>menggunakan</w:t>
      </w:r>
      <w:proofErr w:type="spellEnd"/>
      <w:r w:rsidRPr="00CC34C9">
        <w:rPr>
          <w:color w:val="666666"/>
        </w:rPr>
        <w:t xml:space="preserve"> smartphone </w:t>
      </w:r>
      <w:proofErr w:type="spellStart"/>
      <w:r w:rsidRPr="00CC34C9">
        <w:rPr>
          <w:color w:val="666666"/>
        </w:rPr>
        <w:t>atau</w:t>
      </w:r>
      <w:proofErr w:type="spellEnd"/>
      <w:r w:rsidRPr="00CC34C9">
        <w:rPr>
          <w:color w:val="666666"/>
        </w:rPr>
        <w:t xml:space="preserve"> </w:t>
      </w:r>
      <w:proofErr w:type="spellStart"/>
      <w:r w:rsidRPr="00CC34C9">
        <w:rPr>
          <w:color w:val="666666"/>
        </w:rPr>
        <w:t>ketika</w:t>
      </w:r>
      <w:proofErr w:type="spellEnd"/>
      <w:r w:rsidRPr="00CC34C9">
        <w:rPr>
          <w:color w:val="666666"/>
        </w:rPr>
        <w:t xml:space="preserve"> </w:t>
      </w:r>
      <w:proofErr w:type="spellStart"/>
      <w:r w:rsidRPr="00CC34C9">
        <w:rPr>
          <w:color w:val="666666"/>
        </w:rPr>
        <w:t>melakukan</w:t>
      </w:r>
      <w:proofErr w:type="spellEnd"/>
      <w:r w:rsidRPr="00CC34C9">
        <w:rPr>
          <w:color w:val="666666"/>
        </w:rPr>
        <w:t xml:space="preserve"> </w:t>
      </w:r>
      <w:proofErr w:type="spellStart"/>
      <w:r w:rsidRPr="00CC34C9">
        <w:rPr>
          <w:color w:val="666666"/>
        </w:rPr>
        <w:t>pencarian</w:t>
      </w:r>
      <w:proofErr w:type="spellEnd"/>
      <w:r w:rsidRPr="00CC34C9">
        <w:rPr>
          <w:color w:val="666666"/>
        </w:rPr>
        <w:t xml:space="preserve"> di Google Search, dan </w:t>
      </w:r>
      <w:proofErr w:type="spellStart"/>
      <w:r w:rsidRPr="00CC34C9">
        <w:rPr>
          <w:color w:val="666666"/>
        </w:rPr>
        <w:t>fitur</w:t>
      </w:r>
      <w:proofErr w:type="spellEnd"/>
      <w:r w:rsidRPr="00CC34C9">
        <w:rPr>
          <w:color w:val="666666"/>
        </w:rPr>
        <w:t xml:space="preserve"> autocomplete </w:t>
      </w:r>
      <w:proofErr w:type="spellStart"/>
      <w:r w:rsidRPr="00CC34C9">
        <w:rPr>
          <w:color w:val="666666"/>
        </w:rPr>
        <w:t>ini</w:t>
      </w:r>
      <w:proofErr w:type="spellEnd"/>
      <w:r w:rsidRPr="00CC34C9">
        <w:rPr>
          <w:color w:val="666666"/>
        </w:rPr>
        <w:t xml:space="preserve"> juga </w:t>
      </w:r>
      <w:proofErr w:type="spellStart"/>
      <w:r w:rsidRPr="00CC34C9">
        <w:rPr>
          <w:color w:val="666666"/>
        </w:rPr>
        <w:t>ada</w:t>
      </w:r>
      <w:proofErr w:type="spellEnd"/>
      <w:r w:rsidRPr="00CC34C9">
        <w:rPr>
          <w:color w:val="666666"/>
        </w:rPr>
        <w:t xml:space="preserve"> di </w:t>
      </w:r>
      <w:proofErr w:type="spellStart"/>
      <w:r w:rsidRPr="00CC34C9">
        <w:rPr>
          <w:color w:val="666666"/>
        </w:rPr>
        <w:t>CodeLobster</w:t>
      </w:r>
      <w:proofErr w:type="spellEnd"/>
      <w:r w:rsidRPr="00CC34C9">
        <w:rPr>
          <w:color w:val="666666"/>
        </w:rPr>
        <w:t xml:space="preserve">. Setelah tool IDE </w:t>
      </w:r>
      <w:proofErr w:type="spellStart"/>
      <w:r w:rsidRPr="00CC34C9">
        <w:rPr>
          <w:color w:val="666666"/>
        </w:rPr>
        <w:t>ini</w:t>
      </w:r>
      <w:proofErr w:type="spellEnd"/>
      <w:r w:rsidRPr="00CC34C9">
        <w:rPr>
          <w:color w:val="666666"/>
        </w:rPr>
        <w:t xml:space="preserve"> </w:t>
      </w:r>
      <w:proofErr w:type="spellStart"/>
      <w:r w:rsidRPr="00CC34C9">
        <w:rPr>
          <w:color w:val="666666"/>
        </w:rPr>
        <w:t>mengenali</w:t>
      </w:r>
      <w:proofErr w:type="spellEnd"/>
      <w:r w:rsidRPr="00CC34C9">
        <w:rPr>
          <w:color w:val="666666"/>
        </w:rPr>
        <w:t xml:space="preserve"> </w:t>
      </w:r>
      <w:proofErr w:type="spellStart"/>
      <w:r w:rsidRPr="00CC34C9">
        <w:rPr>
          <w:color w:val="666666"/>
        </w:rPr>
        <w:t>struktur</w:t>
      </w:r>
      <w:proofErr w:type="spellEnd"/>
      <w:r w:rsidRPr="00CC34C9">
        <w:rPr>
          <w:color w:val="666666"/>
        </w:rPr>
        <w:t xml:space="preserve"> </w:t>
      </w:r>
      <w:proofErr w:type="spellStart"/>
      <w:r w:rsidRPr="00CC34C9">
        <w:rPr>
          <w:color w:val="666666"/>
        </w:rPr>
        <w:t>kode</w:t>
      </w:r>
      <w:proofErr w:type="spellEnd"/>
      <w:r w:rsidRPr="00CC34C9">
        <w:rPr>
          <w:color w:val="666666"/>
        </w:rPr>
        <w:t xml:space="preserve"> yang </w:t>
      </w:r>
      <w:proofErr w:type="spellStart"/>
      <w:r w:rsidRPr="00CC34C9">
        <w:rPr>
          <w:color w:val="666666"/>
        </w:rPr>
        <w:t>kamu</w:t>
      </w:r>
      <w:proofErr w:type="spellEnd"/>
      <w:r w:rsidRPr="00CC34C9">
        <w:rPr>
          <w:color w:val="666666"/>
        </w:rPr>
        <w:t xml:space="preserve"> </w:t>
      </w:r>
      <w:proofErr w:type="spellStart"/>
      <w:r w:rsidRPr="00CC34C9">
        <w:rPr>
          <w:color w:val="666666"/>
        </w:rPr>
        <w:t>tulis</w:t>
      </w:r>
      <w:proofErr w:type="spellEnd"/>
      <w:r w:rsidRPr="00CC34C9">
        <w:rPr>
          <w:color w:val="666666"/>
        </w:rPr>
        <w:t xml:space="preserve">, </w:t>
      </w:r>
      <w:proofErr w:type="spellStart"/>
      <w:r w:rsidRPr="00CC34C9">
        <w:rPr>
          <w:color w:val="666666"/>
        </w:rPr>
        <w:t>kamu</w:t>
      </w:r>
      <w:proofErr w:type="spellEnd"/>
      <w:r w:rsidRPr="00CC34C9">
        <w:rPr>
          <w:color w:val="666666"/>
        </w:rPr>
        <w:t xml:space="preserve"> </w:t>
      </w:r>
      <w:proofErr w:type="spellStart"/>
      <w:r w:rsidRPr="00CC34C9">
        <w:rPr>
          <w:color w:val="666666"/>
        </w:rPr>
        <w:t>akan</w:t>
      </w:r>
      <w:proofErr w:type="spellEnd"/>
      <w:r w:rsidRPr="00CC34C9">
        <w:rPr>
          <w:color w:val="666666"/>
        </w:rPr>
        <w:t xml:space="preserve"> </w:t>
      </w:r>
      <w:proofErr w:type="spellStart"/>
      <w:r w:rsidRPr="00CC34C9">
        <w:rPr>
          <w:color w:val="666666"/>
        </w:rPr>
        <w:t>disuguhi</w:t>
      </w:r>
      <w:proofErr w:type="spellEnd"/>
      <w:r w:rsidRPr="00CC34C9">
        <w:rPr>
          <w:color w:val="666666"/>
        </w:rPr>
        <w:t xml:space="preserve"> </w:t>
      </w:r>
      <w:proofErr w:type="spellStart"/>
      <w:r w:rsidRPr="00CC34C9">
        <w:rPr>
          <w:color w:val="666666"/>
        </w:rPr>
        <w:t>pilihan</w:t>
      </w:r>
      <w:proofErr w:type="spellEnd"/>
      <w:r w:rsidRPr="00CC34C9">
        <w:rPr>
          <w:color w:val="666666"/>
        </w:rPr>
        <w:t xml:space="preserve"> (drop down list) dan </w:t>
      </w:r>
      <w:proofErr w:type="spellStart"/>
      <w:r w:rsidRPr="00CC34C9">
        <w:rPr>
          <w:color w:val="666666"/>
        </w:rPr>
        <w:t>kamu</w:t>
      </w:r>
      <w:proofErr w:type="spellEnd"/>
      <w:r w:rsidRPr="00CC34C9">
        <w:rPr>
          <w:color w:val="666666"/>
        </w:rPr>
        <w:t xml:space="preserve"> </w:t>
      </w:r>
      <w:proofErr w:type="spellStart"/>
      <w:r w:rsidRPr="00CC34C9">
        <w:rPr>
          <w:color w:val="666666"/>
        </w:rPr>
        <w:t>tinggal</w:t>
      </w:r>
      <w:proofErr w:type="spellEnd"/>
      <w:r w:rsidRPr="00CC34C9">
        <w:rPr>
          <w:color w:val="666666"/>
        </w:rPr>
        <w:t xml:space="preserve"> </w:t>
      </w:r>
      <w:proofErr w:type="spellStart"/>
      <w:r w:rsidRPr="00CC34C9">
        <w:rPr>
          <w:color w:val="666666"/>
        </w:rPr>
        <w:t>memilih</w:t>
      </w:r>
      <w:proofErr w:type="spellEnd"/>
      <w:r w:rsidRPr="00CC34C9">
        <w:rPr>
          <w:color w:val="666666"/>
        </w:rPr>
        <w:t xml:space="preserve"> </w:t>
      </w:r>
      <w:proofErr w:type="spellStart"/>
      <w:r w:rsidRPr="00CC34C9">
        <w:rPr>
          <w:color w:val="666666"/>
        </w:rPr>
        <w:t>kode</w:t>
      </w:r>
      <w:proofErr w:type="spellEnd"/>
      <w:r w:rsidRPr="00CC34C9">
        <w:rPr>
          <w:color w:val="666666"/>
        </w:rPr>
        <w:t xml:space="preserve"> yang </w:t>
      </w:r>
      <w:proofErr w:type="spellStart"/>
      <w:r w:rsidRPr="00CC34C9">
        <w:rPr>
          <w:color w:val="666666"/>
        </w:rPr>
        <w:t>kamu</w:t>
      </w:r>
      <w:proofErr w:type="spellEnd"/>
      <w:r w:rsidRPr="00CC34C9">
        <w:rPr>
          <w:color w:val="666666"/>
        </w:rPr>
        <w:t xml:space="preserve"> </w:t>
      </w:r>
      <w:proofErr w:type="spellStart"/>
      <w:r w:rsidRPr="00CC34C9">
        <w:rPr>
          <w:color w:val="666666"/>
        </w:rPr>
        <w:t>inginkan</w:t>
      </w:r>
      <w:proofErr w:type="spellEnd"/>
      <w:r w:rsidRPr="00CC34C9">
        <w:rPr>
          <w:color w:val="666666"/>
        </w:rPr>
        <w:t xml:space="preserve"> </w:t>
      </w:r>
      <w:proofErr w:type="spellStart"/>
      <w:r w:rsidRPr="00CC34C9">
        <w:rPr>
          <w:color w:val="666666"/>
        </w:rPr>
        <w:t>tanpa</w:t>
      </w:r>
      <w:proofErr w:type="spellEnd"/>
      <w:r w:rsidRPr="00CC34C9">
        <w:rPr>
          <w:color w:val="666666"/>
        </w:rPr>
        <w:t xml:space="preserve"> </w:t>
      </w:r>
      <w:proofErr w:type="spellStart"/>
      <w:r w:rsidRPr="00CC34C9">
        <w:rPr>
          <w:color w:val="666666"/>
        </w:rPr>
        <w:t>perlu</w:t>
      </w:r>
      <w:proofErr w:type="spellEnd"/>
      <w:r w:rsidRPr="00CC34C9">
        <w:rPr>
          <w:color w:val="666666"/>
        </w:rPr>
        <w:t xml:space="preserve"> </w:t>
      </w:r>
      <w:proofErr w:type="spellStart"/>
      <w:r w:rsidRPr="00CC34C9">
        <w:rPr>
          <w:color w:val="666666"/>
        </w:rPr>
        <w:t>lagi</w:t>
      </w:r>
      <w:proofErr w:type="spellEnd"/>
      <w:r w:rsidRPr="00CC34C9">
        <w:rPr>
          <w:color w:val="666666"/>
        </w:rPr>
        <w:t xml:space="preserve"> </w:t>
      </w:r>
      <w:proofErr w:type="spellStart"/>
      <w:r w:rsidRPr="00CC34C9">
        <w:rPr>
          <w:color w:val="666666"/>
        </w:rPr>
        <w:t>mengetiknya</w:t>
      </w:r>
      <w:proofErr w:type="spellEnd"/>
      <w:r w:rsidRPr="00CC34C9">
        <w:rPr>
          <w:color w:val="666666"/>
        </w:rPr>
        <w:t>.</w:t>
      </w:r>
    </w:p>
    <w:p w14:paraId="6E2B2AE9"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r w:rsidRPr="00CC34C9">
        <w:rPr>
          <w:rStyle w:val="Strong"/>
          <w:color w:val="666666"/>
          <w:bdr w:val="none" w:sz="0" w:space="0" w:color="auto" w:frame="1"/>
        </w:rPr>
        <w:t>Debugger</w:t>
      </w:r>
    </w:p>
    <w:p w14:paraId="091A0CB5"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Sangat</w:t>
      </w:r>
      <w:proofErr w:type="spellEnd"/>
      <w:r w:rsidRPr="00CC34C9">
        <w:rPr>
          <w:color w:val="666666"/>
        </w:rPr>
        <w:t xml:space="preserve"> </w:t>
      </w:r>
      <w:proofErr w:type="spellStart"/>
      <w:r w:rsidRPr="00CC34C9">
        <w:rPr>
          <w:color w:val="666666"/>
        </w:rPr>
        <w:t>berguna</w:t>
      </w:r>
      <w:proofErr w:type="spellEnd"/>
      <w:r w:rsidRPr="00CC34C9">
        <w:rPr>
          <w:color w:val="666666"/>
        </w:rPr>
        <w:t xml:space="preserve"> </w:t>
      </w:r>
      <w:proofErr w:type="spellStart"/>
      <w:r w:rsidRPr="00CC34C9">
        <w:rPr>
          <w:color w:val="666666"/>
        </w:rPr>
        <w:t>baik</w:t>
      </w:r>
      <w:proofErr w:type="spellEnd"/>
      <w:r w:rsidRPr="00CC34C9">
        <w:rPr>
          <w:color w:val="666666"/>
        </w:rPr>
        <w:t xml:space="preserve"> </w:t>
      </w:r>
      <w:proofErr w:type="spellStart"/>
      <w:r w:rsidRPr="00CC34C9">
        <w:rPr>
          <w:color w:val="666666"/>
        </w:rPr>
        <w:t>untuk</w:t>
      </w:r>
      <w:proofErr w:type="spellEnd"/>
      <w:r w:rsidRPr="00CC34C9">
        <w:rPr>
          <w:color w:val="666666"/>
        </w:rPr>
        <w:t xml:space="preserve"> programmer veteran </w:t>
      </w:r>
      <w:proofErr w:type="spellStart"/>
      <w:r w:rsidRPr="00CC34C9">
        <w:rPr>
          <w:color w:val="666666"/>
        </w:rPr>
        <w:t>atau</w:t>
      </w:r>
      <w:proofErr w:type="spellEnd"/>
      <w:r w:rsidRPr="00CC34C9">
        <w:rPr>
          <w:color w:val="666666"/>
        </w:rPr>
        <w:t xml:space="preserve"> yang </w:t>
      </w:r>
      <w:proofErr w:type="spellStart"/>
      <w:r w:rsidRPr="00CC34C9">
        <w:rPr>
          <w:color w:val="666666"/>
        </w:rPr>
        <w:t>masih</w:t>
      </w:r>
      <w:proofErr w:type="spellEnd"/>
      <w:r w:rsidRPr="00CC34C9">
        <w:rPr>
          <w:color w:val="666666"/>
        </w:rPr>
        <w:t xml:space="preserve"> </w:t>
      </w:r>
      <w:proofErr w:type="spellStart"/>
      <w:r w:rsidRPr="00CC34C9">
        <w:rPr>
          <w:color w:val="666666"/>
        </w:rPr>
        <w:t>belajar</w:t>
      </w:r>
      <w:proofErr w:type="spellEnd"/>
      <w:r w:rsidRPr="00CC34C9">
        <w:rPr>
          <w:color w:val="666666"/>
        </w:rPr>
        <w:t xml:space="preserve">, PHP debugger </w:t>
      </w:r>
      <w:proofErr w:type="spellStart"/>
      <w:r w:rsidRPr="00CC34C9">
        <w:rPr>
          <w:color w:val="666666"/>
        </w:rPr>
        <w:t>memungkinkan</w:t>
      </w:r>
      <w:proofErr w:type="spellEnd"/>
      <w:r w:rsidRPr="00CC34C9">
        <w:rPr>
          <w:color w:val="666666"/>
        </w:rPr>
        <w:t xml:space="preserve"> </w:t>
      </w:r>
      <w:proofErr w:type="spellStart"/>
      <w:r w:rsidRPr="00CC34C9">
        <w:rPr>
          <w:color w:val="666666"/>
        </w:rPr>
        <w:t>untuk</w:t>
      </w:r>
      <w:proofErr w:type="spellEnd"/>
      <w:r w:rsidRPr="00CC34C9">
        <w:rPr>
          <w:color w:val="666666"/>
        </w:rPr>
        <w:t xml:space="preserve"> </w:t>
      </w:r>
      <w:proofErr w:type="spellStart"/>
      <w:r w:rsidRPr="00CC34C9">
        <w:rPr>
          <w:color w:val="666666"/>
        </w:rPr>
        <w:t>mengeksekusi</w:t>
      </w:r>
      <w:proofErr w:type="spellEnd"/>
      <w:r w:rsidRPr="00CC34C9">
        <w:rPr>
          <w:color w:val="666666"/>
        </w:rPr>
        <w:t xml:space="preserve"> script </w:t>
      </w:r>
      <w:proofErr w:type="spellStart"/>
      <w:r w:rsidRPr="00CC34C9">
        <w:rPr>
          <w:color w:val="666666"/>
        </w:rPr>
        <w:t>secara</w:t>
      </w:r>
      <w:proofErr w:type="spellEnd"/>
      <w:r w:rsidRPr="00CC34C9">
        <w:rPr>
          <w:color w:val="666666"/>
        </w:rPr>
        <w:t xml:space="preserve"> </w:t>
      </w:r>
      <w:proofErr w:type="spellStart"/>
      <w:r w:rsidRPr="00CC34C9">
        <w:rPr>
          <w:color w:val="666666"/>
        </w:rPr>
        <w:t>bertahap</w:t>
      </w:r>
      <w:proofErr w:type="spellEnd"/>
      <w:r w:rsidRPr="00CC34C9">
        <w:rPr>
          <w:color w:val="666666"/>
        </w:rPr>
        <w:t xml:space="preserve">. </w:t>
      </w:r>
      <w:proofErr w:type="spellStart"/>
      <w:r w:rsidRPr="00CC34C9">
        <w:rPr>
          <w:color w:val="666666"/>
        </w:rPr>
        <w:t>Ketika</w:t>
      </w:r>
      <w:proofErr w:type="spellEnd"/>
      <w:r w:rsidRPr="00CC34C9">
        <w:rPr>
          <w:color w:val="666666"/>
        </w:rPr>
        <w:t xml:space="preserve"> script </w:t>
      </w:r>
      <w:proofErr w:type="spellStart"/>
      <w:r w:rsidRPr="00CC34C9">
        <w:rPr>
          <w:color w:val="666666"/>
        </w:rPr>
        <w:t>dijalankan</w:t>
      </w:r>
      <w:proofErr w:type="spellEnd"/>
      <w:r w:rsidRPr="00CC34C9">
        <w:rPr>
          <w:color w:val="666666"/>
        </w:rPr>
        <w:t xml:space="preserve">, </w:t>
      </w:r>
      <w:proofErr w:type="spellStart"/>
      <w:r w:rsidRPr="00CC34C9">
        <w:rPr>
          <w:color w:val="666666"/>
        </w:rPr>
        <w:t>kamu</w:t>
      </w:r>
      <w:proofErr w:type="spellEnd"/>
      <w:r w:rsidRPr="00CC34C9">
        <w:rPr>
          <w:color w:val="666666"/>
        </w:rPr>
        <w:t xml:space="preserve"> </w:t>
      </w:r>
      <w:proofErr w:type="spellStart"/>
      <w:r w:rsidRPr="00CC34C9">
        <w:rPr>
          <w:color w:val="666666"/>
        </w:rPr>
        <w:t>bisa</w:t>
      </w:r>
      <w:proofErr w:type="spellEnd"/>
      <w:r w:rsidRPr="00CC34C9">
        <w:rPr>
          <w:color w:val="666666"/>
        </w:rPr>
        <w:t xml:space="preserve"> </w:t>
      </w:r>
      <w:proofErr w:type="spellStart"/>
      <w:r w:rsidRPr="00CC34C9">
        <w:rPr>
          <w:color w:val="666666"/>
        </w:rPr>
        <w:t>melihat</w:t>
      </w:r>
      <w:proofErr w:type="spellEnd"/>
      <w:r w:rsidRPr="00CC34C9">
        <w:rPr>
          <w:color w:val="666666"/>
        </w:rPr>
        <w:t xml:space="preserve"> </w:t>
      </w:r>
      <w:proofErr w:type="spellStart"/>
      <w:r w:rsidRPr="00CC34C9">
        <w:rPr>
          <w:color w:val="666666"/>
        </w:rPr>
        <w:t>nilai</w:t>
      </w:r>
      <w:proofErr w:type="spellEnd"/>
      <w:r w:rsidRPr="00CC34C9">
        <w:rPr>
          <w:color w:val="666666"/>
        </w:rPr>
        <w:t xml:space="preserve"> </w:t>
      </w:r>
      <w:proofErr w:type="spellStart"/>
      <w:r w:rsidRPr="00CC34C9">
        <w:rPr>
          <w:color w:val="666666"/>
        </w:rPr>
        <w:t>pasti</w:t>
      </w:r>
      <w:proofErr w:type="spellEnd"/>
      <w:r w:rsidRPr="00CC34C9">
        <w:rPr>
          <w:color w:val="666666"/>
        </w:rPr>
        <w:t xml:space="preserve"> yang </w:t>
      </w:r>
      <w:proofErr w:type="spellStart"/>
      <w:r w:rsidRPr="00CC34C9">
        <w:rPr>
          <w:color w:val="666666"/>
        </w:rPr>
        <w:t>dihitung</w:t>
      </w:r>
      <w:proofErr w:type="spellEnd"/>
      <w:r w:rsidRPr="00CC34C9">
        <w:rPr>
          <w:color w:val="666666"/>
        </w:rPr>
        <w:t>.</w:t>
      </w:r>
    </w:p>
    <w:p w14:paraId="47662A22"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proofErr w:type="spellStart"/>
      <w:r w:rsidRPr="00CC34C9">
        <w:rPr>
          <w:rStyle w:val="Strong"/>
          <w:color w:val="666666"/>
          <w:bdr w:val="none" w:sz="0" w:space="0" w:color="auto" w:frame="1"/>
        </w:rPr>
        <w:t>Koneksi</w:t>
      </w:r>
      <w:proofErr w:type="spellEnd"/>
      <w:r w:rsidRPr="00CC34C9">
        <w:rPr>
          <w:rStyle w:val="Strong"/>
          <w:color w:val="666666"/>
          <w:bdr w:val="none" w:sz="0" w:space="0" w:color="auto" w:frame="1"/>
        </w:rPr>
        <w:t xml:space="preserve"> Database</w:t>
      </w:r>
    </w:p>
    <w:p w14:paraId="356B44E7"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Hampir</w:t>
      </w:r>
      <w:proofErr w:type="spellEnd"/>
      <w:r w:rsidRPr="00CC34C9">
        <w:rPr>
          <w:color w:val="666666"/>
        </w:rPr>
        <w:t xml:space="preserve"> </w:t>
      </w:r>
      <w:proofErr w:type="spellStart"/>
      <w:r w:rsidRPr="00CC34C9">
        <w:rPr>
          <w:color w:val="666666"/>
        </w:rPr>
        <w:t>tidak</w:t>
      </w:r>
      <w:proofErr w:type="spellEnd"/>
      <w:r w:rsidRPr="00CC34C9">
        <w:rPr>
          <w:color w:val="666666"/>
        </w:rPr>
        <w:t xml:space="preserve"> </w:t>
      </w:r>
      <w:proofErr w:type="spellStart"/>
      <w:r w:rsidRPr="00CC34C9">
        <w:rPr>
          <w:color w:val="666666"/>
        </w:rPr>
        <w:t>kode</w:t>
      </w:r>
      <w:proofErr w:type="spellEnd"/>
      <w:r w:rsidRPr="00CC34C9">
        <w:rPr>
          <w:color w:val="666666"/>
        </w:rPr>
        <w:t xml:space="preserve"> </w:t>
      </w:r>
      <w:proofErr w:type="spellStart"/>
      <w:r w:rsidRPr="00CC34C9">
        <w:rPr>
          <w:color w:val="666666"/>
        </w:rPr>
        <w:t>saat</w:t>
      </w:r>
      <w:proofErr w:type="spellEnd"/>
      <w:r w:rsidRPr="00CC34C9">
        <w:rPr>
          <w:color w:val="666666"/>
        </w:rPr>
        <w:t xml:space="preserve"> </w:t>
      </w:r>
      <w:proofErr w:type="spellStart"/>
      <w:r w:rsidRPr="00CC34C9">
        <w:rPr>
          <w:color w:val="666666"/>
        </w:rPr>
        <w:t>ini</w:t>
      </w:r>
      <w:proofErr w:type="spellEnd"/>
      <w:r w:rsidRPr="00CC34C9">
        <w:rPr>
          <w:color w:val="666666"/>
        </w:rPr>
        <w:t xml:space="preserve"> yang </w:t>
      </w:r>
      <w:proofErr w:type="spellStart"/>
      <w:r w:rsidRPr="00CC34C9">
        <w:rPr>
          <w:color w:val="666666"/>
        </w:rPr>
        <w:t>yang</w:t>
      </w:r>
      <w:proofErr w:type="spellEnd"/>
      <w:r w:rsidRPr="00CC34C9">
        <w:rPr>
          <w:color w:val="666666"/>
        </w:rPr>
        <w:t xml:space="preserve"> </w:t>
      </w:r>
      <w:proofErr w:type="spellStart"/>
      <w:r w:rsidRPr="00CC34C9">
        <w:rPr>
          <w:color w:val="666666"/>
        </w:rPr>
        <w:t>tidak</w:t>
      </w:r>
      <w:proofErr w:type="spellEnd"/>
      <w:r w:rsidRPr="00CC34C9">
        <w:rPr>
          <w:color w:val="666666"/>
        </w:rPr>
        <w:t xml:space="preserve"> </w:t>
      </w:r>
      <w:proofErr w:type="spellStart"/>
      <w:r w:rsidRPr="00CC34C9">
        <w:rPr>
          <w:color w:val="666666"/>
        </w:rPr>
        <w:t>menggunakan</w:t>
      </w:r>
      <w:proofErr w:type="spellEnd"/>
      <w:r w:rsidRPr="00CC34C9">
        <w:rPr>
          <w:color w:val="666666"/>
        </w:rPr>
        <w:t xml:space="preserve"> database, </w:t>
      </w:r>
      <w:proofErr w:type="spellStart"/>
      <w:r w:rsidRPr="00CC34C9">
        <w:rPr>
          <w:color w:val="666666"/>
        </w:rPr>
        <w:t>kabar</w:t>
      </w:r>
      <w:proofErr w:type="spellEnd"/>
      <w:r w:rsidRPr="00CC34C9">
        <w:rPr>
          <w:color w:val="666666"/>
        </w:rPr>
        <w:t xml:space="preserve"> </w:t>
      </w:r>
      <w:proofErr w:type="spellStart"/>
      <w:r w:rsidRPr="00CC34C9">
        <w:rPr>
          <w:color w:val="666666"/>
        </w:rPr>
        <w:t>baiknya</w:t>
      </w:r>
      <w:proofErr w:type="spellEnd"/>
      <w:r w:rsidRPr="00CC34C9">
        <w:rPr>
          <w:color w:val="666666"/>
        </w:rPr>
        <w:t xml:space="preserve"> </w:t>
      </w:r>
      <w:proofErr w:type="spellStart"/>
      <w:r w:rsidRPr="00CC34C9">
        <w:rPr>
          <w:color w:val="666666"/>
        </w:rPr>
        <w:t>CodeLobster</w:t>
      </w:r>
      <w:proofErr w:type="spellEnd"/>
      <w:r w:rsidRPr="00CC34C9">
        <w:rPr>
          <w:color w:val="666666"/>
        </w:rPr>
        <w:t xml:space="preserve"> </w:t>
      </w:r>
      <w:proofErr w:type="spellStart"/>
      <w:r w:rsidRPr="00CC34C9">
        <w:rPr>
          <w:color w:val="666666"/>
        </w:rPr>
        <w:t>memiliki</w:t>
      </w:r>
      <w:proofErr w:type="spellEnd"/>
      <w:r w:rsidRPr="00CC34C9">
        <w:rPr>
          <w:color w:val="666666"/>
        </w:rPr>
        <w:t xml:space="preserve"> </w:t>
      </w:r>
      <w:proofErr w:type="spellStart"/>
      <w:r w:rsidRPr="00CC34C9">
        <w:rPr>
          <w:color w:val="666666"/>
        </w:rPr>
        <w:t>fitur</w:t>
      </w:r>
      <w:proofErr w:type="spellEnd"/>
      <w:r w:rsidRPr="00CC34C9">
        <w:rPr>
          <w:color w:val="666666"/>
        </w:rPr>
        <w:t xml:space="preserve"> </w:t>
      </w:r>
      <w:proofErr w:type="spellStart"/>
      <w:r w:rsidRPr="00CC34C9">
        <w:rPr>
          <w:color w:val="666666"/>
        </w:rPr>
        <w:t>koneksi</w:t>
      </w:r>
      <w:proofErr w:type="spellEnd"/>
      <w:r w:rsidRPr="00CC34C9">
        <w:rPr>
          <w:color w:val="666666"/>
        </w:rPr>
        <w:t xml:space="preserve"> </w:t>
      </w:r>
      <w:proofErr w:type="spellStart"/>
      <w:r w:rsidRPr="00CC34C9">
        <w:rPr>
          <w:color w:val="666666"/>
        </w:rPr>
        <w:t>ke</w:t>
      </w:r>
      <w:proofErr w:type="spellEnd"/>
      <w:r w:rsidRPr="00CC34C9">
        <w:rPr>
          <w:color w:val="666666"/>
        </w:rPr>
        <w:t xml:space="preserve"> database. SQL manager </w:t>
      </w:r>
      <w:proofErr w:type="spellStart"/>
      <w:r w:rsidRPr="00CC34C9">
        <w:rPr>
          <w:color w:val="666666"/>
        </w:rPr>
        <w:t>dapat</w:t>
      </w:r>
      <w:proofErr w:type="spellEnd"/>
      <w:r w:rsidRPr="00CC34C9">
        <w:rPr>
          <w:color w:val="666666"/>
        </w:rPr>
        <w:t xml:space="preserve"> </w:t>
      </w:r>
      <w:proofErr w:type="spellStart"/>
      <w:r w:rsidRPr="00CC34C9">
        <w:rPr>
          <w:color w:val="666666"/>
        </w:rPr>
        <w:t>melakukukan</w:t>
      </w:r>
      <w:proofErr w:type="spellEnd"/>
      <w:r w:rsidRPr="00CC34C9">
        <w:rPr>
          <w:color w:val="666666"/>
        </w:rPr>
        <w:t xml:space="preserve"> </w:t>
      </w:r>
      <w:proofErr w:type="spellStart"/>
      <w:r w:rsidRPr="00CC34C9">
        <w:rPr>
          <w:color w:val="666666"/>
        </w:rPr>
        <w:t>semua</w:t>
      </w:r>
      <w:proofErr w:type="spellEnd"/>
      <w:r w:rsidRPr="00CC34C9">
        <w:rPr>
          <w:color w:val="666666"/>
        </w:rPr>
        <w:t xml:space="preserve"> yang </w:t>
      </w:r>
      <w:proofErr w:type="spellStart"/>
      <w:r w:rsidRPr="00CC34C9">
        <w:rPr>
          <w:color w:val="666666"/>
        </w:rPr>
        <w:t>kamu</w:t>
      </w:r>
      <w:proofErr w:type="spellEnd"/>
      <w:r w:rsidRPr="00CC34C9">
        <w:rPr>
          <w:color w:val="666666"/>
        </w:rPr>
        <w:t xml:space="preserve"> </w:t>
      </w:r>
      <w:proofErr w:type="spellStart"/>
      <w:r w:rsidRPr="00CC34C9">
        <w:rPr>
          <w:color w:val="666666"/>
        </w:rPr>
        <w:t>inginkan</w:t>
      </w:r>
      <w:proofErr w:type="spellEnd"/>
      <w:r w:rsidRPr="00CC34C9">
        <w:rPr>
          <w:color w:val="666666"/>
        </w:rPr>
        <w:t xml:space="preserve"> </w:t>
      </w:r>
      <w:proofErr w:type="spellStart"/>
      <w:r w:rsidRPr="00CC34C9">
        <w:rPr>
          <w:color w:val="666666"/>
        </w:rPr>
        <w:t>dengan</w:t>
      </w:r>
      <w:proofErr w:type="spellEnd"/>
      <w:r w:rsidRPr="00CC34C9">
        <w:rPr>
          <w:color w:val="666666"/>
        </w:rPr>
        <w:t xml:space="preserve"> database, </w:t>
      </w:r>
      <w:proofErr w:type="spellStart"/>
      <w:r w:rsidRPr="00CC34C9">
        <w:rPr>
          <w:color w:val="666666"/>
        </w:rPr>
        <w:t>bahkan</w:t>
      </w:r>
      <w:proofErr w:type="spellEnd"/>
      <w:r w:rsidRPr="00CC34C9">
        <w:rPr>
          <w:color w:val="666666"/>
        </w:rPr>
        <w:t xml:space="preserve"> </w:t>
      </w:r>
      <w:proofErr w:type="spellStart"/>
      <w:r w:rsidRPr="00CC34C9">
        <w:rPr>
          <w:color w:val="666666"/>
        </w:rPr>
        <w:t>menjalankan</w:t>
      </w:r>
      <w:proofErr w:type="spellEnd"/>
      <w:r w:rsidRPr="00CC34C9">
        <w:rPr>
          <w:color w:val="666666"/>
        </w:rPr>
        <w:t xml:space="preserve"> query.</w:t>
      </w:r>
    </w:p>
    <w:p w14:paraId="6F3F10A1"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r w:rsidRPr="00CC34C9">
        <w:rPr>
          <w:rStyle w:val="Strong"/>
          <w:color w:val="666666"/>
          <w:bdr w:val="none" w:sz="0" w:space="0" w:color="auto" w:frame="1"/>
        </w:rPr>
        <w:t>Remote Deployment</w:t>
      </w:r>
    </w:p>
    <w:p w14:paraId="616DF1F6"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r w:rsidRPr="00CC34C9">
        <w:rPr>
          <w:color w:val="666666"/>
        </w:rPr>
        <w:lastRenderedPageBreak/>
        <w:t xml:space="preserve">Setelah </w:t>
      </w:r>
      <w:proofErr w:type="spellStart"/>
      <w:r w:rsidRPr="00CC34C9">
        <w:rPr>
          <w:color w:val="666666"/>
        </w:rPr>
        <w:t>kode</w:t>
      </w:r>
      <w:proofErr w:type="spellEnd"/>
      <w:r w:rsidRPr="00CC34C9">
        <w:rPr>
          <w:color w:val="666666"/>
        </w:rPr>
        <w:t xml:space="preserve"> </w:t>
      </w:r>
      <w:proofErr w:type="spellStart"/>
      <w:r w:rsidRPr="00CC34C9">
        <w:rPr>
          <w:color w:val="666666"/>
        </w:rPr>
        <w:t>kamu</w:t>
      </w:r>
      <w:proofErr w:type="spellEnd"/>
      <w:r w:rsidRPr="00CC34C9">
        <w:rPr>
          <w:color w:val="666666"/>
        </w:rPr>
        <w:t xml:space="preserve"> </w:t>
      </w:r>
      <w:proofErr w:type="spellStart"/>
      <w:r w:rsidRPr="00CC34C9">
        <w:rPr>
          <w:color w:val="666666"/>
        </w:rPr>
        <w:t>telah</w:t>
      </w:r>
      <w:proofErr w:type="spellEnd"/>
      <w:r w:rsidRPr="00CC34C9">
        <w:rPr>
          <w:color w:val="666666"/>
        </w:rPr>
        <w:t xml:space="preserve"> di uji </w:t>
      </w:r>
      <w:proofErr w:type="spellStart"/>
      <w:r w:rsidRPr="00CC34C9">
        <w:rPr>
          <w:color w:val="666666"/>
        </w:rPr>
        <w:t>coba</w:t>
      </w:r>
      <w:proofErr w:type="spellEnd"/>
      <w:r w:rsidRPr="00CC34C9">
        <w:rPr>
          <w:color w:val="666666"/>
        </w:rPr>
        <w:t xml:space="preserve"> dan </w:t>
      </w:r>
      <w:proofErr w:type="spellStart"/>
      <w:r w:rsidRPr="00CC34C9">
        <w:rPr>
          <w:color w:val="666666"/>
        </w:rPr>
        <w:t>siap</w:t>
      </w:r>
      <w:proofErr w:type="spellEnd"/>
      <w:r w:rsidRPr="00CC34C9">
        <w:rPr>
          <w:color w:val="666666"/>
        </w:rPr>
        <w:t xml:space="preserve">, </w:t>
      </w:r>
      <w:proofErr w:type="spellStart"/>
      <w:r w:rsidRPr="00CC34C9">
        <w:rPr>
          <w:color w:val="666666"/>
        </w:rPr>
        <w:t>kamu</w:t>
      </w:r>
      <w:proofErr w:type="spellEnd"/>
      <w:r w:rsidRPr="00CC34C9">
        <w:rPr>
          <w:color w:val="666666"/>
        </w:rPr>
        <w:t xml:space="preserve"> </w:t>
      </w:r>
      <w:proofErr w:type="spellStart"/>
      <w:r w:rsidRPr="00CC34C9">
        <w:rPr>
          <w:color w:val="666666"/>
        </w:rPr>
        <w:t>bisa</w:t>
      </w:r>
      <w:proofErr w:type="spellEnd"/>
      <w:r w:rsidRPr="00CC34C9">
        <w:rPr>
          <w:color w:val="666666"/>
        </w:rPr>
        <w:t xml:space="preserve"> </w:t>
      </w:r>
      <w:proofErr w:type="spellStart"/>
      <w:r w:rsidRPr="00CC34C9">
        <w:rPr>
          <w:color w:val="666666"/>
        </w:rPr>
        <w:t>menggunakan</w:t>
      </w:r>
      <w:proofErr w:type="spellEnd"/>
      <w:r w:rsidRPr="00CC34C9">
        <w:rPr>
          <w:color w:val="666666"/>
        </w:rPr>
        <w:t xml:space="preserve"> </w:t>
      </w:r>
      <w:proofErr w:type="spellStart"/>
      <w:r w:rsidRPr="00CC34C9">
        <w:rPr>
          <w:color w:val="666666"/>
        </w:rPr>
        <w:t>fitur</w:t>
      </w:r>
      <w:proofErr w:type="spellEnd"/>
      <w:r w:rsidRPr="00CC34C9">
        <w:rPr>
          <w:color w:val="666666"/>
        </w:rPr>
        <w:t xml:space="preserve"> FTP </w:t>
      </w:r>
      <w:proofErr w:type="spellStart"/>
      <w:r w:rsidRPr="00CC34C9">
        <w:rPr>
          <w:color w:val="666666"/>
        </w:rPr>
        <w:t>untuk</w:t>
      </w:r>
      <w:proofErr w:type="spellEnd"/>
      <w:r w:rsidRPr="00CC34C9">
        <w:rPr>
          <w:color w:val="666666"/>
        </w:rPr>
        <w:t xml:space="preserve"> </w:t>
      </w:r>
      <w:proofErr w:type="spellStart"/>
      <w:r w:rsidRPr="00CC34C9">
        <w:rPr>
          <w:color w:val="666666"/>
        </w:rPr>
        <w:t>memindahkan</w:t>
      </w:r>
      <w:proofErr w:type="spellEnd"/>
      <w:r w:rsidRPr="00CC34C9">
        <w:rPr>
          <w:color w:val="666666"/>
        </w:rPr>
        <w:t xml:space="preserve"> </w:t>
      </w:r>
      <w:proofErr w:type="spellStart"/>
      <w:r w:rsidRPr="00CC34C9">
        <w:rPr>
          <w:color w:val="666666"/>
        </w:rPr>
        <w:t>kode</w:t>
      </w:r>
      <w:proofErr w:type="spellEnd"/>
      <w:r w:rsidRPr="00CC34C9">
        <w:rPr>
          <w:color w:val="666666"/>
        </w:rPr>
        <w:t xml:space="preserve"> yang </w:t>
      </w:r>
      <w:proofErr w:type="spellStart"/>
      <w:r w:rsidRPr="00CC34C9">
        <w:rPr>
          <w:color w:val="666666"/>
        </w:rPr>
        <w:t>kamu</w:t>
      </w:r>
      <w:proofErr w:type="spellEnd"/>
      <w:r w:rsidRPr="00CC34C9">
        <w:rPr>
          <w:color w:val="666666"/>
        </w:rPr>
        <w:t xml:space="preserve"> </w:t>
      </w:r>
      <w:proofErr w:type="spellStart"/>
      <w:r w:rsidRPr="00CC34C9">
        <w:rPr>
          <w:color w:val="666666"/>
        </w:rPr>
        <w:t>buat</w:t>
      </w:r>
      <w:proofErr w:type="spellEnd"/>
      <w:r w:rsidRPr="00CC34C9">
        <w:rPr>
          <w:color w:val="666666"/>
        </w:rPr>
        <w:t xml:space="preserve"> </w:t>
      </w:r>
      <w:proofErr w:type="spellStart"/>
      <w:r w:rsidRPr="00CC34C9">
        <w:rPr>
          <w:color w:val="666666"/>
        </w:rPr>
        <w:t>ke</w:t>
      </w:r>
      <w:proofErr w:type="spellEnd"/>
      <w:r w:rsidRPr="00CC34C9">
        <w:rPr>
          <w:color w:val="666666"/>
        </w:rPr>
        <w:t xml:space="preserve"> web server. Dan, </w:t>
      </w:r>
      <w:proofErr w:type="spellStart"/>
      <w:r w:rsidRPr="00CC34C9">
        <w:rPr>
          <w:color w:val="666666"/>
        </w:rPr>
        <w:t>jika</w:t>
      </w:r>
      <w:proofErr w:type="spellEnd"/>
      <w:r w:rsidRPr="00CC34C9">
        <w:rPr>
          <w:color w:val="666666"/>
        </w:rPr>
        <w:t xml:space="preserve"> </w:t>
      </w:r>
      <w:proofErr w:type="spellStart"/>
      <w:r w:rsidRPr="00CC34C9">
        <w:rPr>
          <w:color w:val="666666"/>
        </w:rPr>
        <w:t>ada</w:t>
      </w:r>
      <w:proofErr w:type="spellEnd"/>
      <w:r w:rsidRPr="00CC34C9">
        <w:rPr>
          <w:color w:val="666666"/>
        </w:rPr>
        <w:t xml:space="preserve"> </w:t>
      </w:r>
      <w:proofErr w:type="spellStart"/>
      <w:r w:rsidRPr="00CC34C9">
        <w:rPr>
          <w:color w:val="666666"/>
        </w:rPr>
        <w:t>perubahan</w:t>
      </w:r>
      <w:proofErr w:type="spellEnd"/>
      <w:r w:rsidRPr="00CC34C9">
        <w:rPr>
          <w:color w:val="666666"/>
        </w:rPr>
        <w:t xml:space="preserve"> </w:t>
      </w:r>
      <w:proofErr w:type="spellStart"/>
      <w:r w:rsidRPr="00CC34C9">
        <w:rPr>
          <w:color w:val="666666"/>
        </w:rPr>
        <w:t>langsung</w:t>
      </w:r>
      <w:proofErr w:type="spellEnd"/>
      <w:r w:rsidRPr="00CC34C9">
        <w:rPr>
          <w:color w:val="666666"/>
        </w:rPr>
        <w:t xml:space="preserve"> </w:t>
      </w:r>
      <w:proofErr w:type="spellStart"/>
      <w:r w:rsidRPr="00CC34C9">
        <w:rPr>
          <w:color w:val="666666"/>
        </w:rPr>
        <w:t>dapat</w:t>
      </w:r>
      <w:proofErr w:type="spellEnd"/>
      <w:r w:rsidRPr="00CC34C9">
        <w:rPr>
          <w:color w:val="666666"/>
        </w:rPr>
        <w:t xml:space="preserve"> </w:t>
      </w:r>
      <w:proofErr w:type="spellStart"/>
      <w:r w:rsidRPr="00CC34C9">
        <w:rPr>
          <w:color w:val="666666"/>
        </w:rPr>
        <w:t>dilakukan</w:t>
      </w:r>
      <w:proofErr w:type="spellEnd"/>
      <w:r w:rsidRPr="00CC34C9">
        <w:rPr>
          <w:color w:val="666666"/>
        </w:rPr>
        <w:t xml:space="preserve"> </w:t>
      </w:r>
      <w:proofErr w:type="spellStart"/>
      <w:r w:rsidRPr="00CC34C9">
        <w:rPr>
          <w:color w:val="666666"/>
        </w:rPr>
        <w:t>langsung</w:t>
      </w:r>
      <w:proofErr w:type="spellEnd"/>
      <w:r w:rsidRPr="00CC34C9">
        <w:rPr>
          <w:color w:val="666666"/>
        </w:rPr>
        <w:t xml:space="preserve"> </w:t>
      </w:r>
      <w:proofErr w:type="spellStart"/>
      <w:r w:rsidRPr="00CC34C9">
        <w:rPr>
          <w:color w:val="666666"/>
        </w:rPr>
        <w:t>dari</w:t>
      </w:r>
      <w:proofErr w:type="spellEnd"/>
      <w:r w:rsidRPr="00CC34C9">
        <w:rPr>
          <w:color w:val="666666"/>
        </w:rPr>
        <w:t xml:space="preserve"> server.</w:t>
      </w:r>
    </w:p>
    <w:p w14:paraId="51E865C6" w14:textId="77777777" w:rsidR="00CC34C9" w:rsidRPr="00CC34C9" w:rsidRDefault="00CC34C9" w:rsidP="00CC34C9">
      <w:pPr>
        <w:pStyle w:val="NormalWeb"/>
        <w:shd w:val="clear" w:color="auto" w:fill="FFFFFF"/>
        <w:spacing w:before="0" w:beforeAutospacing="0" w:after="0" w:afterAutospacing="0"/>
        <w:textAlignment w:val="baseline"/>
        <w:rPr>
          <w:color w:val="666666"/>
        </w:rPr>
      </w:pPr>
      <w:proofErr w:type="spellStart"/>
      <w:r w:rsidRPr="00CC34C9">
        <w:rPr>
          <w:rStyle w:val="Strong"/>
          <w:color w:val="666666"/>
          <w:bdr w:val="none" w:sz="0" w:space="0" w:color="auto" w:frame="1"/>
        </w:rPr>
        <w:t>Fitur</w:t>
      </w:r>
      <w:proofErr w:type="spellEnd"/>
      <w:r w:rsidRPr="00CC34C9">
        <w:rPr>
          <w:rStyle w:val="Strong"/>
          <w:color w:val="666666"/>
          <w:bdr w:val="none" w:sz="0" w:space="0" w:color="auto" w:frame="1"/>
        </w:rPr>
        <w:t xml:space="preserve"> </w:t>
      </w:r>
      <w:proofErr w:type="spellStart"/>
      <w:r w:rsidRPr="00CC34C9">
        <w:rPr>
          <w:rStyle w:val="Strong"/>
          <w:color w:val="666666"/>
          <w:bdr w:val="none" w:sz="0" w:space="0" w:color="auto" w:frame="1"/>
        </w:rPr>
        <w:t>Lainnya</w:t>
      </w:r>
      <w:proofErr w:type="spellEnd"/>
    </w:p>
    <w:p w14:paraId="5B953CFD" w14:textId="77777777" w:rsidR="00CC34C9" w:rsidRPr="00CC34C9" w:rsidRDefault="00CC34C9" w:rsidP="00CC34C9">
      <w:pPr>
        <w:pStyle w:val="NormalWeb"/>
        <w:shd w:val="clear" w:color="auto" w:fill="FFFFFF"/>
        <w:spacing w:before="0" w:beforeAutospacing="0" w:after="240" w:afterAutospacing="0"/>
        <w:textAlignment w:val="baseline"/>
        <w:rPr>
          <w:color w:val="666666"/>
        </w:rPr>
      </w:pPr>
      <w:proofErr w:type="spellStart"/>
      <w:r w:rsidRPr="00CC34C9">
        <w:rPr>
          <w:color w:val="666666"/>
        </w:rPr>
        <w:t>Fitur</w:t>
      </w:r>
      <w:proofErr w:type="spellEnd"/>
      <w:r w:rsidRPr="00CC34C9">
        <w:rPr>
          <w:color w:val="666666"/>
        </w:rPr>
        <w:t xml:space="preserve"> </w:t>
      </w:r>
      <w:proofErr w:type="spellStart"/>
      <w:r w:rsidRPr="00CC34C9">
        <w:rPr>
          <w:color w:val="666666"/>
        </w:rPr>
        <w:t>lainnya</w:t>
      </w:r>
      <w:proofErr w:type="spellEnd"/>
      <w:r w:rsidRPr="00CC34C9">
        <w:rPr>
          <w:color w:val="666666"/>
        </w:rPr>
        <w:t xml:space="preserve"> </w:t>
      </w:r>
      <w:proofErr w:type="spellStart"/>
      <w:r w:rsidRPr="00CC34C9">
        <w:rPr>
          <w:color w:val="666666"/>
        </w:rPr>
        <w:t>termasuk</w:t>
      </w:r>
      <w:proofErr w:type="spellEnd"/>
      <w:r w:rsidRPr="00CC34C9">
        <w:rPr>
          <w:color w:val="666666"/>
        </w:rPr>
        <w:t xml:space="preserve"> pair highlighting, block selection, collapsing, tooltips, navigation, </w:t>
      </w:r>
      <w:proofErr w:type="spellStart"/>
      <w:r w:rsidRPr="00CC34C9">
        <w:rPr>
          <w:color w:val="666666"/>
        </w:rPr>
        <w:t>melihat</w:t>
      </w:r>
      <w:proofErr w:type="spellEnd"/>
      <w:r w:rsidRPr="00CC34C9">
        <w:rPr>
          <w:color w:val="666666"/>
        </w:rPr>
        <w:t xml:space="preserve"> </w:t>
      </w:r>
      <w:proofErr w:type="spellStart"/>
      <w:r w:rsidRPr="00CC34C9">
        <w:rPr>
          <w:color w:val="666666"/>
        </w:rPr>
        <w:t>struktur</w:t>
      </w:r>
      <w:proofErr w:type="spellEnd"/>
      <w:r w:rsidRPr="00CC34C9">
        <w:rPr>
          <w:color w:val="666666"/>
        </w:rPr>
        <w:t xml:space="preserve"> file dan </w:t>
      </w:r>
      <w:proofErr w:type="spellStart"/>
      <w:r w:rsidRPr="00CC34C9">
        <w:rPr>
          <w:color w:val="666666"/>
        </w:rPr>
        <w:t>proyek</w:t>
      </w:r>
      <w:proofErr w:type="spellEnd"/>
      <w:r w:rsidRPr="00CC34C9">
        <w:rPr>
          <w:color w:val="666666"/>
        </w:rPr>
        <w:t xml:space="preserve">, </w:t>
      </w:r>
      <w:proofErr w:type="spellStart"/>
      <w:r w:rsidRPr="00CC34C9">
        <w:rPr>
          <w:color w:val="666666"/>
        </w:rPr>
        <w:t>melihat</w:t>
      </w:r>
      <w:proofErr w:type="spellEnd"/>
      <w:r w:rsidRPr="00CC34C9">
        <w:rPr>
          <w:color w:val="666666"/>
        </w:rPr>
        <w:t xml:space="preserve"> preview code di web browser, dan bookmark.</w:t>
      </w:r>
    </w:p>
    <w:p w14:paraId="45B1A7B4" w14:textId="77777777" w:rsidR="00CC34C9" w:rsidRPr="00CC34C9" w:rsidRDefault="00CC34C9" w:rsidP="00CC34C9">
      <w:pPr>
        <w:pStyle w:val="gt-block"/>
        <w:shd w:val="clear" w:color="auto" w:fill="FFFFFF"/>
        <w:spacing w:before="0" w:beforeAutospacing="0" w:after="150" w:afterAutospacing="0"/>
        <w:rPr>
          <w:color w:val="000000" w:themeColor="text1"/>
        </w:rPr>
      </w:pPr>
    </w:p>
    <w:p w14:paraId="46C700CA" w14:textId="77777777" w:rsidR="00CC34C9" w:rsidRPr="00954DF7" w:rsidRDefault="00CC34C9" w:rsidP="00CC34C9">
      <w:pPr>
        <w:pStyle w:val="ListParagraph"/>
        <w:rPr>
          <w:iCs/>
          <w:lang w:val="en-US"/>
        </w:rPr>
      </w:pPr>
    </w:p>
    <w:p w14:paraId="4CC17DB3" w14:textId="3F367615" w:rsidR="00AF7B10" w:rsidRPr="00954DF7" w:rsidRDefault="00AF7B10" w:rsidP="00C02352">
      <w:pPr>
        <w:pStyle w:val="ListParagraph"/>
        <w:numPr>
          <w:ilvl w:val="0"/>
          <w:numId w:val="31"/>
        </w:numPr>
        <w:ind w:hanging="720"/>
        <w:rPr>
          <w:iCs/>
          <w:lang w:val="en-US"/>
        </w:rPr>
      </w:pPr>
      <w:proofErr w:type="spellStart"/>
      <w:r w:rsidRPr="00954DF7">
        <w:rPr>
          <w:iCs/>
          <w:lang w:val="en-US"/>
        </w:rPr>
        <w:t>Gh</w:t>
      </w:r>
      <w:proofErr w:type="spellEnd"/>
    </w:p>
    <w:p w14:paraId="2BFE8A7D" w14:textId="21A83337" w:rsidR="00891A26" w:rsidRPr="00954DF7" w:rsidRDefault="00AF7B10" w:rsidP="00C02352">
      <w:pPr>
        <w:pStyle w:val="ListParagraph"/>
        <w:numPr>
          <w:ilvl w:val="0"/>
          <w:numId w:val="31"/>
        </w:numPr>
        <w:ind w:hanging="720"/>
        <w:rPr>
          <w:iCs/>
          <w:lang w:val="en-US"/>
        </w:rPr>
      </w:pPr>
      <w:r w:rsidRPr="00954DF7">
        <w:rPr>
          <w:iCs/>
          <w:lang w:val="en-US"/>
        </w:rPr>
        <w:t>h</w:t>
      </w:r>
    </w:p>
    <w:p w14:paraId="43908E0A" w14:textId="0B44B199" w:rsidR="00030789" w:rsidRPr="00B25281" w:rsidRDefault="00030789" w:rsidP="006D31C4">
      <w:pPr>
        <w:pStyle w:val="Heading2"/>
        <w:numPr>
          <w:ilvl w:val="1"/>
          <w:numId w:val="14"/>
        </w:numPr>
        <w:rPr>
          <w:rFonts w:ascii="Times New Roman" w:hAnsi="Times New Roman" w:cs="Times New Roman"/>
          <w:b/>
          <w:bCs/>
          <w:color w:val="000000" w:themeColor="text1"/>
          <w:sz w:val="24"/>
          <w:szCs w:val="24"/>
          <w:lang w:val="en-US"/>
        </w:rPr>
      </w:pPr>
    </w:p>
    <w:p w14:paraId="3CA75313" w14:textId="200FF6E3" w:rsidR="00030789" w:rsidRPr="00B25281" w:rsidRDefault="00AF6020" w:rsidP="00AF602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1B8E2D2B" w14:textId="77777777" w:rsidR="00AF6020"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lastRenderedPageBreak/>
        <w:t>F</w:t>
      </w:r>
    </w:p>
    <w:p w14:paraId="37A5ADAD" w14:textId="7C7B3D7E" w:rsidR="007638EF" w:rsidRDefault="00AF6020" w:rsidP="00AF6020">
      <w:pPr>
        <w:pStyle w:val="Heading1"/>
        <w:numPr>
          <w:ilvl w:val="0"/>
          <w:numId w:val="0"/>
        </w:numPr>
        <w:spacing w:before="0"/>
        <w:ind w:left="1170"/>
        <w:rPr>
          <w:rFonts w:ascii="Times New Roman" w:hAnsi="Times New Roman" w:cs="Times New Roman"/>
          <w:b/>
          <w:color w:val="000000" w:themeColor="text1"/>
          <w:sz w:val="24"/>
          <w:szCs w:val="24"/>
          <w:lang w:val="en-US"/>
        </w:rPr>
      </w:pPr>
      <w:proofErr w:type="gramStart"/>
      <w:r>
        <w:rPr>
          <w:rFonts w:ascii="Times New Roman" w:hAnsi="Times New Roman" w:cs="Times New Roman"/>
          <w:b/>
          <w:color w:val="000000" w:themeColor="text1"/>
          <w:sz w:val="24"/>
          <w:szCs w:val="24"/>
          <w:lang w:val="en-US"/>
        </w:rPr>
        <w:t>FRAME WORK</w:t>
      </w:r>
      <w:proofErr w:type="gramEnd"/>
    </w:p>
    <w:p w14:paraId="1EF2F8D8" w14:textId="6A4149DD" w:rsidR="00AF6020" w:rsidRDefault="00AF6020" w:rsidP="00AF6020">
      <w:pPr>
        <w:rPr>
          <w:lang w:val="en-US"/>
        </w:rPr>
      </w:pPr>
    </w:p>
    <w:p w14:paraId="621ADD15" w14:textId="2EC1F21E" w:rsidR="00AF6020" w:rsidRDefault="00AF6020" w:rsidP="00C02352">
      <w:pPr>
        <w:pStyle w:val="Heading2"/>
        <w:numPr>
          <w:ilvl w:val="1"/>
          <w:numId w:val="55"/>
        </w:numPr>
        <w:rPr>
          <w:lang w:val="en-US"/>
        </w:rPr>
      </w:pPr>
      <w:proofErr w:type="spellStart"/>
      <w:r>
        <w:rPr>
          <w:lang w:val="en-US"/>
        </w:rPr>
        <w:t>Pengertian</w:t>
      </w:r>
      <w:proofErr w:type="spellEnd"/>
      <w:r>
        <w:rPr>
          <w:lang w:val="en-US"/>
        </w:rPr>
        <w:t xml:space="preserve"> Framework</w:t>
      </w:r>
    </w:p>
    <w:p w14:paraId="0A08E1D0" w14:textId="77777777" w:rsidR="00AF6020" w:rsidRPr="00AF6020" w:rsidRDefault="00AF6020" w:rsidP="00AF6020">
      <w:pPr>
        <w:pStyle w:val="NormalWeb"/>
        <w:shd w:val="clear" w:color="auto" w:fill="FFFFFF"/>
        <w:spacing w:before="0" w:beforeAutospacing="0" w:after="300" w:afterAutospacing="0"/>
        <w:jc w:val="both"/>
        <w:textAlignment w:val="baseline"/>
        <w:rPr>
          <w:color w:val="2D2D2D"/>
        </w:rPr>
      </w:pPr>
      <w:proofErr w:type="spellStart"/>
      <w:r w:rsidRPr="00AF6020">
        <w:rPr>
          <w:color w:val="2D2D2D"/>
        </w:rPr>
        <w:t>Secara</w:t>
      </w:r>
      <w:proofErr w:type="spellEnd"/>
      <w:r w:rsidRPr="00AF6020">
        <w:rPr>
          <w:color w:val="2D2D2D"/>
        </w:rPr>
        <w:t xml:space="preserve"> </w:t>
      </w:r>
      <w:proofErr w:type="spellStart"/>
      <w:r w:rsidRPr="00AF6020">
        <w:rPr>
          <w:color w:val="2D2D2D"/>
        </w:rPr>
        <w:t>sederhana</w:t>
      </w:r>
      <w:proofErr w:type="spellEnd"/>
      <w:r w:rsidRPr="00AF6020">
        <w:rPr>
          <w:color w:val="2D2D2D"/>
        </w:rPr>
        <w:t xml:space="preserve">, framework </w:t>
      </w:r>
      <w:proofErr w:type="spellStart"/>
      <w:r w:rsidRPr="00AF6020">
        <w:rPr>
          <w:color w:val="2D2D2D"/>
        </w:rPr>
        <w:t>disebut</w:t>
      </w:r>
      <w:proofErr w:type="spellEnd"/>
      <w:r w:rsidRPr="00AF6020">
        <w:rPr>
          <w:color w:val="2D2D2D"/>
        </w:rPr>
        <w:t xml:space="preserve"> </w:t>
      </w:r>
      <w:proofErr w:type="spellStart"/>
      <w:r w:rsidRPr="00AF6020">
        <w:rPr>
          <w:color w:val="2D2D2D"/>
        </w:rPr>
        <w:t>sebagai</w:t>
      </w:r>
      <w:proofErr w:type="spellEnd"/>
      <w:r w:rsidRPr="00AF6020">
        <w:rPr>
          <w:color w:val="2D2D2D"/>
        </w:rPr>
        <w:t xml:space="preserve"> </w:t>
      </w:r>
      <w:proofErr w:type="spellStart"/>
      <w:r w:rsidRPr="00AF6020">
        <w:rPr>
          <w:color w:val="2D2D2D"/>
        </w:rPr>
        <w:t>kerangka</w:t>
      </w:r>
      <w:proofErr w:type="spellEnd"/>
      <w:r w:rsidRPr="00AF6020">
        <w:rPr>
          <w:color w:val="2D2D2D"/>
        </w:rPr>
        <w:t xml:space="preserve"> </w:t>
      </w:r>
      <w:proofErr w:type="spellStart"/>
      <w:r w:rsidRPr="00AF6020">
        <w:rPr>
          <w:color w:val="2D2D2D"/>
        </w:rPr>
        <w:t>kerja</w:t>
      </w:r>
      <w:proofErr w:type="spellEnd"/>
      <w:r w:rsidRPr="00AF6020">
        <w:rPr>
          <w:color w:val="2D2D2D"/>
        </w:rPr>
        <w:t xml:space="preserve">. Para developer </w:t>
      </w:r>
      <w:proofErr w:type="spellStart"/>
      <w:r w:rsidRPr="00AF6020">
        <w:rPr>
          <w:color w:val="2D2D2D"/>
        </w:rPr>
        <w:t>menggunakan</w:t>
      </w:r>
      <w:proofErr w:type="spellEnd"/>
      <w:r w:rsidRPr="00AF6020">
        <w:rPr>
          <w:color w:val="2D2D2D"/>
        </w:rPr>
        <w:t xml:space="preserve"> framework </w:t>
      </w:r>
      <w:proofErr w:type="spellStart"/>
      <w:r w:rsidRPr="00AF6020">
        <w:rPr>
          <w:color w:val="2D2D2D"/>
        </w:rPr>
        <w:t>untuk</w:t>
      </w:r>
      <w:proofErr w:type="spellEnd"/>
      <w:r w:rsidRPr="00AF6020">
        <w:rPr>
          <w:color w:val="2D2D2D"/>
        </w:rPr>
        <w:t xml:space="preserve"> </w:t>
      </w:r>
      <w:proofErr w:type="spellStart"/>
      <w:r w:rsidRPr="00AF6020">
        <w:rPr>
          <w:color w:val="2D2D2D"/>
        </w:rPr>
        <w:t>memudahkan</w:t>
      </w:r>
      <w:proofErr w:type="spellEnd"/>
      <w:r w:rsidRPr="00AF6020">
        <w:rPr>
          <w:color w:val="2D2D2D"/>
        </w:rPr>
        <w:t xml:space="preserve"> </w:t>
      </w:r>
      <w:proofErr w:type="spellStart"/>
      <w:r w:rsidRPr="00AF6020">
        <w:rPr>
          <w:color w:val="2D2D2D"/>
        </w:rPr>
        <w:t>mereka</w:t>
      </w:r>
      <w:proofErr w:type="spellEnd"/>
      <w:r w:rsidRPr="00AF6020">
        <w:rPr>
          <w:color w:val="2D2D2D"/>
        </w:rPr>
        <w:t xml:space="preserve"> </w:t>
      </w:r>
      <w:proofErr w:type="spellStart"/>
      <w:r w:rsidRPr="00AF6020">
        <w:rPr>
          <w:color w:val="2D2D2D"/>
        </w:rPr>
        <w:t>dalam</w:t>
      </w:r>
      <w:proofErr w:type="spellEnd"/>
      <w:r w:rsidRPr="00AF6020">
        <w:rPr>
          <w:color w:val="2D2D2D"/>
        </w:rPr>
        <w:t xml:space="preserve"> </w:t>
      </w:r>
      <w:proofErr w:type="spellStart"/>
      <w:r w:rsidRPr="00AF6020">
        <w:rPr>
          <w:color w:val="2D2D2D"/>
        </w:rPr>
        <w:t>membuat</w:t>
      </w:r>
      <w:proofErr w:type="spellEnd"/>
      <w:r w:rsidRPr="00AF6020">
        <w:rPr>
          <w:color w:val="2D2D2D"/>
        </w:rPr>
        <w:t xml:space="preserve"> dan </w:t>
      </w:r>
      <w:proofErr w:type="spellStart"/>
      <w:r w:rsidRPr="00AF6020">
        <w:rPr>
          <w:color w:val="2D2D2D"/>
        </w:rPr>
        <w:t>mengembangkan</w:t>
      </w:r>
      <w:proofErr w:type="spellEnd"/>
      <w:r w:rsidRPr="00AF6020">
        <w:rPr>
          <w:color w:val="2D2D2D"/>
        </w:rPr>
        <w:t xml:space="preserve"> </w:t>
      </w:r>
      <w:proofErr w:type="spellStart"/>
      <w:r w:rsidRPr="00AF6020">
        <w:rPr>
          <w:color w:val="2D2D2D"/>
        </w:rPr>
        <w:t>aplikasi</w:t>
      </w:r>
      <w:proofErr w:type="spellEnd"/>
      <w:r w:rsidRPr="00AF6020">
        <w:rPr>
          <w:color w:val="2D2D2D"/>
        </w:rPr>
        <w:t xml:space="preserve"> </w:t>
      </w:r>
      <w:proofErr w:type="spellStart"/>
      <w:r w:rsidRPr="00AF6020">
        <w:rPr>
          <w:color w:val="2D2D2D"/>
        </w:rPr>
        <w:t>atau</w:t>
      </w:r>
      <w:proofErr w:type="spellEnd"/>
      <w:r w:rsidRPr="00AF6020">
        <w:rPr>
          <w:color w:val="2D2D2D"/>
        </w:rPr>
        <w:t xml:space="preserve"> software. Pada framework </w:t>
      </w:r>
      <w:proofErr w:type="spellStart"/>
      <w:r w:rsidRPr="00AF6020">
        <w:rPr>
          <w:color w:val="2D2D2D"/>
        </w:rPr>
        <w:t>itu</w:t>
      </w:r>
      <w:proofErr w:type="spellEnd"/>
      <w:r w:rsidRPr="00AF6020">
        <w:rPr>
          <w:color w:val="2D2D2D"/>
        </w:rPr>
        <w:t xml:space="preserve"> </w:t>
      </w:r>
      <w:proofErr w:type="spellStart"/>
      <w:r w:rsidRPr="00AF6020">
        <w:rPr>
          <w:color w:val="2D2D2D"/>
        </w:rPr>
        <w:t>sendiri</w:t>
      </w:r>
      <w:proofErr w:type="spellEnd"/>
      <w:r w:rsidRPr="00AF6020">
        <w:rPr>
          <w:color w:val="2D2D2D"/>
        </w:rPr>
        <w:t xml:space="preserve"> </w:t>
      </w:r>
      <w:proofErr w:type="spellStart"/>
      <w:r w:rsidRPr="00AF6020">
        <w:rPr>
          <w:color w:val="2D2D2D"/>
        </w:rPr>
        <w:t>berisi</w:t>
      </w:r>
      <w:proofErr w:type="spellEnd"/>
      <w:r w:rsidRPr="00AF6020">
        <w:rPr>
          <w:color w:val="2D2D2D"/>
        </w:rPr>
        <w:t xml:space="preserve"> </w:t>
      </w:r>
      <w:proofErr w:type="spellStart"/>
      <w:r w:rsidRPr="00AF6020">
        <w:rPr>
          <w:color w:val="2D2D2D"/>
        </w:rPr>
        <w:t>kumpulan</w:t>
      </w:r>
      <w:proofErr w:type="spellEnd"/>
      <w:r w:rsidRPr="00AF6020">
        <w:rPr>
          <w:color w:val="2D2D2D"/>
        </w:rPr>
        <w:t xml:space="preserve"> </w:t>
      </w:r>
      <w:proofErr w:type="spellStart"/>
      <w:r w:rsidRPr="00AF6020">
        <w:rPr>
          <w:color w:val="2D2D2D"/>
        </w:rPr>
        <w:t>fungsi-fungsi</w:t>
      </w:r>
      <w:proofErr w:type="spellEnd"/>
      <w:r w:rsidRPr="00AF6020">
        <w:rPr>
          <w:color w:val="2D2D2D"/>
        </w:rPr>
        <w:t xml:space="preserve"> </w:t>
      </w:r>
      <w:proofErr w:type="spellStart"/>
      <w:r w:rsidRPr="00AF6020">
        <w:rPr>
          <w:color w:val="2D2D2D"/>
        </w:rPr>
        <w:t>dasar</w:t>
      </w:r>
      <w:proofErr w:type="spellEnd"/>
      <w:r w:rsidRPr="00AF6020">
        <w:rPr>
          <w:color w:val="2D2D2D"/>
        </w:rPr>
        <w:t xml:space="preserve"> </w:t>
      </w:r>
      <w:proofErr w:type="spellStart"/>
      <w:r w:rsidRPr="00AF6020">
        <w:rPr>
          <w:color w:val="2D2D2D"/>
        </w:rPr>
        <w:t>atau</w:t>
      </w:r>
      <w:proofErr w:type="spellEnd"/>
      <w:r w:rsidRPr="00AF6020">
        <w:rPr>
          <w:color w:val="2D2D2D"/>
        </w:rPr>
        <w:t xml:space="preserve"> </w:t>
      </w:r>
      <w:proofErr w:type="spellStart"/>
      <w:r w:rsidRPr="00AF6020">
        <w:rPr>
          <w:color w:val="2D2D2D"/>
        </w:rPr>
        <w:t>perintah</w:t>
      </w:r>
      <w:proofErr w:type="spellEnd"/>
      <w:r w:rsidRPr="00AF6020">
        <w:rPr>
          <w:color w:val="2D2D2D"/>
        </w:rPr>
        <w:t xml:space="preserve"> yang </w:t>
      </w:r>
      <w:proofErr w:type="spellStart"/>
      <w:r w:rsidRPr="00AF6020">
        <w:rPr>
          <w:color w:val="2D2D2D"/>
        </w:rPr>
        <w:t>biasa</w:t>
      </w:r>
      <w:proofErr w:type="spellEnd"/>
      <w:r w:rsidRPr="00AF6020">
        <w:rPr>
          <w:color w:val="2D2D2D"/>
        </w:rPr>
        <w:t xml:space="preserve"> </w:t>
      </w:r>
      <w:proofErr w:type="spellStart"/>
      <w:r w:rsidRPr="00AF6020">
        <w:rPr>
          <w:color w:val="2D2D2D"/>
        </w:rPr>
        <w:t>digunakan</w:t>
      </w:r>
      <w:proofErr w:type="spellEnd"/>
      <w:r w:rsidRPr="00AF6020">
        <w:rPr>
          <w:color w:val="2D2D2D"/>
        </w:rPr>
        <w:t xml:space="preserve"> </w:t>
      </w:r>
      <w:proofErr w:type="spellStart"/>
      <w:r w:rsidRPr="00AF6020">
        <w:rPr>
          <w:color w:val="2D2D2D"/>
        </w:rPr>
        <w:t>dalam</w:t>
      </w:r>
      <w:proofErr w:type="spellEnd"/>
      <w:r w:rsidRPr="00AF6020">
        <w:rPr>
          <w:color w:val="2D2D2D"/>
        </w:rPr>
        <w:t xml:space="preserve"> </w:t>
      </w:r>
      <w:proofErr w:type="spellStart"/>
      <w:r w:rsidRPr="00AF6020">
        <w:rPr>
          <w:color w:val="2D2D2D"/>
        </w:rPr>
        <w:t>mengembangkan</w:t>
      </w:r>
      <w:proofErr w:type="spellEnd"/>
      <w:r w:rsidRPr="00AF6020">
        <w:rPr>
          <w:color w:val="2D2D2D"/>
        </w:rPr>
        <w:t xml:space="preserve"> </w:t>
      </w:r>
      <w:proofErr w:type="spellStart"/>
      <w:r w:rsidRPr="00AF6020">
        <w:rPr>
          <w:color w:val="2D2D2D"/>
        </w:rPr>
        <w:t>suatu</w:t>
      </w:r>
      <w:proofErr w:type="spellEnd"/>
      <w:r w:rsidRPr="00AF6020">
        <w:rPr>
          <w:color w:val="2D2D2D"/>
        </w:rPr>
        <w:t xml:space="preserve"> software, </w:t>
      </w:r>
      <w:proofErr w:type="spellStart"/>
      <w:r w:rsidRPr="00AF6020">
        <w:rPr>
          <w:color w:val="2D2D2D"/>
        </w:rPr>
        <w:t>dengan</w:t>
      </w:r>
      <w:proofErr w:type="spellEnd"/>
      <w:r w:rsidRPr="00AF6020">
        <w:rPr>
          <w:color w:val="2D2D2D"/>
        </w:rPr>
        <w:t xml:space="preserve"> </w:t>
      </w:r>
      <w:proofErr w:type="spellStart"/>
      <w:r w:rsidRPr="00AF6020">
        <w:rPr>
          <w:color w:val="2D2D2D"/>
        </w:rPr>
        <w:t>harapan</w:t>
      </w:r>
      <w:proofErr w:type="spellEnd"/>
      <w:r w:rsidRPr="00AF6020">
        <w:rPr>
          <w:color w:val="2D2D2D"/>
        </w:rPr>
        <w:t xml:space="preserve"> agar software yang </w:t>
      </w:r>
      <w:proofErr w:type="spellStart"/>
      <w:r w:rsidRPr="00AF6020">
        <w:rPr>
          <w:color w:val="2D2D2D"/>
        </w:rPr>
        <w:t>dibangun</w:t>
      </w:r>
      <w:proofErr w:type="spellEnd"/>
      <w:r w:rsidRPr="00AF6020">
        <w:rPr>
          <w:color w:val="2D2D2D"/>
        </w:rPr>
        <w:t xml:space="preserve"> </w:t>
      </w:r>
      <w:proofErr w:type="spellStart"/>
      <w:r w:rsidRPr="00AF6020">
        <w:rPr>
          <w:color w:val="2D2D2D"/>
        </w:rPr>
        <w:t>menjadi</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cepat</w:t>
      </w:r>
      <w:proofErr w:type="spellEnd"/>
      <w:r w:rsidRPr="00AF6020">
        <w:rPr>
          <w:color w:val="2D2D2D"/>
        </w:rPr>
        <w:t xml:space="preserve"> dan </w:t>
      </w:r>
      <w:proofErr w:type="spellStart"/>
      <w:r w:rsidRPr="00AF6020">
        <w:rPr>
          <w:color w:val="2D2D2D"/>
        </w:rPr>
        <w:t>terstruktur</w:t>
      </w:r>
      <w:proofErr w:type="spellEnd"/>
      <w:r w:rsidRPr="00AF6020">
        <w:rPr>
          <w:color w:val="2D2D2D"/>
        </w:rPr>
        <w:t>.</w:t>
      </w:r>
    </w:p>
    <w:p w14:paraId="11CB9586" w14:textId="60641C31" w:rsidR="00AF6020" w:rsidRPr="00AF6020" w:rsidRDefault="00AF6020" w:rsidP="00AF6020">
      <w:pPr>
        <w:pStyle w:val="NormalWeb"/>
        <w:shd w:val="clear" w:color="auto" w:fill="FFFFFF"/>
        <w:spacing w:before="0" w:beforeAutospacing="0" w:after="300" w:afterAutospacing="0"/>
        <w:jc w:val="both"/>
        <w:textAlignment w:val="baseline"/>
        <w:rPr>
          <w:color w:val="2D2D2D"/>
        </w:rPr>
      </w:pPr>
      <w:r w:rsidRPr="00AF6020">
        <w:rPr>
          <w:noProof/>
          <w:color w:val="2D2D2D"/>
        </w:rPr>
        <w:drawing>
          <wp:inline distT="0" distB="0" distL="0" distR="0" wp14:anchorId="38A76CE2" wp14:editId="41774BEB">
            <wp:extent cx="4206875" cy="2810510"/>
            <wp:effectExtent l="0" t="0" r="3175" b="8890"/>
            <wp:docPr id="103" name="Picture 103" descr="pengertian framework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engertian framework adalah"/>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206875" cy="2810510"/>
                    </a:xfrm>
                    <a:prstGeom prst="rect">
                      <a:avLst/>
                    </a:prstGeom>
                    <a:noFill/>
                    <a:ln>
                      <a:noFill/>
                    </a:ln>
                  </pic:spPr>
                </pic:pic>
              </a:graphicData>
            </a:graphic>
          </wp:inline>
        </w:drawing>
      </w:r>
    </w:p>
    <w:p w14:paraId="4A33E88E" w14:textId="77777777" w:rsidR="00AF6020" w:rsidRPr="00AF6020" w:rsidRDefault="00AF6020" w:rsidP="00AF6020">
      <w:pPr>
        <w:pStyle w:val="NormalWeb"/>
        <w:shd w:val="clear" w:color="auto" w:fill="FFFFFF"/>
        <w:spacing w:before="0" w:beforeAutospacing="0" w:after="0" w:afterAutospacing="0"/>
        <w:jc w:val="both"/>
        <w:textAlignment w:val="baseline"/>
        <w:rPr>
          <w:color w:val="2D2D2D"/>
        </w:rPr>
      </w:pPr>
      <w:proofErr w:type="spellStart"/>
      <w:r w:rsidRPr="00AF6020">
        <w:rPr>
          <w:color w:val="2D2D2D"/>
        </w:rPr>
        <w:t>Selain</w:t>
      </w:r>
      <w:proofErr w:type="spellEnd"/>
      <w:r w:rsidRPr="00AF6020">
        <w:rPr>
          <w:color w:val="2D2D2D"/>
        </w:rPr>
        <w:t xml:space="preserve"> </w:t>
      </w:r>
      <w:proofErr w:type="spellStart"/>
      <w:r w:rsidRPr="00AF6020">
        <w:rPr>
          <w:color w:val="2D2D2D"/>
        </w:rPr>
        <w:t>itu</w:t>
      </w:r>
      <w:proofErr w:type="spellEnd"/>
      <w:r w:rsidRPr="00AF6020">
        <w:rPr>
          <w:color w:val="2D2D2D"/>
        </w:rPr>
        <w:t xml:space="preserve">, </w:t>
      </w:r>
      <w:proofErr w:type="spellStart"/>
      <w:r w:rsidRPr="00AF6020">
        <w:rPr>
          <w:color w:val="2D2D2D"/>
        </w:rPr>
        <w:t>ada</w:t>
      </w:r>
      <w:proofErr w:type="spellEnd"/>
      <w:r w:rsidRPr="00AF6020">
        <w:rPr>
          <w:color w:val="2D2D2D"/>
        </w:rPr>
        <w:t xml:space="preserve"> juga yang </w:t>
      </w:r>
      <w:proofErr w:type="spellStart"/>
      <w:r w:rsidRPr="00AF6020">
        <w:rPr>
          <w:color w:val="2D2D2D"/>
        </w:rPr>
        <w:t>mengatakan</w:t>
      </w:r>
      <w:proofErr w:type="spellEnd"/>
      <w:r w:rsidRPr="00AF6020">
        <w:rPr>
          <w:color w:val="2D2D2D"/>
        </w:rPr>
        <w:t xml:space="preserve"> </w:t>
      </w:r>
      <w:proofErr w:type="spellStart"/>
      <w:r w:rsidRPr="00AF6020">
        <w:rPr>
          <w:color w:val="2D2D2D"/>
        </w:rPr>
        <w:t>bahwa</w:t>
      </w:r>
      <w:proofErr w:type="spellEnd"/>
      <w:r w:rsidRPr="00AF6020">
        <w:rPr>
          <w:color w:val="2D2D2D"/>
        </w:rPr>
        <w:t xml:space="preserve"> framework </w:t>
      </w:r>
      <w:proofErr w:type="spellStart"/>
      <w:r w:rsidRPr="00AF6020">
        <w:rPr>
          <w:color w:val="2D2D2D"/>
        </w:rPr>
        <w:t>adalah</w:t>
      </w:r>
      <w:proofErr w:type="spellEnd"/>
      <w:r w:rsidRPr="00AF6020">
        <w:rPr>
          <w:color w:val="2D2D2D"/>
        </w:rPr>
        <w:t xml:space="preserve"> </w:t>
      </w:r>
      <w:proofErr w:type="spellStart"/>
      <w:r w:rsidRPr="00AF6020">
        <w:rPr>
          <w:color w:val="2D2D2D"/>
        </w:rPr>
        <w:t>komponen-komponen</w:t>
      </w:r>
      <w:proofErr w:type="spellEnd"/>
      <w:r w:rsidRPr="00AF6020">
        <w:rPr>
          <w:color w:val="2D2D2D"/>
        </w:rPr>
        <w:t xml:space="preserve"> yang </w:t>
      </w:r>
      <w:proofErr w:type="spellStart"/>
      <w:r w:rsidRPr="00AF6020">
        <w:rPr>
          <w:color w:val="2D2D2D"/>
        </w:rPr>
        <w:t>sudah</w:t>
      </w:r>
      <w:proofErr w:type="spellEnd"/>
      <w:r w:rsidRPr="00AF6020">
        <w:rPr>
          <w:color w:val="2D2D2D"/>
        </w:rPr>
        <w:t xml:space="preserve"> </w:t>
      </w:r>
      <w:proofErr w:type="spellStart"/>
      <w:r w:rsidRPr="00AF6020">
        <w:rPr>
          <w:color w:val="2D2D2D"/>
        </w:rPr>
        <w:t>siap</w:t>
      </w:r>
      <w:proofErr w:type="spellEnd"/>
      <w:r w:rsidRPr="00AF6020">
        <w:rPr>
          <w:color w:val="2D2D2D"/>
        </w:rPr>
        <w:t xml:space="preserve"> </w:t>
      </w:r>
      <w:proofErr w:type="spellStart"/>
      <w:r w:rsidRPr="00AF6020">
        <w:rPr>
          <w:color w:val="2D2D2D"/>
        </w:rPr>
        <w:t>dipakai</w:t>
      </w:r>
      <w:proofErr w:type="spellEnd"/>
      <w:r w:rsidRPr="00AF6020">
        <w:rPr>
          <w:color w:val="2D2D2D"/>
        </w:rPr>
        <w:t xml:space="preserve"> oleh developer </w:t>
      </w:r>
      <w:proofErr w:type="spellStart"/>
      <w:r w:rsidRPr="00AF6020">
        <w:rPr>
          <w:color w:val="2D2D2D"/>
        </w:rPr>
        <w:t>untuk</w:t>
      </w:r>
      <w:proofErr w:type="spellEnd"/>
      <w:r w:rsidRPr="00AF6020">
        <w:rPr>
          <w:color w:val="2D2D2D"/>
        </w:rPr>
        <w:t xml:space="preserve"> </w:t>
      </w:r>
      <w:proofErr w:type="spellStart"/>
      <w:r w:rsidRPr="00AF6020">
        <w:rPr>
          <w:color w:val="2D2D2D"/>
        </w:rPr>
        <w:t>menangani</w:t>
      </w:r>
      <w:proofErr w:type="spellEnd"/>
      <w:r w:rsidRPr="00AF6020">
        <w:rPr>
          <w:color w:val="2D2D2D"/>
        </w:rPr>
        <w:t xml:space="preserve"> </w:t>
      </w:r>
      <w:proofErr w:type="spellStart"/>
      <w:r w:rsidRPr="00AF6020">
        <w:rPr>
          <w:color w:val="2D2D2D"/>
        </w:rPr>
        <w:t>berbagai</w:t>
      </w:r>
      <w:proofErr w:type="spellEnd"/>
      <w:r w:rsidRPr="00AF6020">
        <w:rPr>
          <w:color w:val="2D2D2D"/>
        </w:rPr>
        <w:t xml:space="preserve"> </w:t>
      </w:r>
      <w:proofErr w:type="spellStart"/>
      <w:r w:rsidRPr="00AF6020">
        <w:rPr>
          <w:color w:val="2D2D2D"/>
        </w:rPr>
        <w:t>permasalahan</w:t>
      </w:r>
      <w:proofErr w:type="spellEnd"/>
      <w:r w:rsidRPr="00AF6020">
        <w:rPr>
          <w:color w:val="2D2D2D"/>
        </w:rPr>
        <w:t xml:space="preserve"> </w:t>
      </w:r>
      <w:proofErr w:type="spellStart"/>
      <w:r w:rsidRPr="00AF6020">
        <w:rPr>
          <w:color w:val="2D2D2D"/>
        </w:rPr>
        <w:t>dalam</w:t>
      </w:r>
      <w:proofErr w:type="spellEnd"/>
      <w:r w:rsidRPr="00AF6020">
        <w:rPr>
          <w:color w:val="2D2D2D"/>
        </w:rPr>
        <w:t xml:space="preserve"> </w:t>
      </w:r>
      <w:proofErr w:type="spellStart"/>
      <w:r w:rsidRPr="00AF6020">
        <w:rPr>
          <w:color w:val="2D2D2D"/>
        </w:rPr>
        <w:t>pemrograman</w:t>
      </w:r>
      <w:proofErr w:type="spellEnd"/>
      <w:r w:rsidRPr="00AF6020">
        <w:rPr>
          <w:color w:val="2D2D2D"/>
        </w:rPr>
        <w:t xml:space="preserve">, </w:t>
      </w:r>
      <w:proofErr w:type="spellStart"/>
      <w:r w:rsidRPr="00AF6020">
        <w:rPr>
          <w:color w:val="2D2D2D"/>
        </w:rPr>
        <w:t>seperti</w:t>
      </w:r>
      <w:proofErr w:type="spellEnd"/>
      <w:r w:rsidRPr="00AF6020">
        <w:rPr>
          <w:color w:val="2D2D2D"/>
        </w:rPr>
        <w:t xml:space="preserve"> </w:t>
      </w:r>
      <w:proofErr w:type="spellStart"/>
      <w:r w:rsidRPr="00AF6020">
        <w:rPr>
          <w:color w:val="2D2D2D"/>
        </w:rPr>
        <w:t>pemanggilan</w:t>
      </w:r>
      <w:proofErr w:type="spellEnd"/>
      <w:r w:rsidRPr="00AF6020">
        <w:rPr>
          <w:color w:val="2D2D2D"/>
        </w:rPr>
        <w:t xml:space="preserve"> </w:t>
      </w:r>
      <w:proofErr w:type="spellStart"/>
      <w:r w:rsidRPr="00AF6020">
        <w:rPr>
          <w:color w:val="2D2D2D"/>
        </w:rPr>
        <w:t>variabel</w:t>
      </w:r>
      <w:proofErr w:type="spellEnd"/>
      <w:r w:rsidRPr="00AF6020">
        <w:rPr>
          <w:color w:val="2D2D2D"/>
        </w:rPr>
        <w:t>, file, </w:t>
      </w:r>
      <w:proofErr w:type="spellStart"/>
      <w:r w:rsidRPr="00AF6020">
        <w:rPr>
          <w:color w:val="2D2D2D"/>
        </w:rPr>
        <w:fldChar w:fldCharType="begin"/>
      </w:r>
      <w:r w:rsidRPr="00AF6020">
        <w:rPr>
          <w:color w:val="2D2D2D"/>
        </w:rPr>
        <w:instrText xml:space="preserve"> HYPERLINK "https://www.nesabamedia.com/cara-membuat-database-mysql-dengan-phpmyadmin/" \t "_blank" </w:instrText>
      </w:r>
      <w:r w:rsidRPr="00AF6020">
        <w:rPr>
          <w:color w:val="2D2D2D"/>
        </w:rPr>
        <w:fldChar w:fldCharType="separate"/>
      </w:r>
      <w:r w:rsidRPr="00AF6020">
        <w:rPr>
          <w:rStyle w:val="Hyperlink"/>
          <w:rFonts w:eastAsiaTheme="majorEastAsia"/>
          <w:color w:val="0274BE"/>
          <w:bdr w:val="none" w:sz="0" w:space="0" w:color="auto" w:frame="1"/>
        </w:rPr>
        <w:t>koneksi</w:t>
      </w:r>
      <w:proofErr w:type="spellEnd"/>
      <w:r w:rsidRPr="00AF6020">
        <w:rPr>
          <w:rStyle w:val="Hyperlink"/>
          <w:rFonts w:eastAsiaTheme="majorEastAsia"/>
          <w:color w:val="0274BE"/>
          <w:bdr w:val="none" w:sz="0" w:space="0" w:color="auto" w:frame="1"/>
        </w:rPr>
        <w:t xml:space="preserve"> </w:t>
      </w:r>
      <w:proofErr w:type="spellStart"/>
      <w:r w:rsidRPr="00AF6020">
        <w:rPr>
          <w:rStyle w:val="Hyperlink"/>
          <w:rFonts w:eastAsiaTheme="majorEastAsia"/>
          <w:color w:val="0274BE"/>
          <w:bdr w:val="none" w:sz="0" w:space="0" w:color="auto" w:frame="1"/>
        </w:rPr>
        <w:t>ke</w:t>
      </w:r>
      <w:proofErr w:type="spellEnd"/>
      <w:r w:rsidRPr="00AF6020">
        <w:rPr>
          <w:rStyle w:val="Hyperlink"/>
          <w:rFonts w:eastAsiaTheme="majorEastAsia"/>
          <w:color w:val="0274BE"/>
          <w:bdr w:val="none" w:sz="0" w:space="0" w:color="auto" w:frame="1"/>
        </w:rPr>
        <w:t xml:space="preserve"> database</w:t>
      </w:r>
      <w:r w:rsidRPr="00AF6020">
        <w:rPr>
          <w:color w:val="2D2D2D"/>
        </w:rPr>
        <w:fldChar w:fldCharType="end"/>
      </w:r>
      <w:r w:rsidRPr="00AF6020">
        <w:rPr>
          <w:color w:val="2D2D2D"/>
        </w:rPr>
        <w:t xml:space="preserve"> dan </w:t>
      </w:r>
      <w:proofErr w:type="spellStart"/>
      <w:r w:rsidRPr="00AF6020">
        <w:rPr>
          <w:color w:val="2D2D2D"/>
        </w:rPr>
        <w:t>sebagainya</w:t>
      </w:r>
      <w:proofErr w:type="spellEnd"/>
      <w:r w:rsidRPr="00AF6020">
        <w:rPr>
          <w:color w:val="2D2D2D"/>
        </w:rPr>
        <w:t xml:space="preserve">. </w:t>
      </w:r>
      <w:proofErr w:type="spellStart"/>
      <w:r w:rsidRPr="00AF6020">
        <w:rPr>
          <w:color w:val="2D2D2D"/>
        </w:rPr>
        <w:t>Dengan</w:t>
      </w:r>
      <w:proofErr w:type="spellEnd"/>
      <w:r w:rsidRPr="00AF6020">
        <w:rPr>
          <w:color w:val="2D2D2D"/>
        </w:rPr>
        <w:t xml:space="preserve"> </w:t>
      </w:r>
      <w:proofErr w:type="spellStart"/>
      <w:r w:rsidRPr="00AF6020">
        <w:rPr>
          <w:color w:val="2D2D2D"/>
        </w:rPr>
        <w:t>begitu</w:t>
      </w:r>
      <w:proofErr w:type="spellEnd"/>
      <w:r w:rsidRPr="00AF6020">
        <w:rPr>
          <w:color w:val="2D2D2D"/>
        </w:rPr>
        <w:t xml:space="preserve">, developer </w:t>
      </w:r>
      <w:proofErr w:type="spellStart"/>
      <w:r w:rsidRPr="00AF6020">
        <w:rPr>
          <w:color w:val="2D2D2D"/>
        </w:rPr>
        <w:t>akan</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fokus</w:t>
      </w:r>
      <w:proofErr w:type="spellEnd"/>
      <w:r w:rsidRPr="00AF6020">
        <w:rPr>
          <w:color w:val="2D2D2D"/>
        </w:rPr>
        <w:t xml:space="preserve"> dan </w:t>
      </w:r>
      <w:proofErr w:type="spellStart"/>
      <w:r w:rsidRPr="00AF6020">
        <w:rPr>
          <w:color w:val="2D2D2D"/>
        </w:rPr>
        <w:t>mampu</w:t>
      </w:r>
      <w:proofErr w:type="spellEnd"/>
      <w:r w:rsidRPr="00AF6020">
        <w:rPr>
          <w:color w:val="2D2D2D"/>
        </w:rPr>
        <w:t xml:space="preserve"> </w:t>
      </w:r>
      <w:proofErr w:type="spellStart"/>
      <w:r w:rsidRPr="00AF6020">
        <w:rPr>
          <w:color w:val="2D2D2D"/>
        </w:rPr>
        <w:t>menyelesaikan</w:t>
      </w:r>
      <w:proofErr w:type="spellEnd"/>
      <w:r w:rsidRPr="00AF6020">
        <w:rPr>
          <w:color w:val="2D2D2D"/>
        </w:rPr>
        <w:t xml:space="preserve"> software </w:t>
      </w:r>
      <w:proofErr w:type="spellStart"/>
      <w:r w:rsidRPr="00AF6020">
        <w:rPr>
          <w:color w:val="2D2D2D"/>
        </w:rPr>
        <w:t>menjadi</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cepat</w:t>
      </w:r>
      <w:proofErr w:type="spellEnd"/>
      <w:r w:rsidRPr="00AF6020">
        <w:rPr>
          <w:color w:val="2D2D2D"/>
        </w:rPr>
        <w:t xml:space="preserve"> dan </w:t>
      </w:r>
      <w:proofErr w:type="spellStart"/>
      <w:r w:rsidRPr="00AF6020">
        <w:rPr>
          <w:color w:val="2D2D2D"/>
        </w:rPr>
        <w:t>efektif</w:t>
      </w:r>
      <w:proofErr w:type="spellEnd"/>
      <w:r w:rsidRPr="00AF6020">
        <w:rPr>
          <w:color w:val="2D2D2D"/>
        </w:rPr>
        <w:t>.</w:t>
      </w:r>
    </w:p>
    <w:p w14:paraId="617223A4" w14:textId="7DDFDB28" w:rsidR="00AF6020" w:rsidRDefault="00AF6020" w:rsidP="00AF6020">
      <w:pPr>
        <w:jc w:val="both"/>
        <w:rPr>
          <w:rFonts w:ascii="Times New Roman" w:hAnsi="Times New Roman" w:cs="Times New Roman"/>
          <w:lang w:val="en-US"/>
        </w:rPr>
      </w:pPr>
    </w:p>
    <w:p w14:paraId="45B4FE7B" w14:textId="4B9384A2" w:rsidR="00AF6020" w:rsidRPr="00AF6020" w:rsidRDefault="00AF6020" w:rsidP="00AF6020">
      <w:pPr>
        <w:jc w:val="both"/>
        <w:rPr>
          <w:rFonts w:ascii="Times New Roman" w:hAnsi="Times New Roman" w:cs="Times New Roman"/>
          <w:color w:val="333333"/>
          <w:sz w:val="24"/>
          <w:szCs w:val="24"/>
          <w:shd w:val="clear" w:color="auto" w:fill="FFFFFF"/>
        </w:rPr>
      </w:pPr>
      <w:r w:rsidRPr="00AF6020">
        <w:rPr>
          <w:rFonts w:ascii="Times New Roman" w:hAnsi="Times New Roman" w:cs="Times New Roman"/>
          <w:color w:val="333333"/>
          <w:sz w:val="24"/>
          <w:szCs w:val="24"/>
          <w:shd w:val="clear" w:color="auto" w:fill="FFFFFF"/>
        </w:rPr>
        <w:t xml:space="preserve">Framework adalah sebuah software untuk memudahkan para programer untuk membuat sebuah aplikasi web yang di dalam nya </w:t>
      </w:r>
      <w:r w:rsidRPr="00AF6020">
        <w:rPr>
          <w:rFonts w:ascii="Times New Roman" w:hAnsi="Times New Roman" w:cs="Times New Roman"/>
          <w:color w:val="333333"/>
          <w:sz w:val="24"/>
          <w:szCs w:val="24"/>
          <w:shd w:val="clear" w:color="auto" w:fill="FFFFFF"/>
        </w:rPr>
        <w:lastRenderedPageBreak/>
        <w:t>ada berbagai fungsi diantaranya plugin, dan konsep untuk membentuk suatu sistem tertentu agar tersusun dan tersetruktur dengan rapih.</w:t>
      </w:r>
    </w:p>
    <w:p w14:paraId="56C717ED" w14:textId="1BEFD241" w:rsidR="00AF6020" w:rsidRDefault="00AF6020" w:rsidP="00C02352">
      <w:pPr>
        <w:pStyle w:val="Heading2"/>
        <w:numPr>
          <w:ilvl w:val="1"/>
          <w:numId w:val="55"/>
        </w:numPr>
        <w:rPr>
          <w:lang w:val="en-US"/>
        </w:rPr>
      </w:pPr>
      <w:proofErr w:type="spellStart"/>
      <w:r>
        <w:rPr>
          <w:lang w:val="en-US"/>
        </w:rPr>
        <w:t>Fungsi</w:t>
      </w:r>
      <w:proofErr w:type="spellEnd"/>
      <w:r>
        <w:rPr>
          <w:lang w:val="en-US"/>
        </w:rPr>
        <w:t xml:space="preserve"> Framework</w:t>
      </w:r>
    </w:p>
    <w:p w14:paraId="5A61BFCF" w14:textId="77777777" w:rsidR="00AF6020" w:rsidRPr="00AF6020" w:rsidRDefault="00AF6020" w:rsidP="00AF6020">
      <w:pPr>
        <w:rPr>
          <w:lang w:val="en-US"/>
        </w:rPr>
      </w:pPr>
    </w:p>
    <w:p w14:paraId="0E6EC1EA" w14:textId="4F8FB2B1" w:rsidR="00AF6020" w:rsidRPr="00AF6020" w:rsidRDefault="00AF6020" w:rsidP="00AF6020">
      <w:pPr>
        <w:pStyle w:val="NormalWeb"/>
        <w:shd w:val="clear" w:color="auto" w:fill="FFFFFF"/>
        <w:spacing w:before="0" w:beforeAutospacing="0" w:after="300" w:afterAutospacing="0"/>
        <w:ind w:firstLine="720"/>
        <w:jc w:val="both"/>
        <w:textAlignment w:val="baseline"/>
        <w:rPr>
          <w:color w:val="2D2D2D"/>
        </w:rPr>
      </w:pPr>
      <w:proofErr w:type="spellStart"/>
      <w:r w:rsidRPr="00AF6020">
        <w:rPr>
          <w:color w:val="2D2D2D"/>
        </w:rPr>
        <w:t>Berdasarkan</w:t>
      </w:r>
      <w:proofErr w:type="spellEnd"/>
      <w:r w:rsidRPr="00AF6020">
        <w:rPr>
          <w:color w:val="2D2D2D"/>
        </w:rPr>
        <w:t xml:space="preserve"> </w:t>
      </w:r>
      <w:proofErr w:type="spellStart"/>
      <w:r w:rsidRPr="00AF6020">
        <w:rPr>
          <w:color w:val="2D2D2D"/>
        </w:rPr>
        <w:t>pengertian</w:t>
      </w:r>
      <w:proofErr w:type="spellEnd"/>
      <w:r w:rsidRPr="00AF6020">
        <w:rPr>
          <w:color w:val="2D2D2D"/>
        </w:rPr>
        <w:t xml:space="preserve"> framework </w:t>
      </w:r>
      <w:proofErr w:type="spellStart"/>
      <w:r w:rsidRPr="00AF6020">
        <w:rPr>
          <w:color w:val="2D2D2D"/>
        </w:rPr>
        <w:t>diatas</w:t>
      </w:r>
      <w:proofErr w:type="spellEnd"/>
      <w:r w:rsidRPr="00AF6020">
        <w:rPr>
          <w:color w:val="2D2D2D"/>
        </w:rPr>
        <w:t xml:space="preserve">, </w:t>
      </w:r>
      <w:proofErr w:type="spellStart"/>
      <w:r w:rsidRPr="00AF6020">
        <w:rPr>
          <w:color w:val="2D2D2D"/>
        </w:rPr>
        <w:t>sudah</w:t>
      </w:r>
      <w:proofErr w:type="spellEnd"/>
      <w:r w:rsidRPr="00AF6020">
        <w:rPr>
          <w:color w:val="2D2D2D"/>
        </w:rPr>
        <w:t xml:space="preserve"> </w:t>
      </w:r>
      <w:proofErr w:type="spellStart"/>
      <w:r w:rsidRPr="00AF6020">
        <w:rPr>
          <w:color w:val="2D2D2D"/>
        </w:rPr>
        <w:t>tampak</w:t>
      </w:r>
      <w:proofErr w:type="spellEnd"/>
      <w:r w:rsidRPr="00AF6020">
        <w:rPr>
          <w:color w:val="2D2D2D"/>
        </w:rPr>
        <w:t xml:space="preserve"> </w:t>
      </w:r>
      <w:proofErr w:type="spellStart"/>
      <w:r w:rsidRPr="00AF6020">
        <w:rPr>
          <w:color w:val="2D2D2D"/>
        </w:rPr>
        <w:t>bahwa</w:t>
      </w:r>
      <w:proofErr w:type="spellEnd"/>
      <w:r w:rsidRPr="00AF6020">
        <w:rPr>
          <w:color w:val="2D2D2D"/>
        </w:rPr>
        <w:t xml:space="preserve"> framework </w:t>
      </w:r>
      <w:proofErr w:type="spellStart"/>
      <w:r w:rsidRPr="00AF6020">
        <w:rPr>
          <w:color w:val="2D2D2D"/>
        </w:rPr>
        <w:t>memiliki</w:t>
      </w:r>
      <w:proofErr w:type="spellEnd"/>
      <w:r w:rsidRPr="00AF6020">
        <w:rPr>
          <w:color w:val="2D2D2D"/>
        </w:rPr>
        <w:t xml:space="preserve"> </w:t>
      </w:r>
      <w:proofErr w:type="spellStart"/>
      <w:r w:rsidRPr="00AF6020">
        <w:rPr>
          <w:color w:val="2D2D2D"/>
        </w:rPr>
        <w:t>fungsi</w:t>
      </w:r>
      <w:proofErr w:type="spellEnd"/>
      <w:r w:rsidRPr="00AF6020">
        <w:rPr>
          <w:color w:val="2D2D2D"/>
        </w:rPr>
        <w:t xml:space="preserve"> </w:t>
      </w:r>
      <w:proofErr w:type="spellStart"/>
      <w:r w:rsidRPr="00AF6020">
        <w:rPr>
          <w:color w:val="2D2D2D"/>
        </w:rPr>
        <w:t>utama</w:t>
      </w:r>
      <w:proofErr w:type="spellEnd"/>
      <w:r w:rsidRPr="00AF6020">
        <w:rPr>
          <w:color w:val="2D2D2D"/>
        </w:rPr>
        <w:t xml:space="preserve"> </w:t>
      </w:r>
      <w:proofErr w:type="spellStart"/>
      <w:r w:rsidRPr="00AF6020">
        <w:rPr>
          <w:color w:val="2D2D2D"/>
        </w:rPr>
        <w:t>untuk</w:t>
      </w:r>
      <w:proofErr w:type="spellEnd"/>
      <w:r w:rsidRPr="00AF6020">
        <w:rPr>
          <w:color w:val="2D2D2D"/>
        </w:rPr>
        <w:t xml:space="preserve"> </w:t>
      </w:r>
      <w:proofErr w:type="spellStart"/>
      <w:r w:rsidRPr="00AF6020">
        <w:rPr>
          <w:color w:val="2D2D2D"/>
        </w:rPr>
        <w:t>membantu</w:t>
      </w:r>
      <w:proofErr w:type="spellEnd"/>
      <w:r w:rsidRPr="00AF6020">
        <w:rPr>
          <w:color w:val="2D2D2D"/>
        </w:rPr>
        <w:t xml:space="preserve"> dan </w:t>
      </w:r>
      <w:proofErr w:type="spellStart"/>
      <w:r w:rsidRPr="00AF6020">
        <w:rPr>
          <w:color w:val="2D2D2D"/>
        </w:rPr>
        <w:t>memudahkan</w:t>
      </w:r>
      <w:proofErr w:type="spellEnd"/>
      <w:r w:rsidRPr="00AF6020">
        <w:rPr>
          <w:color w:val="2D2D2D"/>
        </w:rPr>
        <w:t xml:space="preserve"> para developer </w:t>
      </w:r>
      <w:proofErr w:type="spellStart"/>
      <w:r w:rsidRPr="00AF6020">
        <w:rPr>
          <w:color w:val="2D2D2D"/>
        </w:rPr>
        <w:t>dalam</w:t>
      </w:r>
      <w:proofErr w:type="spellEnd"/>
      <w:r w:rsidRPr="00AF6020">
        <w:rPr>
          <w:color w:val="2D2D2D"/>
        </w:rPr>
        <w:t xml:space="preserve"> </w:t>
      </w:r>
      <w:proofErr w:type="spellStart"/>
      <w:r w:rsidRPr="00AF6020">
        <w:rPr>
          <w:color w:val="2D2D2D"/>
        </w:rPr>
        <w:t>menyelesaikan</w:t>
      </w:r>
      <w:proofErr w:type="spellEnd"/>
      <w:r w:rsidRPr="00AF6020">
        <w:rPr>
          <w:color w:val="2D2D2D"/>
        </w:rPr>
        <w:t xml:space="preserve"> </w:t>
      </w:r>
      <w:proofErr w:type="spellStart"/>
      <w:r w:rsidRPr="00AF6020">
        <w:rPr>
          <w:color w:val="2D2D2D"/>
        </w:rPr>
        <w:t>suatu</w:t>
      </w:r>
      <w:proofErr w:type="spellEnd"/>
      <w:r w:rsidRPr="00AF6020">
        <w:rPr>
          <w:color w:val="2D2D2D"/>
        </w:rPr>
        <w:t xml:space="preserve"> </w:t>
      </w:r>
      <w:proofErr w:type="spellStart"/>
      <w:r w:rsidRPr="00AF6020">
        <w:rPr>
          <w:color w:val="2D2D2D"/>
        </w:rPr>
        <w:t>proyek</w:t>
      </w:r>
      <w:proofErr w:type="spellEnd"/>
      <w:r w:rsidRPr="00AF6020">
        <w:rPr>
          <w:color w:val="2D2D2D"/>
        </w:rPr>
        <w:t xml:space="preserve"> </w:t>
      </w:r>
      <w:proofErr w:type="spellStart"/>
      <w:r w:rsidRPr="00AF6020">
        <w:rPr>
          <w:color w:val="2D2D2D"/>
        </w:rPr>
        <w:t>pengembangan</w:t>
      </w:r>
      <w:proofErr w:type="spellEnd"/>
      <w:r w:rsidRPr="00AF6020">
        <w:rPr>
          <w:color w:val="2D2D2D"/>
        </w:rPr>
        <w:t xml:space="preserve"> software </w:t>
      </w:r>
      <w:proofErr w:type="spellStart"/>
      <w:r w:rsidRPr="00AF6020">
        <w:rPr>
          <w:color w:val="2D2D2D"/>
        </w:rPr>
        <w:t>atau</w:t>
      </w:r>
      <w:proofErr w:type="spellEnd"/>
      <w:r w:rsidRPr="00AF6020">
        <w:rPr>
          <w:color w:val="2D2D2D"/>
        </w:rPr>
        <w:t xml:space="preserve"> </w:t>
      </w:r>
      <w:proofErr w:type="spellStart"/>
      <w:r w:rsidRPr="00AF6020">
        <w:rPr>
          <w:color w:val="2D2D2D"/>
        </w:rPr>
        <w:t>aplikasi</w:t>
      </w:r>
      <w:proofErr w:type="spellEnd"/>
      <w:r w:rsidRPr="00AF6020">
        <w:rPr>
          <w:color w:val="2D2D2D"/>
        </w:rPr>
        <w:t xml:space="preserve">. </w:t>
      </w:r>
      <w:proofErr w:type="spellStart"/>
      <w:r w:rsidRPr="00AF6020">
        <w:rPr>
          <w:color w:val="2D2D2D"/>
        </w:rPr>
        <w:t>Selain</w:t>
      </w:r>
      <w:proofErr w:type="spellEnd"/>
      <w:r w:rsidRPr="00AF6020">
        <w:rPr>
          <w:color w:val="2D2D2D"/>
        </w:rPr>
        <w:t xml:space="preserve"> </w:t>
      </w:r>
      <w:proofErr w:type="spellStart"/>
      <w:r w:rsidRPr="00AF6020">
        <w:rPr>
          <w:color w:val="2D2D2D"/>
        </w:rPr>
        <w:t>itu</w:t>
      </w:r>
      <w:proofErr w:type="spellEnd"/>
      <w:r w:rsidRPr="00AF6020">
        <w:rPr>
          <w:color w:val="2D2D2D"/>
        </w:rPr>
        <w:t xml:space="preserve">, </w:t>
      </w:r>
      <w:proofErr w:type="spellStart"/>
      <w:r w:rsidRPr="00AF6020">
        <w:rPr>
          <w:color w:val="2D2D2D"/>
        </w:rPr>
        <w:t>ada</w:t>
      </w:r>
      <w:proofErr w:type="spellEnd"/>
      <w:r w:rsidRPr="00AF6020">
        <w:rPr>
          <w:color w:val="2D2D2D"/>
        </w:rPr>
        <w:t xml:space="preserve"> </w:t>
      </w:r>
      <w:proofErr w:type="spellStart"/>
      <w:r w:rsidRPr="00AF6020">
        <w:rPr>
          <w:color w:val="2D2D2D"/>
        </w:rPr>
        <w:t>beberapa</w:t>
      </w:r>
      <w:proofErr w:type="spellEnd"/>
      <w:r w:rsidRPr="00AF6020">
        <w:rPr>
          <w:color w:val="2D2D2D"/>
        </w:rPr>
        <w:t xml:space="preserve"> </w:t>
      </w:r>
      <w:proofErr w:type="spellStart"/>
      <w:r w:rsidRPr="00AF6020">
        <w:rPr>
          <w:color w:val="2D2D2D"/>
        </w:rPr>
        <w:t>fungsi</w:t>
      </w:r>
      <w:proofErr w:type="spellEnd"/>
      <w:r w:rsidRPr="00AF6020">
        <w:rPr>
          <w:color w:val="2D2D2D"/>
        </w:rPr>
        <w:t xml:space="preserve"> framework yang </w:t>
      </w:r>
      <w:proofErr w:type="spellStart"/>
      <w:r w:rsidRPr="00AF6020">
        <w:rPr>
          <w:color w:val="2D2D2D"/>
        </w:rPr>
        <w:t>bisa</w:t>
      </w:r>
      <w:proofErr w:type="spellEnd"/>
      <w:r w:rsidRPr="00AF6020">
        <w:rPr>
          <w:color w:val="2D2D2D"/>
        </w:rPr>
        <w:t xml:space="preserve"> Anda </w:t>
      </w:r>
      <w:proofErr w:type="spellStart"/>
      <w:r w:rsidRPr="00AF6020">
        <w:rPr>
          <w:color w:val="2D2D2D"/>
        </w:rPr>
        <w:t>ketahui</w:t>
      </w:r>
      <w:proofErr w:type="spellEnd"/>
      <w:r w:rsidRPr="00AF6020">
        <w:rPr>
          <w:color w:val="2D2D2D"/>
        </w:rPr>
        <w:t xml:space="preserve"> </w:t>
      </w:r>
      <w:proofErr w:type="spellStart"/>
      <w:r w:rsidRPr="00AF6020">
        <w:rPr>
          <w:color w:val="2D2D2D"/>
        </w:rPr>
        <w:t>dibawah</w:t>
      </w:r>
      <w:proofErr w:type="spellEnd"/>
      <w:r w:rsidRPr="00AF6020">
        <w:rPr>
          <w:color w:val="2D2D2D"/>
        </w:rPr>
        <w:t xml:space="preserve"> </w:t>
      </w:r>
      <w:proofErr w:type="spellStart"/>
      <w:r w:rsidRPr="00AF6020">
        <w:rPr>
          <w:color w:val="2D2D2D"/>
        </w:rPr>
        <w:t>ini</w:t>
      </w:r>
      <w:proofErr w:type="spellEnd"/>
      <w:r w:rsidRPr="00AF6020">
        <w:rPr>
          <w:color w:val="2D2D2D"/>
        </w:rPr>
        <w:t>.</w:t>
      </w:r>
    </w:p>
    <w:p w14:paraId="4A11D6EB" w14:textId="77777777" w:rsidR="00AF6020" w:rsidRPr="00AF6020" w:rsidRDefault="00AF6020" w:rsidP="00AF6020">
      <w:pPr>
        <w:pStyle w:val="Heading3"/>
        <w:shd w:val="clear" w:color="auto" w:fill="FFFFFF"/>
        <w:spacing w:before="0"/>
        <w:jc w:val="both"/>
        <w:textAlignment w:val="baseline"/>
        <w:rPr>
          <w:rFonts w:ascii="Times New Roman" w:hAnsi="Times New Roman" w:cs="Times New Roman"/>
          <w:color w:val="2D2D2D"/>
        </w:rPr>
      </w:pPr>
      <w:r w:rsidRPr="00AF6020">
        <w:rPr>
          <w:rStyle w:val="ez-toc-section"/>
          <w:rFonts w:ascii="Times New Roman" w:hAnsi="Times New Roman" w:cs="Times New Roman"/>
          <w:color w:val="2D2D2D"/>
          <w:bdr w:val="none" w:sz="0" w:space="0" w:color="auto" w:frame="1"/>
        </w:rPr>
        <w:t>1. Menghemat Waktu Pengembangan</w:t>
      </w:r>
    </w:p>
    <w:p w14:paraId="296ED5F5" w14:textId="77777777" w:rsidR="00AF6020" w:rsidRPr="00AF6020" w:rsidRDefault="00AF6020" w:rsidP="00AF6020">
      <w:pPr>
        <w:pStyle w:val="NormalWeb"/>
        <w:shd w:val="clear" w:color="auto" w:fill="FFFFFF"/>
        <w:spacing w:before="0" w:beforeAutospacing="0" w:after="300" w:afterAutospacing="0"/>
        <w:jc w:val="both"/>
        <w:textAlignment w:val="baseline"/>
        <w:rPr>
          <w:color w:val="2D2D2D"/>
        </w:rPr>
      </w:pPr>
      <w:proofErr w:type="spellStart"/>
      <w:r w:rsidRPr="00AF6020">
        <w:rPr>
          <w:color w:val="2D2D2D"/>
        </w:rPr>
        <w:t>Penggunaan</w:t>
      </w:r>
      <w:proofErr w:type="spellEnd"/>
      <w:r w:rsidRPr="00AF6020">
        <w:rPr>
          <w:color w:val="2D2D2D"/>
        </w:rPr>
        <w:t xml:space="preserve"> framework </w:t>
      </w:r>
      <w:proofErr w:type="spellStart"/>
      <w:r w:rsidRPr="00AF6020">
        <w:rPr>
          <w:color w:val="2D2D2D"/>
        </w:rPr>
        <w:t>dalam</w:t>
      </w:r>
      <w:proofErr w:type="spellEnd"/>
      <w:r w:rsidRPr="00AF6020">
        <w:rPr>
          <w:color w:val="2D2D2D"/>
        </w:rPr>
        <w:t xml:space="preserve"> </w:t>
      </w:r>
      <w:proofErr w:type="spellStart"/>
      <w:r w:rsidRPr="00AF6020">
        <w:rPr>
          <w:color w:val="2D2D2D"/>
        </w:rPr>
        <w:t>pengembangan</w:t>
      </w:r>
      <w:proofErr w:type="spellEnd"/>
      <w:r w:rsidRPr="00AF6020">
        <w:rPr>
          <w:color w:val="2D2D2D"/>
        </w:rPr>
        <w:t xml:space="preserve"> </w:t>
      </w:r>
      <w:proofErr w:type="spellStart"/>
      <w:r w:rsidRPr="00AF6020">
        <w:rPr>
          <w:color w:val="2D2D2D"/>
        </w:rPr>
        <w:t>suatu</w:t>
      </w:r>
      <w:proofErr w:type="spellEnd"/>
      <w:r w:rsidRPr="00AF6020">
        <w:rPr>
          <w:color w:val="2D2D2D"/>
        </w:rPr>
        <w:t xml:space="preserve"> software </w:t>
      </w:r>
      <w:proofErr w:type="spellStart"/>
      <w:r w:rsidRPr="00AF6020">
        <w:rPr>
          <w:color w:val="2D2D2D"/>
        </w:rPr>
        <w:t>akan</w:t>
      </w:r>
      <w:proofErr w:type="spellEnd"/>
      <w:r w:rsidRPr="00AF6020">
        <w:rPr>
          <w:color w:val="2D2D2D"/>
        </w:rPr>
        <w:t xml:space="preserve"> </w:t>
      </w:r>
      <w:proofErr w:type="spellStart"/>
      <w:r w:rsidRPr="00AF6020">
        <w:rPr>
          <w:color w:val="2D2D2D"/>
        </w:rPr>
        <w:t>mengurangi</w:t>
      </w:r>
      <w:proofErr w:type="spellEnd"/>
      <w:r w:rsidRPr="00AF6020">
        <w:rPr>
          <w:color w:val="2D2D2D"/>
        </w:rPr>
        <w:t xml:space="preserve"> </w:t>
      </w:r>
      <w:proofErr w:type="spellStart"/>
      <w:r w:rsidRPr="00AF6020">
        <w:rPr>
          <w:color w:val="2D2D2D"/>
        </w:rPr>
        <w:t>beban</w:t>
      </w:r>
      <w:proofErr w:type="spellEnd"/>
      <w:r w:rsidRPr="00AF6020">
        <w:rPr>
          <w:color w:val="2D2D2D"/>
        </w:rPr>
        <w:t xml:space="preserve"> </w:t>
      </w:r>
      <w:proofErr w:type="spellStart"/>
      <w:r w:rsidRPr="00AF6020">
        <w:rPr>
          <w:color w:val="2D2D2D"/>
        </w:rPr>
        <w:t>kerja</w:t>
      </w:r>
      <w:proofErr w:type="spellEnd"/>
      <w:r w:rsidRPr="00AF6020">
        <w:rPr>
          <w:color w:val="2D2D2D"/>
        </w:rPr>
        <w:t xml:space="preserve"> developer, </w:t>
      </w:r>
      <w:proofErr w:type="spellStart"/>
      <w:r w:rsidRPr="00AF6020">
        <w:rPr>
          <w:color w:val="2D2D2D"/>
        </w:rPr>
        <w:t>sehingga</w:t>
      </w:r>
      <w:proofErr w:type="spellEnd"/>
      <w:r w:rsidRPr="00AF6020">
        <w:rPr>
          <w:color w:val="2D2D2D"/>
        </w:rPr>
        <w:t xml:space="preserve"> </w:t>
      </w:r>
      <w:proofErr w:type="spellStart"/>
      <w:r w:rsidRPr="00AF6020">
        <w:rPr>
          <w:color w:val="2D2D2D"/>
        </w:rPr>
        <w:t>tidak</w:t>
      </w:r>
      <w:proofErr w:type="spellEnd"/>
      <w:r w:rsidRPr="00AF6020">
        <w:rPr>
          <w:color w:val="2D2D2D"/>
        </w:rPr>
        <w:t xml:space="preserve"> </w:t>
      </w:r>
      <w:proofErr w:type="spellStart"/>
      <w:r w:rsidRPr="00AF6020">
        <w:rPr>
          <w:color w:val="2D2D2D"/>
        </w:rPr>
        <w:t>ada</w:t>
      </w:r>
      <w:proofErr w:type="spellEnd"/>
      <w:r w:rsidRPr="00AF6020">
        <w:rPr>
          <w:color w:val="2D2D2D"/>
        </w:rPr>
        <w:t xml:space="preserve"> </w:t>
      </w:r>
      <w:proofErr w:type="spellStart"/>
      <w:r w:rsidRPr="00AF6020">
        <w:rPr>
          <w:color w:val="2D2D2D"/>
        </w:rPr>
        <w:t>waktu</w:t>
      </w:r>
      <w:proofErr w:type="spellEnd"/>
      <w:r w:rsidRPr="00AF6020">
        <w:rPr>
          <w:color w:val="2D2D2D"/>
        </w:rPr>
        <w:t xml:space="preserve"> yang </w:t>
      </w:r>
      <w:proofErr w:type="spellStart"/>
      <w:r w:rsidRPr="00AF6020">
        <w:rPr>
          <w:color w:val="2D2D2D"/>
        </w:rPr>
        <w:t>terbuang</w:t>
      </w:r>
      <w:proofErr w:type="spellEnd"/>
      <w:r w:rsidRPr="00AF6020">
        <w:rPr>
          <w:color w:val="2D2D2D"/>
        </w:rPr>
        <w:t xml:space="preserve"> </w:t>
      </w:r>
      <w:proofErr w:type="spellStart"/>
      <w:r w:rsidRPr="00AF6020">
        <w:rPr>
          <w:color w:val="2D2D2D"/>
        </w:rPr>
        <w:t>untuk</w:t>
      </w:r>
      <w:proofErr w:type="spellEnd"/>
      <w:r w:rsidRPr="00AF6020">
        <w:rPr>
          <w:color w:val="2D2D2D"/>
        </w:rPr>
        <w:t xml:space="preserve"> </w:t>
      </w:r>
      <w:proofErr w:type="spellStart"/>
      <w:r w:rsidRPr="00AF6020">
        <w:rPr>
          <w:color w:val="2D2D2D"/>
        </w:rPr>
        <w:t>memikirkan</w:t>
      </w:r>
      <w:proofErr w:type="spellEnd"/>
      <w:r w:rsidRPr="00AF6020">
        <w:rPr>
          <w:color w:val="2D2D2D"/>
        </w:rPr>
        <w:t xml:space="preserve"> </w:t>
      </w:r>
      <w:proofErr w:type="spellStart"/>
      <w:r w:rsidRPr="00AF6020">
        <w:rPr>
          <w:color w:val="2D2D2D"/>
        </w:rPr>
        <w:t>fungsi-fungsi</w:t>
      </w:r>
      <w:proofErr w:type="spellEnd"/>
      <w:r w:rsidRPr="00AF6020">
        <w:rPr>
          <w:color w:val="2D2D2D"/>
        </w:rPr>
        <w:t xml:space="preserve"> </w:t>
      </w:r>
      <w:proofErr w:type="spellStart"/>
      <w:r w:rsidRPr="00AF6020">
        <w:rPr>
          <w:color w:val="2D2D2D"/>
        </w:rPr>
        <w:t>umum</w:t>
      </w:r>
      <w:proofErr w:type="spellEnd"/>
      <w:r w:rsidRPr="00AF6020">
        <w:rPr>
          <w:color w:val="2D2D2D"/>
        </w:rPr>
        <w:t xml:space="preserve"> yang </w:t>
      </w:r>
      <w:proofErr w:type="spellStart"/>
      <w:r w:rsidRPr="00AF6020">
        <w:rPr>
          <w:color w:val="2D2D2D"/>
        </w:rPr>
        <w:t>akan</w:t>
      </w:r>
      <w:proofErr w:type="spellEnd"/>
      <w:r w:rsidRPr="00AF6020">
        <w:rPr>
          <w:color w:val="2D2D2D"/>
        </w:rPr>
        <w:t xml:space="preserve"> </w:t>
      </w:r>
      <w:proofErr w:type="spellStart"/>
      <w:r w:rsidRPr="00AF6020">
        <w:rPr>
          <w:color w:val="2D2D2D"/>
        </w:rPr>
        <w:t>digunakan</w:t>
      </w:r>
      <w:proofErr w:type="spellEnd"/>
      <w:r w:rsidRPr="00AF6020">
        <w:rPr>
          <w:color w:val="2D2D2D"/>
        </w:rPr>
        <w:t>.</w:t>
      </w:r>
    </w:p>
    <w:p w14:paraId="1C12D0A7" w14:textId="77777777" w:rsidR="00AF6020" w:rsidRPr="00AF6020" w:rsidRDefault="00AF6020" w:rsidP="00AF6020">
      <w:pPr>
        <w:pStyle w:val="NormalWeb"/>
        <w:shd w:val="clear" w:color="auto" w:fill="FFFFFF"/>
        <w:spacing w:before="0" w:beforeAutospacing="0" w:after="300" w:afterAutospacing="0"/>
        <w:jc w:val="both"/>
        <w:textAlignment w:val="baseline"/>
        <w:rPr>
          <w:color w:val="2D2D2D"/>
        </w:rPr>
      </w:pPr>
      <w:proofErr w:type="spellStart"/>
      <w:r w:rsidRPr="00AF6020">
        <w:rPr>
          <w:color w:val="2D2D2D"/>
        </w:rPr>
        <w:t>Selain</w:t>
      </w:r>
      <w:proofErr w:type="spellEnd"/>
      <w:r w:rsidRPr="00AF6020">
        <w:rPr>
          <w:color w:val="2D2D2D"/>
        </w:rPr>
        <w:t xml:space="preserve"> </w:t>
      </w:r>
      <w:proofErr w:type="spellStart"/>
      <w:r w:rsidRPr="00AF6020">
        <w:rPr>
          <w:color w:val="2D2D2D"/>
        </w:rPr>
        <w:t>itu</w:t>
      </w:r>
      <w:proofErr w:type="spellEnd"/>
      <w:r w:rsidRPr="00AF6020">
        <w:rPr>
          <w:color w:val="2D2D2D"/>
        </w:rPr>
        <w:t xml:space="preserve">, developer </w:t>
      </w:r>
      <w:proofErr w:type="spellStart"/>
      <w:r w:rsidRPr="00AF6020">
        <w:rPr>
          <w:color w:val="2D2D2D"/>
        </w:rPr>
        <w:t>akan</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fokus</w:t>
      </w:r>
      <w:proofErr w:type="spellEnd"/>
      <w:r w:rsidRPr="00AF6020">
        <w:rPr>
          <w:color w:val="2D2D2D"/>
        </w:rPr>
        <w:t xml:space="preserve"> pada </w:t>
      </w:r>
      <w:proofErr w:type="spellStart"/>
      <w:r w:rsidRPr="00AF6020">
        <w:rPr>
          <w:color w:val="2D2D2D"/>
        </w:rPr>
        <w:t>alur</w:t>
      </w:r>
      <w:proofErr w:type="spellEnd"/>
      <w:r w:rsidRPr="00AF6020">
        <w:rPr>
          <w:color w:val="2D2D2D"/>
        </w:rPr>
        <w:t xml:space="preserve"> </w:t>
      </w:r>
      <w:proofErr w:type="spellStart"/>
      <w:r w:rsidRPr="00AF6020">
        <w:rPr>
          <w:color w:val="2D2D2D"/>
        </w:rPr>
        <w:t>cerita</w:t>
      </w:r>
      <w:proofErr w:type="spellEnd"/>
      <w:r w:rsidRPr="00AF6020">
        <w:rPr>
          <w:color w:val="2D2D2D"/>
        </w:rPr>
        <w:t xml:space="preserve"> pada </w:t>
      </w:r>
      <w:proofErr w:type="spellStart"/>
      <w:r w:rsidRPr="00AF6020">
        <w:rPr>
          <w:color w:val="2D2D2D"/>
        </w:rPr>
        <w:t>aplikasi</w:t>
      </w:r>
      <w:proofErr w:type="spellEnd"/>
      <w:r w:rsidRPr="00AF6020">
        <w:rPr>
          <w:color w:val="2D2D2D"/>
        </w:rPr>
        <w:t xml:space="preserve"> </w:t>
      </w:r>
      <w:proofErr w:type="spellStart"/>
      <w:r w:rsidRPr="00AF6020">
        <w:rPr>
          <w:color w:val="2D2D2D"/>
        </w:rPr>
        <w:t>seperti</w:t>
      </w:r>
      <w:proofErr w:type="spellEnd"/>
      <w:r w:rsidRPr="00AF6020">
        <w:rPr>
          <w:color w:val="2D2D2D"/>
        </w:rPr>
        <w:t xml:space="preserve"> yang </w:t>
      </w:r>
      <w:proofErr w:type="spellStart"/>
      <w:r w:rsidRPr="00AF6020">
        <w:rPr>
          <w:color w:val="2D2D2D"/>
        </w:rPr>
        <w:t>dibutuhkan</w:t>
      </w:r>
      <w:proofErr w:type="spellEnd"/>
      <w:r w:rsidRPr="00AF6020">
        <w:rPr>
          <w:color w:val="2D2D2D"/>
        </w:rPr>
        <w:t xml:space="preserve"> oleh </w:t>
      </w:r>
      <w:proofErr w:type="spellStart"/>
      <w:r w:rsidRPr="00AF6020">
        <w:rPr>
          <w:color w:val="2D2D2D"/>
        </w:rPr>
        <w:t>pengguna</w:t>
      </w:r>
      <w:proofErr w:type="spellEnd"/>
      <w:r w:rsidRPr="00AF6020">
        <w:rPr>
          <w:color w:val="2D2D2D"/>
        </w:rPr>
        <w:t xml:space="preserve">. </w:t>
      </w:r>
      <w:proofErr w:type="spellStart"/>
      <w:r w:rsidRPr="00AF6020">
        <w:rPr>
          <w:color w:val="2D2D2D"/>
        </w:rPr>
        <w:t>Dengan</w:t>
      </w:r>
      <w:proofErr w:type="spellEnd"/>
      <w:r w:rsidRPr="00AF6020">
        <w:rPr>
          <w:color w:val="2D2D2D"/>
        </w:rPr>
        <w:t xml:space="preserve"> </w:t>
      </w:r>
      <w:proofErr w:type="spellStart"/>
      <w:r w:rsidRPr="00AF6020">
        <w:rPr>
          <w:color w:val="2D2D2D"/>
        </w:rPr>
        <w:t>begitu</w:t>
      </w:r>
      <w:proofErr w:type="spellEnd"/>
      <w:r w:rsidRPr="00AF6020">
        <w:rPr>
          <w:color w:val="2D2D2D"/>
        </w:rPr>
        <w:t xml:space="preserve">, </w:t>
      </w:r>
      <w:proofErr w:type="spellStart"/>
      <w:r w:rsidRPr="00AF6020">
        <w:rPr>
          <w:color w:val="2D2D2D"/>
        </w:rPr>
        <w:t>waktu</w:t>
      </w:r>
      <w:proofErr w:type="spellEnd"/>
      <w:r w:rsidRPr="00AF6020">
        <w:rPr>
          <w:color w:val="2D2D2D"/>
        </w:rPr>
        <w:t xml:space="preserve"> </w:t>
      </w:r>
      <w:proofErr w:type="spellStart"/>
      <w:r w:rsidRPr="00AF6020">
        <w:rPr>
          <w:color w:val="2D2D2D"/>
        </w:rPr>
        <w:t>pengembangan</w:t>
      </w:r>
      <w:proofErr w:type="spellEnd"/>
      <w:r w:rsidRPr="00AF6020">
        <w:rPr>
          <w:color w:val="2D2D2D"/>
        </w:rPr>
        <w:t xml:space="preserve"> software </w:t>
      </w:r>
      <w:proofErr w:type="spellStart"/>
      <w:r w:rsidRPr="00AF6020">
        <w:rPr>
          <w:color w:val="2D2D2D"/>
        </w:rPr>
        <w:t>akan</w:t>
      </w:r>
      <w:proofErr w:type="spellEnd"/>
      <w:r w:rsidRPr="00AF6020">
        <w:rPr>
          <w:color w:val="2D2D2D"/>
        </w:rPr>
        <w:t xml:space="preserve"> </w:t>
      </w:r>
      <w:proofErr w:type="spellStart"/>
      <w:r w:rsidRPr="00AF6020">
        <w:rPr>
          <w:color w:val="2D2D2D"/>
        </w:rPr>
        <w:t>berjalan</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cepat</w:t>
      </w:r>
      <w:proofErr w:type="spellEnd"/>
      <w:r w:rsidRPr="00AF6020">
        <w:rPr>
          <w:color w:val="2D2D2D"/>
        </w:rPr>
        <w:t xml:space="preserve"> dan </w:t>
      </w:r>
      <w:proofErr w:type="spellStart"/>
      <w:r w:rsidRPr="00AF6020">
        <w:rPr>
          <w:color w:val="2D2D2D"/>
        </w:rPr>
        <w:t>dapat</w:t>
      </w:r>
      <w:proofErr w:type="spellEnd"/>
      <w:r w:rsidRPr="00AF6020">
        <w:rPr>
          <w:color w:val="2D2D2D"/>
        </w:rPr>
        <w:t xml:space="preserve"> </w:t>
      </w:r>
      <w:proofErr w:type="spellStart"/>
      <w:r w:rsidRPr="00AF6020">
        <w:rPr>
          <w:color w:val="2D2D2D"/>
        </w:rPr>
        <w:t>diserahkan</w:t>
      </w:r>
      <w:proofErr w:type="spellEnd"/>
      <w:r w:rsidRPr="00AF6020">
        <w:rPr>
          <w:color w:val="2D2D2D"/>
        </w:rPr>
        <w:t xml:space="preserve"> </w:t>
      </w:r>
      <w:proofErr w:type="spellStart"/>
      <w:r w:rsidRPr="00AF6020">
        <w:rPr>
          <w:color w:val="2D2D2D"/>
        </w:rPr>
        <w:t>kepada</w:t>
      </w:r>
      <w:proofErr w:type="spellEnd"/>
      <w:r w:rsidRPr="00AF6020">
        <w:rPr>
          <w:color w:val="2D2D2D"/>
        </w:rPr>
        <w:t xml:space="preserve"> </w:t>
      </w:r>
      <w:proofErr w:type="spellStart"/>
      <w:r w:rsidRPr="00AF6020">
        <w:rPr>
          <w:color w:val="2D2D2D"/>
        </w:rPr>
        <w:t>pengguna</w:t>
      </w:r>
      <w:proofErr w:type="spellEnd"/>
      <w:r w:rsidRPr="00AF6020">
        <w:rPr>
          <w:color w:val="2D2D2D"/>
        </w:rPr>
        <w:t xml:space="preserve"> </w:t>
      </w:r>
      <w:proofErr w:type="spellStart"/>
      <w:r w:rsidRPr="00AF6020">
        <w:rPr>
          <w:color w:val="2D2D2D"/>
        </w:rPr>
        <w:t>sesuai</w:t>
      </w:r>
      <w:proofErr w:type="spellEnd"/>
      <w:r w:rsidRPr="00AF6020">
        <w:rPr>
          <w:color w:val="2D2D2D"/>
        </w:rPr>
        <w:t xml:space="preserve"> </w:t>
      </w:r>
      <w:proofErr w:type="spellStart"/>
      <w:r w:rsidRPr="00AF6020">
        <w:rPr>
          <w:color w:val="2D2D2D"/>
        </w:rPr>
        <w:t>dengan</w:t>
      </w:r>
      <w:proofErr w:type="spellEnd"/>
      <w:r w:rsidRPr="00AF6020">
        <w:rPr>
          <w:color w:val="2D2D2D"/>
        </w:rPr>
        <w:t xml:space="preserve"> </w:t>
      </w:r>
      <w:proofErr w:type="spellStart"/>
      <w:r w:rsidRPr="00AF6020">
        <w:rPr>
          <w:color w:val="2D2D2D"/>
        </w:rPr>
        <w:t>waktu</w:t>
      </w:r>
      <w:proofErr w:type="spellEnd"/>
      <w:r w:rsidRPr="00AF6020">
        <w:rPr>
          <w:color w:val="2D2D2D"/>
        </w:rPr>
        <w:t xml:space="preserve"> yang </w:t>
      </w:r>
      <w:proofErr w:type="spellStart"/>
      <w:r w:rsidRPr="00AF6020">
        <w:rPr>
          <w:color w:val="2D2D2D"/>
        </w:rPr>
        <w:t>telah</w:t>
      </w:r>
      <w:proofErr w:type="spellEnd"/>
      <w:r w:rsidRPr="00AF6020">
        <w:rPr>
          <w:color w:val="2D2D2D"/>
        </w:rPr>
        <w:t xml:space="preserve"> </w:t>
      </w:r>
      <w:proofErr w:type="spellStart"/>
      <w:r w:rsidRPr="00AF6020">
        <w:rPr>
          <w:color w:val="2D2D2D"/>
        </w:rPr>
        <w:t>disepakati</w:t>
      </w:r>
      <w:proofErr w:type="spellEnd"/>
      <w:r w:rsidRPr="00AF6020">
        <w:rPr>
          <w:color w:val="2D2D2D"/>
        </w:rPr>
        <w:t xml:space="preserve"> </w:t>
      </w:r>
      <w:proofErr w:type="spellStart"/>
      <w:r w:rsidRPr="00AF6020">
        <w:rPr>
          <w:color w:val="2D2D2D"/>
        </w:rPr>
        <w:t>bersama</w:t>
      </w:r>
      <w:proofErr w:type="spellEnd"/>
      <w:r w:rsidRPr="00AF6020">
        <w:rPr>
          <w:color w:val="2D2D2D"/>
        </w:rPr>
        <w:t>.</w:t>
      </w:r>
    </w:p>
    <w:p w14:paraId="18DB566F" w14:textId="77777777" w:rsidR="00AF6020" w:rsidRPr="00AF6020" w:rsidRDefault="00AF6020" w:rsidP="00AF6020">
      <w:pPr>
        <w:pStyle w:val="Heading3"/>
        <w:shd w:val="clear" w:color="auto" w:fill="FFFFFF"/>
        <w:spacing w:before="0"/>
        <w:jc w:val="both"/>
        <w:textAlignment w:val="baseline"/>
        <w:rPr>
          <w:rFonts w:ascii="Times New Roman" w:hAnsi="Times New Roman" w:cs="Times New Roman"/>
          <w:color w:val="2D2D2D"/>
        </w:rPr>
      </w:pPr>
      <w:r w:rsidRPr="00AF6020">
        <w:rPr>
          <w:rStyle w:val="ez-toc-section"/>
          <w:rFonts w:ascii="Times New Roman" w:hAnsi="Times New Roman" w:cs="Times New Roman"/>
          <w:color w:val="2D2D2D"/>
          <w:bdr w:val="none" w:sz="0" w:space="0" w:color="auto" w:frame="1"/>
        </w:rPr>
        <w:t>2. Pemrograman menjadi Lebih Terstruktur</w:t>
      </w:r>
    </w:p>
    <w:p w14:paraId="318FA9E8" w14:textId="77777777" w:rsidR="00AF6020" w:rsidRPr="00AF6020" w:rsidRDefault="00AF6020" w:rsidP="00AF6020">
      <w:pPr>
        <w:pStyle w:val="NormalWeb"/>
        <w:shd w:val="clear" w:color="auto" w:fill="FFFFFF"/>
        <w:spacing w:before="0" w:beforeAutospacing="0" w:after="0" w:afterAutospacing="0"/>
        <w:jc w:val="both"/>
        <w:textAlignment w:val="baseline"/>
        <w:rPr>
          <w:color w:val="2D2D2D"/>
        </w:rPr>
      </w:pPr>
      <w:proofErr w:type="spellStart"/>
      <w:r w:rsidRPr="00AF6020">
        <w:rPr>
          <w:color w:val="2D2D2D"/>
        </w:rPr>
        <w:t>Ketika</w:t>
      </w:r>
      <w:proofErr w:type="spellEnd"/>
      <w:r w:rsidRPr="00AF6020">
        <w:rPr>
          <w:color w:val="2D2D2D"/>
        </w:rPr>
        <w:t xml:space="preserve"> developer </w:t>
      </w:r>
      <w:proofErr w:type="spellStart"/>
      <w:r w:rsidRPr="00AF6020">
        <w:rPr>
          <w:color w:val="2D2D2D"/>
        </w:rPr>
        <w:t>menghadapi</w:t>
      </w:r>
      <w:proofErr w:type="spellEnd"/>
      <w:r w:rsidRPr="00AF6020">
        <w:rPr>
          <w:color w:val="2D2D2D"/>
        </w:rPr>
        <w:t xml:space="preserve"> </w:t>
      </w:r>
      <w:proofErr w:type="spellStart"/>
      <w:r w:rsidRPr="00AF6020">
        <w:rPr>
          <w:color w:val="2D2D2D"/>
        </w:rPr>
        <w:t>suatu</w:t>
      </w:r>
      <w:proofErr w:type="spellEnd"/>
      <w:r w:rsidRPr="00AF6020">
        <w:rPr>
          <w:color w:val="2D2D2D"/>
        </w:rPr>
        <w:t xml:space="preserve"> </w:t>
      </w:r>
      <w:proofErr w:type="spellStart"/>
      <w:r w:rsidRPr="00AF6020">
        <w:rPr>
          <w:color w:val="2D2D2D"/>
        </w:rPr>
        <w:t>proyek</w:t>
      </w:r>
      <w:proofErr w:type="spellEnd"/>
      <w:r w:rsidRPr="00AF6020">
        <w:rPr>
          <w:color w:val="2D2D2D"/>
        </w:rPr>
        <w:t xml:space="preserve"> </w:t>
      </w:r>
      <w:proofErr w:type="spellStart"/>
      <w:r w:rsidRPr="00AF6020">
        <w:rPr>
          <w:color w:val="2D2D2D"/>
        </w:rPr>
        <w:t>pengembangan</w:t>
      </w:r>
      <w:proofErr w:type="spellEnd"/>
      <w:r w:rsidRPr="00AF6020">
        <w:rPr>
          <w:color w:val="2D2D2D"/>
        </w:rPr>
        <w:t xml:space="preserve"> software yang </w:t>
      </w:r>
      <w:proofErr w:type="spellStart"/>
      <w:r w:rsidRPr="00AF6020">
        <w:rPr>
          <w:color w:val="2D2D2D"/>
        </w:rPr>
        <w:t>besar</w:t>
      </w:r>
      <w:proofErr w:type="spellEnd"/>
      <w:r w:rsidRPr="00AF6020">
        <w:rPr>
          <w:color w:val="2D2D2D"/>
        </w:rPr>
        <w:t xml:space="preserve">, </w:t>
      </w:r>
      <w:proofErr w:type="spellStart"/>
      <w:r w:rsidRPr="00AF6020">
        <w:rPr>
          <w:color w:val="2D2D2D"/>
        </w:rPr>
        <w:t>maka</w:t>
      </w:r>
      <w:proofErr w:type="spellEnd"/>
      <w:r w:rsidRPr="00AF6020">
        <w:rPr>
          <w:color w:val="2D2D2D"/>
        </w:rPr>
        <w:t xml:space="preserve"> </w:t>
      </w:r>
      <w:proofErr w:type="spellStart"/>
      <w:r w:rsidRPr="00AF6020">
        <w:rPr>
          <w:color w:val="2D2D2D"/>
        </w:rPr>
        <w:t>akan</w:t>
      </w:r>
      <w:proofErr w:type="spellEnd"/>
      <w:r w:rsidRPr="00AF6020">
        <w:rPr>
          <w:color w:val="2D2D2D"/>
        </w:rPr>
        <w:t xml:space="preserve"> </w:t>
      </w:r>
      <w:proofErr w:type="spellStart"/>
      <w:r w:rsidRPr="00AF6020">
        <w:rPr>
          <w:color w:val="2D2D2D"/>
        </w:rPr>
        <w:t>terdapat</w:t>
      </w:r>
      <w:proofErr w:type="spellEnd"/>
      <w:r w:rsidRPr="00AF6020">
        <w:rPr>
          <w:color w:val="2D2D2D"/>
        </w:rPr>
        <w:t xml:space="preserve"> </w:t>
      </w:r>
      <w:proofErr w:type="spellStart"/>
      <w:r w:rsidRPr="00AF6020">
        <w:rPr>
          <w:color w:val="2D2D2D"/>
        </w:rPr>
        <w:t>banyak</w:t>
      </w:r>
      <w:proofErr w:type="spellEnd"/>
      <w:r w:rsidRPr="00AF6020">
        <w:rPr>
          <w:color w:val="2D2D2D"/>
        </w:rPr>
        <w:t xml:space="preserve"> program yang </w:t>
      </w:r>
      <w:proofErr w:type="spellStart"/>
      <w:r w:rsidRPr="00AF6020">
        <w:rPr>
          <w:color w:val="2D2D2D"/>
        </w:rPr>
        <w:t>ditulis</w:t>
      </w:r>
      <w:proofErr w:type="spellEnd"/>
      <w:r w:rsidRPr="00AF6020">
        <w:rPr>
          <w:color w:val="2D2D2D"/>
        </w:rPr>
        <w:t xml:space="preserve"> </w:t>
      </w:r>
      <w:proofErr w:type="spellStart"/>
      <w:r w:rsidRPr="00AF6020">
        <w:rPr>
          <w:color w:val="2D2D2D"/>
        </w:rPr>
        <w:t>didalamnya</w:t>
      </w:r>
      <w:proofErr w:type="spellEnd"/>
      <w:r w:rsidRPr="00AF6020">
        <w:rPr>
          <w:color w:val="2D2D2D"/>
        </w:rPr>
        <w:t xml:space="preserve">. </w:t>
      </w:r>
      <w:proofErr w:type="spellStart"/>
      <w:r w:rsidRPr="00AF6020">
        <w:rPr>
          <w:color w:val="2D2D2D"/>
        </w:rPr>
        <w:t>Terkadang</w:t>
      </w:r>
      <w:proofErr w:type="spellEnd"/>
      <w:r w:rsidRPr="00AF6020">
        <w:rPr>
          <w:color w:val="2D2D2D"/>
        </w:rPr>
        <w:t xml:space="preserve">, </w:t>
      </w:r>
      <w:proofErr w:type="spellStart"/>
      <w:r w:rsidRPr="00AF6020">
        <w:rPr>
          <w:color w:val="2D2D2D"/>
        </w:rPr>
        <w:t>semakin</w:t>
      </w:r>
      <w:proofErr w:type="spellEnd"/>
      <w:r w:rsidRPr="00AF6020">
        <w:rPr>
          <w:color w:val="2D2D2D"/>
        </w:rPr>
        <w:t xml:space="preserve"> </w:t>
      </w:r>
      <w:proofErr w:type="spellStart"/>
      <w:r w:rsidRPr="00AF6020">
        <w:rPr>
          <w:color w:val="2D2D2D"/>
        </w:rPr>
        <w:t>banyaknya</w:t>
      </w:r>
      <w:proofErr w:type="spellEnd"/>
      <w:r w:rsidRPr="00AF6020">
        <w:rPr>
          <w:color w:val="2D2D2D"/>
        </w:rPr>
        <w:t xml:space="preserve"> program </w:t>
      </w:r>
      <w:proofErr w:type="spellStart"/>
      <w:r w:rsidRPr="00AF6020">
        <w:rPr>
          <w:color w:val="2D2D2D"/>
        </w:rPr>
        <w:t>akan</w:t>
      </w:r>
      <w:proofErr w:type="spellEnd"/>
      <w:r w:rsidRPr="00AF6020">
        <w:rPr>
          <w:color w:val="2D2D2D"/>
        </w:rPr>
        <w:t xml:space="preserve"> </w:t>
      </w:r>
      <w:proofErr w:type="spellStart"/>
      <w:r w:rsidRPr="00AF6020">
        <w:rPr>
          <w:color w:val="2D2D2D"/>
        </w:rPr>
        <w:t>menjadikan</w:t>
      </w:r>
      <w:proofErr w:type="spellEnd"/>
      <w:r w:rsidRPr="00AF6020">
        <w:rPr>
          <w:color w:val="2D2D2D"/>
        </w:rPr>
        <w:t xml:space="preserve"> proses </w:t>
      </w:r>
      <w:r w:rsidRPr="00AF6020">
        <w:rPr>
          <w:rStyle w:val="Emphasis"/>
          <w:color w:val="2D2D2D"/>
          <w:bdr w:val="none" w:sz="0" w:space="0" w:color="auto" w:frame="1"/>
        </w:rPr>
        <w:t>debugging</w:t>
      </w:r>
      <w:r w:rsidRPr="00AF6020">
        <w:rPr>
          <w:color w:val="2D2D2D"/>
        </w:rPr>
        <w:t> </w:t>
      </w:r>
      <w:proofErr w:type="spellStart"/>
      <w:r w:rsidRPr="00AF6020">
        <w:rPr>
          <w:color w:val="2D2D2D"/>
        </w:rPr>
        <w:t>semakin</w:t>
      </w:r>
      <w:proofErr w:type="spellEnd"/>
      <w:r w:rsidRPr="00AF6020">
        <w:rPr>
          <w:color w:val="2D2D2D"/>
        </w:rPr>
        <w:t xml:space="preserve"> </w:t>
      </w:r>
      <w:proofErr w:type="spellStart"/>
      <w:r w:rsidRPr="00AF6020">
        <w:rPr>
          <w:color w:val="2D2D2D"/>
        </w:rPr>
        <w:t>lambat</w:t>
      </w:r>
      <w:proofErr w:type="spellEnd"/>
      <w:r w:rsidRPr="00AF6020">
        <w:rPr>
          <w:color w:val="2D2D2D"/>
        </w:rPr>
        <w:t xml:space="preserve">. </w:t>
      </w:r>
      <w:proofErr w:type="spellStart"/>
      <w:r w:rsidRPr="00AF6020">
        <w:rPr>
          <w:color w:val="2D2D2D"/>
        </w:rPr>
        <w:t>Selain</w:t>
      </w:r>
      <w:proofErr w:type="spellEnd"/>
      <w:r w:rsidRPr="00AF6020">
        <w:rPr>
          <w:color w:val="2D2D2D"/>
        </w:rPr>
        <w:t xml:space="preserve"> </w:t>
      </w:r>
      <w:proofErr w:type="spellStart"/>
      <w:r w:rsidRPr="00AF6020">
        <w:rPr>
          <w:color w:val="2D2D2D"/>
        </w:rPr>
        <w:t>itu</w:t>
      </w:r>
      <w:proofErr w:type="spellEnd"/>
      <w:r w:rsidRPr="00AF6020">
        <w:rPr>
          <w:color w:val="2D2D2D"/>
        </w:rPr>
        <w:t xml:space="preserve">, </w:t>
      </w:r>
      <w:proofErr w:type="spellStart"/>
      <w:r w:rsidRPr="00AF6020">
        <w:rPr>
          <w:color w:val="2D2D2D"/>
        </w:rPr>
        <w:t>untuk</w:t>
      </w:r>
      <w:proofErr w:type="spellEnd"/>
      <w:r w:rsidRPr="00AF6020">
        <w:rPr>
          <w:color w:val="2D2D2D"/>
        </w:rPr>
        <w:t xml:space="preserve"> </w:t>
      </w:r>
      <w:proofErr w:type="spellStart"/>
      <w:r w:rsidRPr="00AF6020">
        <w:rPr>
          <w:color w:val="2D2D2D"/>
        </w:rPr>
        <w:t>mengecek</w:t>
      </w:r>
      <w:proofErr w:type="spellEnd"/>
      <w:r w:rsidRPr="00AF6020">
        <w:rPr>
          <w:color w:val="2D2D2D"/>
        </w:rPr>
        <w:t xml:space="preserve"> </w:t>
      </w:r>
      <w:proofErr w:type="spellStart"/>
      <w:r w:rsidRPr="00AF6020">
        <w:rPr>
          <w:color w:val="2D2D2D"/>
        </w:rPr>
        <w:t>kode</w:t>
      </w:r>
      <w:proofErr w:type="spellEnd"/>
      <w:r w:rsidRPr="00AF6020">
        <w:rPr>
          <w:color w:val="2D2D2D"/>
        </w:rPr>
        <w:t xml:space="preserve"> program yang </w:t>
      </w:r>
      <w:proofErr w:type="spellStart"/>
      <w:r w:rsidRPr="00AF6020">
        <w:rPr>
          <w:color w:val="2D2D2D"/>
        </w:rPr>
        <w:t>menjadi</w:t>
      </w:r>
      <w:proofErr w:type="spellEnd"/>
      <w:r w:rsidRPr="00AF6020">
        <w:rPr>
          <w:color w:val="2D2D2D"/>
        </w:rPr>
        <w:t xml:space="preserve"> </w:t>
      </w:r>
      <w:proofErr w:type="spellStart"/>
      <w:r w:rsidRPr="00AF6020">
        <w:rPr>
          <w:color w:val="2D2D2D"/>
        </w:rPr>
        <w:t>penyebab</w:t>
      </w:r>
      <w:proofErr w:type="spellEnd"/>
      <w:r w:rsidRPr="00AF6020">
        <w:rPr>
          <w:color w:val="2D2D2D"/>
        </w:rPr>
        <w:t xml:space="preserve"> </w:t>
      </w:r>
      <w:proofErr w:type="spellStart"/>
      <w:r w:rsidRPr="00AF6020">
        <w:rPr>
          <w:color w:val="2D2D2D"/>
        </w:rPr>
        <w:t>terjadinya</w:t>
      </w:r>
      <w:proofErr w:type="spellEnd"/>
      <w:r w:rsidRPr="00AF6020">
        <w:rPr>
          <w:color w:val="2D2D2D"/>
        </w:rPr>
        <w:t> </w:t>
      </w:r>
      <w:r w:rsidRPr="00AF6020">
        <w:rPr>
          <w:rStyle w:val="Emphasis"/>
          <w:color w:val="2D2D2D"/>
          <w:bdr w:val="none" w:sz="0" w:space="0" w:color="auto" w:frame="1"/>
        </w:rPr>
        <w:t>error </w:t>
      </w:r>
      <w:proofErr w:type="spellStart"/>
      <w:r w:rsidRPr="00AF6020">
        <w:rPr>
          <w:color w:val="2D2D2D"/>
        </w:rPr>
        <w:t>akan</w:t>
      </w:r>
      <w:proofErr w:type="spellEnd"/>
      <w:r w:rsidRPr="00AF6020">
        <w:rPr>
          <w:color w:val="2D2D2D"/>
        </w:rPr>
        <w:t xml:space="preserve"> </w:t>
      </w:r>
      <w:proofErr w:type="spellStart"/>
      <w:r w:rsidRPr="00AF6020">
        <w:rPr>
          <w:color w:val="2D2D2D"/>
        </w:rPr>
        <w:t>semakin</w:t>
      </w:r>
      <w:proofErr w:type="spellEnd"/>
      <w:r w:rsidRPr="00AF6020">
        <w:rPr>
          <w:color w:val="2D2D2D"/>
        </w:rPr>
        <w:t xml:space="preserve"> </w:t>
      </w:r>
      <w:proofErr w:type="spellStart"/>
      <w:r w:rsidRPr="00AF6020">
        <w:rPr>
          <w:color w:val="2D2D2D"/>
        </w:rPr>
        <w:t>sulit</w:t>
      </w:r>
      <w:proofErr w:type="spellEnd"/>
      <w:r w:rsidRPr="00AF6020">
        <w:rPr>
          <w:color w:val="2D2D2D"/>
        </w:rPr>
        <w:t xml:space="preserve"> </w:t>
      </w:r>
      <w:proofErr w:type="spellStart"/>
      <w:r w:rsidRPr="00AF6020">
        <w:rPr>
          <w:color w:val="2D2D2D"/>
        </w:rPr>
        <w:t>karena</w:t>
      </w:r>
      <w:proofErr w:type="spellEnd"/>
      <w:r w:rsidRPr="00AF6020">
        <w:rPr>
          <w:color w:val="2D2D2D"/>
        </w:rPr>
        <w:t xml:space="preserve"> program </w:t>
      </w:r>
      <w:proofErr w:type="spellStart"/>
      <w:r w:rsidRPr="00AF6020">
        <w:rPr>
          <w:color w:val="2D2D2D"/>
        </w:rPr>
        <w:t>tidak</w:t>
      </w:r>
      <w:proofErr w:type="spellEnd"/>
      <w:r w:rsidRPr="00AF6020">
        <w:rPr>
          <w:color w:val="2D2D2D"/>
        </w:rPr>
        <w:t xml:space="preserve"> </w:t>
      </w:r>
      <w:proofErr w:type="spellStart"/>
      <w:r w:rsidRPr="00AF6020">
        <w:rPr>
          <w:color w:val="2D2D2D"/>
        </w:rPr>
        <w:t>terstruktur</w:t>
      </w:r>
      <w:proofErr w:type="spellEnd"/>
      <w:r w:rsidRPr="00AF6020">
        <w:rPr>
          <w:color w:val="2D2D2D"/>
        </w:rPr>
        <w:t xml:space="preserve"> </w:t>
      </w:r>
      <w:proofErr w:type="spellStart"/>
      <w:r w:rsidRPr="00AF6020">
        <w:rPr>
          <w:color w:val="2D2D2D"/>
        </w:rPr>
        <w:t>dengan</w:t>
      </w:r>
      <w:proofErr w:type="spellEnd"/>
      <w:r w:rsidRPr="00AF6020">
        <w:rPr>
          <w:color w:val="2D2D2D"/>
        </w:rPr>
        <w:t xml:space="preserve"> </w:t>
      </w:r>
      <w:proofErr w:type="spellStart"/>
      <w:r w:rsidRPr="00AF6020">
        <w:rPr>
          <w:color w:val="2D2D2D"/>
        </w:rPr>
        <w:t>baik</w:t>
      </w:r>
      <w:proofErr w:type="spellEnd"/>
      <w:r w:rsidRPr="00AF6020">
        <w:rPr>
          <w:color w:val="2D2D2D"/>
        </w:rPr>
        <w:t>.</w:t>
      </w:r>
    </w:p>
    <w:p w14:paraId="6F75EAFE" w14:textId="3B087C27" w:rsidR="00AF6020" w:rsidRPr="00AF6020" w:rsidRDefault="00AF6020" w:rsidP="00AF6020">
      <w:pPr>
        <w:pStyle w:val="NormalWeb"/>
        <w:shd w:val="clear" w:color="auto" w:fill="FFFFFF"/>
        <w:spacing w:before="0" w:beforeAutospacing="0" w:after="300" w:afterAutospacing="0"/>
        <w:jc w:val="both"/>
        <w:textAlignment w:val="baseline"/>
        <w:rPr>
          <w:color w:val="2D2D2D"/>
        </w:rPr>
      </w:pPr>
      <w:r w:rsidRPr="00AF6020">
        <w:rPr>
          <w:noProof/>
          <w:color w:val="2D2D2D"/>
        </w:rPr>
        <w:lastRenderedPageBreak/>
        <w:drawing>
          <wp:inline distT="0" distB="0" distL="0" distR="0" wp14:anchorId="7DF928C8" wp14:editId="2A5FDF5B">
            <wp:extent cx="4206875" cy="2366645"/>
            <wp:effectExtent l="0" t="0" r="3175" b="0"/>
            <wp:docPr id="104" name="Picture 104" descr="fungsi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ungsi framework"/>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206875" cy="2366645"/>
                    </a:xfrm>
                    <a:prstGeom prst="rect">
                      <a:avLst/>
                    </a:prstGeom>
                    <a:noFill/>
                    <a:ln>
                      <a:noFill/>
                    </a:ln>
                  </pic:spPr>
                </pic:pic>
              </a:graphicData>
            </a:graphic>
          </wp:inline>
        </w:drawing>
      </w:r>
    </w:p>
    <w:p w14:paraId="19C4F794" w14:textId="77777777" w:rsidR="00AF6020" w:rsidRPr="00AF6020" w:rsidRDefault="00AF6020" w:rsidP="00AF6020">
      <w:pPr>
        <w:pStyle w:val="NormalWeb"/>
        <w:shd w:val="clear" w:color="auto" w:fill="FFFFFF"/>
        <w:spacing w:before="0" w:beforeAutospacing="0" w:after="0" w:afterAutospacing="0"/>
        <w:jc w:val="both"/>
        <w:textAlignment w:val="baseline"/>
        <w:rPr>
          <w:color w:val="2D2D2D"/>
        </w:rPr>
      </w:pPr>
      <w:r w:rsidRPr="00AF6020">
        <w:rPr>
          <w:color w:val="2D2D2D"/>
        </w:rPr>
        <w:t xml:space="preserve">Oleh </w:t>
      </w:r>
      <w:proofErr w:type="spellStart"/>
      <w:r w:rsidRPr="00AF6020">
        <w:rPr>
          <w:color w:val="2D2D2D"/>
        </w:rPr>
        <w:t>karena</w:t>
      </w:r>
      <w:proofErr w:type="spellEnd"/>
      <w:r w:rsidRPr="00AF6020">
        <w:rPr>
          <w:color w:val="2D2D2D"/>
        </w:rPr>
        <w:t xml:space="preserve"> </w:t>
      </w:r>
      <w:proofErr w:type="spellStart"/>
      <w:r w:rsidRPr="00AF6020">
        <w:rPr>
          <w:color w:val="2D2D2D"/>
        </w:rPr>
        <w:t>itu</w:t>
      </w:r>
      <w:proofErr w:type="spellEnd"/>
      <w:r w:rsidRPr="00AF6020">
        <w:rPr>
          <w:color w:val="2D2D2D"/>
        </w:rPr>
        <w:t xml:space="preserve">, </w:t>
      </w:r>
      <w:proofErr w:type="spellStart"/>
      <w:r w:rsidRPr="00AF6020">
        <w:rPr>
          <w:color w:val="2D2D2D"/>
        </w:rPr>
        <w:t>penggunaan</w:t>
      </w:r>
      <w:proofErr w:type="spellEnd"/>
      <w:r w:rsidRPr="00AF6020">
        <w:rPr>
          <w:color w:val="2D2D2D"/>
        </w:rPr>
        <w:t xml:space="preserve"> framework </w:t>
      </w:r>
      <w:proofErr w:type="spellStart"/>
      <w:r w:rsidRPr="00AF6020">
        <w:rPr>
          <w:color w:val="2D2D2D"/>
        </w:rPr>
        <w:t>dapat</w:t>
      </w:r>
      <w:proofErr w:type="spellEnd"/>
      <w:r w:rsidRPr="00AF6020">
        <w:rPr>
          <w:color w:val="2D2D2D"/>
        </w:rPr>
        <w:t xml:space="preserve"> </w:t>
      </w:r>
      <w:proofErr w:type="spellStart"/>
      <w:r w:rsidRPr="00AF6020">
        <w:rPr>
          <w:color w:val="2D2D2D"/>
        </w:rPr>
        <w:t>menjadikan</w:t>
      </w:r>
      <w:proofErr w:type="spellEnd"/>
      <w:r w:rsidRPr="00AF6020">
        <w:rPr>
          <w:color w:val="2D2D2D"/>
        </w:rPr>
        <w:t xml:space="preserve"> </w:t>
      </w:r>
      <w:proofErr w:type="spellStart"/>
      <w:r w:rsidRPr="00AF6020">
        <w:rPr>
          <w:color w:val="2D2D2D"/>
        </w:rPr>
        <w:t>pemrograman</w:t>
      </w:r>
      <w:proofErr w:type="spellEnd"/>
      <w:r w:rsidRPr="00AF6020">
        <w:rPr>
          <w:color w:val="2D2D2D"/>
        </w:rPr>
        <w:t xml:space="preserve"> </w:t>
      </w:r>
      <w:proofErr w:type="spellStart"/>
      <w:r w:rsidRPr="00AF6020">
        <w:rPr>
          <w:color w:val="2D2D2D"/>
        </w:rPr>
        <w:t>menjadi</w:t>
      </w:r>
      <w:proofErr w:type="spellEnd"/>
      <w:r w:rsidRPr="00AF6020">
        <w:rPr>
          <w:color w:val="2D2D2D"/>
        </w:rPr>
        <w:t xml:space="preserve"> </w:t>
      </w:r>
      <w:proofErr w:type="spellStart"/>
      <w:r w:rsidRPr="00AF6020">
        <w:rPr>
          <w:color w:val="2D2D2D"/>
        </w:rPr>
        <w:t>lebih</w:t>
      </w:r>
      <w:proofErr w:type="spellEnd"/>
      <w:r w:rsidRPr="00AF6020">
        <w:rPr>
          <w:color w:val="2D2D2D"/>
        </w:rPr>
        <w:t xml:space="preserve"> </w:t>
      </w:r>
      <w:proofErr w:type="spellStart"/>
      <w:r w:rsidRPr="00AF6020">
        <w:rPr>
          <w:color w:val="2D2D2D"/>
        </w:rPr>
        <w:t>terstruktur</w:t>
      </w:r>
      <w:proofErr w:type="spellEnd"/>
      <w:r w:rsidRPr="00AF6020">
        <w:rPr>
          <w:color w:val="2D2D2D"/>
        </w:rPr>
        <w:t xml:space="preserve"> </w:t>
      </w:r>
      <w:proofErr w:type="spellStart"/>
      <w:r w:rsidRPr="00AF6020">
        <w:rPr>
          <w:color w:val="2D2D2D"/>
        </w:rPr>
        <w:t>sehingga</w:t>
      </w:r>
      <w:proofErr w:type="spellEnd"/>
      <w:r w:rsidRPr="00AF6020">
        <w:rPr>
          <w:color w:val="2D2D2D"/>
        </w:rPr>
        <w:t xml:space="preserve"> Anda </w:t>
      </w:r>
      <w:proofErr w:type="spellStart"/>
      <w:r w:rsidRPr="00AF6020">
        <w:rPr>
          <w:color w:val="2D2D2D"/>
        </w:rPr>
        <w:t>dapat</w:t>
      </w:r>
      <w:proofErr w:type="spellEnd"/>
      <w:r w:rsidRPr="00AF6020">
        <w:rPr>
          <w:color w:val="2D2D2D"/>
        </w:rPr>
        <w:t xml:space="preserve"> </w:t>
      </w:r>
      <w:proofErr w:type="spellStart"/>
      <w:r w:rsidRPr="00AF6020">
        <w:rPr>
          <w:color w:val="2D2D2D"/>
        </w:rPr>
        <w:t>dengan</w:t>
      </w:r>
      <w:proofErr w:type="spellEnd"/>
      <w:r w:rsidRPr="00AF6020">
        <w:rPr>
          <w:color w:val="2D2D2D"/>
        </w:rPr>
        <w:t xml:space="preserve"> </w:t>
      </w:r>
      <w:proofErr w:type="spellStart"/>
      <w:r w:rsidRPr="00AF6020">
        <w:rPr>
          <w:color w:val="2D2D2D"/>
        </w:rPr>
        <w:t>mudah</w:t>
      </w:r>
      <w:proofErr w:type="spellEnd"/>
      <w:r w:rsidRPr="00AF6020">
        <w:rPr>
          <w:color w:val="2D2D2D"/>
        </w:rPr>
        <w:t xml:space="preserve"> </w:t>
      </w:r>
      <w:proofErr w:type="spellStart"/>
      <w:r w:rsidRPr="00AF6020">
        <w:rPr>
          <w:color w:val="2D2D2D"/>
        </w:rPr>
        <w:t>menemukan</w:t>
      </w:r>
      <w:proofErr w:type="spellEnd"/>
      <w:r w:rsidRPr="00AF6020">
        <w:rPr>
          <w:color w:val="2D2D2D"/>
        </w:rPr>
        <w:t xml:space="preserve"> </w:t>
      </w:r>
      <w:proofErr w:type="spellStart"/>
      <w:r w:rsidRPr="00AF6020">
        <w:rPr>
          <w:color w:val="2D2D2D"/>
        </w:rPr>
        <w:t>bagian-bagian</w:t>
      </w:r>
      <w:proofErr w:type="spellEnd"/>
      <w:r w:rsidRPr="00AF6020">
        <w:rPr>
          <w:color w:val="2D2D2D"/>
        </w:rPr>
        <w:t xml:space="preserve"> </w:t>
      </w:r>
      <w:proofErr w:type="spellStart"/>
      <w:r w:rsidRPr="00AF6020">
        <w:rPr>
          <w:color w:val="2D2D2D"/>
        </w:rPr>
        <w:t>dari</w:t>
      </w:r>
      <w:proofErr w:type="spellEnd"/>
      <w:r w:rsidRPr="00AF6020">
        <w:rPr>
          <w:color w:val="2D2D2D"/>
        </w:rPr>
        <w:t xml:space="preserve"> </w:t>
      </w:r>
      <w:proofErr w:type="spellStart"/>
      <w:r w:rsidRPr="00AF6020">
        <w:rPr>
          <w:color w:val="2D2D2D"/>
        </w:rPr>
        <w:t>kode</w:t>
      </w:r>
      <w:proofErr w:type="spellEnd"/>
      <w:r w:rsidRPr="00AF6020">
        <w:rPr>
          <w:color w:val="2D2D2D"/>
        </w:rPr>
        <w:t xml:space="preserve"> yang </w:t>
      </w:r>
      <w:proofErr w:type="spellStart"/>
      <w:r w:rsidRPr="00AF6020">
        <w:rPr>
          <w:color w:val="2D2D2D"/>
        </w:rPr>
        <w:t>perlu</w:t>
      </w:r>
      <w:proofErr w:type="spellEnd"/>
      <w:r w:rsidRPr="00AF6020">
        <w:rPr>
          <w:color w:val="2D2D2D"/>
        </w:rPr>
        <w:t xml:space="preserve"> </w:t>
      </w:r>
      <w:proofErr w:type="spellStart"/>
      <w:r w:rsidRPr="00AF6020">
        <w:rPr>
          <w:color w:val="2D2D2D"/>
        </w:rPr>
        <w:t>diperbaiki</w:t>
      </w:r>
      <w:proofErr w:type="spellEnd"/>
      <w:r w:rsidRPr="00AF6020">
        <w:rPr>
          <w:color w:val="2D2D2D"/>
        </w:rPr>
        <w:t xml:space="preserve">. </w:t>
      </w:r>
      <w:proofErr w:type="spellStart"/>
      <w:r w:rsidRPr="00AF6020">
        <w:rPr>
          <w:color w:val="2D2D2D"/>
        </w:rPr>
        <w:t>Apalagi</w:t>
      </w:r>
      <w:proofErr w:type="spellEnd"/>
      <w:r w:rsidRPr="00AF6020">
        <w:rPr>
          <w:color w:val="2D2D2D"/>
        </w:rPr>
        <w:t xml:space="preserve">, </w:t>
      </w:r>
      <w:proofErr w:type="spellStart"/>
      <w:r w:rsidRPr="00AF6020">
        <w:rPr>
          <w:color w:val="2D2D2D"/>
        </w:rPr>
        <w:t>ada</w:t>
      </w:r>
      <w:proofErr w:type="spellEnd"/>
      <w:r w:rsidRPr="00AF6020">
        <w:rPr>
          <w:color w:val="2D2D2D"/>
        </w:rPr>
        <w:t xml:space="preserve"> framework yang </w:t>
      </w:r>
      <w:proofErr w:type="spellStart"/>
      <w:r w:rsidRPr="00AF6020">
        <w:rPr>
          <w:color w:val="2D2D2D"/>
        </w:rPr>
        <w:t>menerapkan</w:t>
      </w:r>
      <w:proofErr w:type="spellEnd"/>
      <w:r w:rsidRPr="00AF6020">
        <w:rPr>
          <w:color w:val="2D2D2D"/>
        </w:rPr>
        <w:t xml:space="preserve"> </w:t>
      </w:r>
      <w:proofErr w:type="spellStart"/>
      <w:r w:rsidRPr="00AF6020">
        <w:rPr>
          <w:color w:val="2D2D2D"/>
        </w:rPr>
        <w:t>konsep</w:t>
      </w:r>
      <w:proofErr w:type="spellEnd"/>
      <w:r w:rsidRPr="00AF6020">
        <w:rPr>
          <w:color w:val="2D2D2D"/>
        </w:rPr>
        <w:t> </w:t>
      </w:r>
      <w:hyperlink r:id="rId242" w:tgtFrame="_blank" w:history="1">
        <w:r w:rsidRPr="00AF6020">
          <w:rPr>
            <w:rStyle w:val="Hyperlink"/>
            <w:color w:val="0274BE"/>
            <w:bdr w:val="none" w:sz="0" w:space="0" w:color="auto" w:frame="1"/>
          </w:rPr>
          <w:t>MVC (Model View Control)</w:t>
        </w:r>
      </w:hyperlink>
      <w:r w:rsidRPr="00AF6020">
        <w:rPr>
          <w:color w:val="2D2D2D"/>
        </w:rPr>
        <w:t xml:space="preserve"> yang </w:t>
      </w:r>
      <w:proofErr w:type="spellStart"/>
      <w:r w:rsidRPr="00AF6020">
        <w:rPr>
          <w:color w:val="2D2D2D"/>
        </w:rPr>
        <w:t>memudahkan</w:t>
      </w:r>
      <w:proofErr w:type="spellEnd"/>
      <w:r w:rsidRPr="00AF6020">
        <w:rPr>
          <w:color w:val="2D2D2D"/>
        </w:rPr>
        <w:t xml:space="preserve"> developer </w:t>
      </w:r>
      <w:proofErr w:type="spellStart"/>
      <w:r w:rsidRPr="00AF6020">
        <w:rPr>
          <w:color w:val="2D2D2D"/>
        </w:rPr>
        <w:t>untuk</w:t>
      </w:r>
      <w:proofErr w:type="spellEnd"/>
      <w:r w:rsidRPr="00AF6020">
        <w:rPr>
          <w:color w:val="2D2D2D"/>
        </w:rPr>
        <w:t xml:space="preserve"> </w:t>
      </w:r>
      <w:proofErr w:type="spellStart"/>
      <w:r w:rsidRPr="00AF6020">
        <w:rPr>
          <w:color w:val="2D2D2D"/>
        </w:rPr>
        <w:t>memisahkan</w:t>
      </w:r>
      <w:proofErr w:type="spellEnd"/>
      <w:r w:rsidRPr="00AF6020">
        <w:rPr>
          <w:color w:val="2D2D2D"/>
        </w:rPr>
        <w:t xml:space="preserve"> dan </w:t>
      </w:r>
      <w:proofErr w:type="spellStart"/>
      <w:r w:rsidRPr="00AF6020">
        <w:rPr>
          <w:color w:val="2D2D2D"/>
        </w:rPr>
        <w:t>menyusun</w:t>
      </w:r>
      <w:proofErr w:type="spellEnd"/>
      <w:r w:rsidRPr="00AF6020">
        <w:rPr>
          <w:color w:val="2D2D2D"/>
        </w:rPr>
        <w:t xml:space="preserve"> program </w:t>
      </w:r>
      <w:proofErr w:type="spellStart"/>
      <w:r w:rsidRPr="00AF6020">
        <w:rPr>
          <w:color w:val="2D2D2D"/>
        </w:rPr>
        <w:t>berdasarkan</w:t>
      </w:r>
      <w:proofErr w:type="spellEnd"/>
      <w:r w:rsidRPr="00AF6020">
        <w:rPr>
          <w:color w:val="2D2D2D"/>
        </w:rPr>
        <w:t xml:space="preserve"> </w:t>
      </w:r>
      <w:proofErr w:type="spellStart"/>
      <w:r w:rsidRPr="00AF6020">
        <w:rPr>
          <w:color w:val="2D2D2D"/>
        </w:rPr>
        <w:t>bagiannya</w:t>
      </w:r>
      <w:proofErr w:type="spellEnd"/>
      <w:r w:rsidRPr="00AF6020">
        <w:rPr>
          <w:color w:val="2D2D2D"/>
        </w:rPr>
        <w:t xml:space="preserve">, </w:t>
      </w:r>
      <w:proofErr w:type="spellStart"/>
      <w:r w:rsidRPr="00AF6020">
        <w:rPr>
          <w:color w:val="2D2D2D"/>
        </w:rPr>
        <w:t>yaitu</w:t>
      </w:r>
      <w:proofErr w:type="spellEnd"/>
      <w:r w:rsidRPr="00AF6020">
        <w:rPr>
          <w:color w:val="2D2D2D"/>
        </w:rPr>
        <w:t xml:space="preserve"> Model, View </w:t>
      </w:r>
      <w:proofErr w:type="spellStart"/>
      <w:r w:rsidRPr="00AF6020">
        <w:rPr>
          <w:color w:val="2D2D2D"/>
        </w:rPr>
        <w:t>ataupun</w:t>
      </w:r>
      <w:proofErr w:type="spellEnd"/>
      <w:r w:rsidRPr="00AF6020">
        <w:rPr>
          <w:color w:val="2D2D2D"/>
        </w:rPr>
        <w:t xml:space="preserve"> Control.</w:t>
      </w:r>
    </w:p>
    <w:p w14:paraId="345AB26C" w14:textId="77777777" w:rsidR="00AF6020" w:rsidRPr="00AF6020" w:rsidRDefault="00AF6020" w:rsidP="00AF6020">
      <w:pPr>
        <w:pStyle w:val="Heading3"/>
        <w:shd w:val="clear" w:color="auto" w:fill="FFFFFF"/>
        <w:spacing w:before="0"/>
        <w:jc w:val="both"/>
        <w:textAlignment w:val="baseline"/>
        <w:rPr>
          <w:rFonts w:ascii="Times New Roman" w:hAnsi="Times New Roman" w:cs="Times New Roman"/>
          <w:color w:val="2D2D2D"/>
        </w:rPr>
      </w:pPr>
      <w:r w:rsidRPr="00AF6020">
        <w:rPr>
          <w:rStyle w:val="ez-toc-section"/>
          <w:rFonts w:ascii="Times New Roman" w:hAnsi="Times New Roman" w:cs="Times New Roman"/>
          <w:color w:val="2D2D2D"/>
          <w:bdr w:val="none" w:sz="0" w:space="0" w:color="auto" w:frame="1"/>
        </w:rPr>
        <w:t>3. Pengulangan Kode</w:t>
      </w:r>
    </w:p>
    <w:p w14:paraId="167BA1EB" w14:textId="77777777" w:rsidR="00AF6020" w:rsidRPr="00AF6020" w:rsidRDefault="00AF6020" w:rsidP="00AF6020">
      <w:pPr>
        <w:pStyle w:val="NormalWeb"/>
        <w:shd w:val="clear" w:color="auto" w:fill="FFFFFF"/>
        <w:spacing w:before="0" w:beforeAutospacing="0" w:after="300" w:afterAutospacing="0"/>
        <w:jc w:val="both"/>
        <w:textAlignment w:val="baseline"/>
        <w:rPr>
          <w:color w:val="2D2D2D"/>
        </w:rPr>
      </w:pPr>
      <w:proofErr w:type="spellStart"/>
      <w:r w:rsidRPr="00AF6020">
        <w:rPr>
          <w:color w:val="2D2D2D"/>
        </w:rPr>
        <w:t>Seperti</w:t>
      </w:r>
      <w:proofErr w:type="spellEnd"/>
      <w:r w:rsidRPr="00AF6020">
        <w:rPr>
          <w:color w:val="2D2D2D"/>
        </w:rPr>
        <w:t xml:space="preserve"> yang </w:t>
      </w:r>
      <w:proofErr w:type="spellStart"/>
      <w:r w:rsidRPr="00AF6020">
        <w:rPr>
          <w:color w:val="2D2D2D"/>
        </w:rPr>
        <w:t>sudah</w:t>
      </w:r>
      <w:proofErr w:type="spellEnd"/>
      <w:r w:rsidRPr="00AF6020">
        <w:rPr>
          <w:color w:val="2D2D2D"/>
        </w:rPr>
        <w:t xml:space="preserve"> </w:t>
      </w:r>
      <w:proofErr w:type="spellStart"/>
      <w:r w:rsidRPr="00AF6020">
        <w:rPr>
          <w:color w:val="2D2D2D"/>
        </w:rPr>
        <w:t>disinggung</w:t>
      </w:r>
      <w:proofErr w:type="spellEnd"/>
      <w:r w:rsidRPr="00AF6020">
        <w:rPr>
          <w:color w:val="2D2D2D"/>
        </w:rPr>
        <w:t xml:space="preserve"> pada </w:t>
      </w:r>
      <w:proofErr w:type="spellStart"/>
      <w:r w:rsidRPr="00AF6020">
        <w:rPr>
          <w:color w:val="2D2D2D"/>
        </w:rPr>
        <w:t>poin</w:t>
      </w:r>
      <w:proofErr w:type="spellEnd"/>
      <w:r w:rsidRPr="00AF6020">
        <w:rPr>
          <w:color w:val="2D2D2D"/>
        </w:rPr>
        <w:t xml:space="preserve"> </w:t>
      </w:r>
      <w:proofErr w:type="spellStart"/>
      <w:r w:rsidRPr="00AF6020">
        <w:rPr>
          <w:color w:val="2D2D2D"/>
        </w:rPr>
        <w:t>pertama</w:t>
      </w:r>
      <w:proofErr w:type="spellEnd"/>
      <w:r w:rsidRPr="00AF6020">
        <w:rPr>
          <w:color w:val="2D2D2D"/>
        </w:rPr>
        <w:t xml:space="preserve"> </w:t>
      </w:r>
      <w:proofErr w:type="spellStart"/>
      <w:r w:rsidRPr="00AF6020">
        <w:rPr>
          <w:color w:val="2D2D2D"/>
        </w:rPr>
        <w:t>bahwa</w:t>
      </w:r>
      <w:proofErr w:type="spellEnd"/>
      <w:r w:rsidRPr="00AF6020">
        <w:rPr>
          <w:color w:val="2D2D2D"/>
        </w:rPr>
        <w:t xml:space="preserve"> </w:t>
      </w:r>
      <w:proofErr w:type="spellStart"/>
      <w:r w:rsidRPr="00AF6020">
        <w:rPr>
          <w:color w:val="2D2D2D"/>
        </w:rPr>
        <w:t>pembuatan</w:t>
      </w:r>
      <w:proofErr w:type="spellEnd"/>
      <w:r w:rsidRPr="00AF6020">
        <w:rPr>
          <w:color w:val="2D2D2D"/>
        </w:rPr>
        <w:t xml:space="preserve"> software </w:t>
      </w:r>
      <w:proofErr w:type="spellStart"/>
      <w:r w:rsidRPr="00AF6020">
        <w:rPr>
          <w:color w:val="2D2D2D"/>
        </w:rPr>
        <w:t>membutuhkan</w:t>
      </w:r>
      <w:proofErr w:type="spellEnd"/>
      <w:r w:rsidRPr="00AF6020">
        <w:rPr>
          <w:color w:val="2D2D2D"/>
        </w:rPr>
        <w:t xml:space="preserve"> </w:t>
      </w:r>
      <w:proofErr w:type="spellStart"/>
      <w:r w:rsidRPr="00AF6020">
        <w:rPr>
          <w:color w:val="2D2D2D"/>
        </w:rPr>
        <w:t>waktu</w:t>
      </w:r>
      <w:proofErr w:type="spellEnd"/>
      <w:r w:rsidRPr="00AF6020">
        <w:rPr>
          <w:color w:val="2D2D2D"/>
        </w:rPr>
        <w:t xml:space="preserve"> yang lama, </w:t>
      </w:r>
      <w:proofErr w:type="spellStart"/>
      <w:r w:rsidRPr="00AF6020">
        <w:rPr>
          <w:color w:val="2D2D2D"/>
        </w:rPr>
        <w:t>apalagi</w:t>
      </w:r>
      <w:proofErr w:type="spellEnd"/>
      <w:r w:rsidRPr="00AF6020">
        <w:rPr>
          <w:color w:val="2D2D2D"/>
        </w:rPr>
        <w:t xml:space="preserve"> Anda </w:t>
      </w:r>
      <w:proofErr w:type="spellStart"/>
      <w:r w:rsidRPr="00AF6020">
        <w:rPr>
          <w:color w:val="2D2D2D"/>
        </w:rPr>
        <w:t>berperan</w:t>
      </w:r>
      <w:proofErr w:type="spellEnd"/>
      <w:r w:rsidRPr="00AF6020">
        <w:rPr>
          <w:color w:val="2D2D2D"/>
        </w:rPr>
        <w:t xml:space="preserve"> </w:t>
      </w:r>
      <w:proofErr w:type="spellStart"/>
      <w:r w:rsidRPr="00AF6020">
        <w:rPr>
          <w:color w:val="2D2D2D"/>
        </w:rPr>
        <w:t>sebagai</w:t>
      </w:r>
      <w:proofErr w:type="spellEnd"/>
      <w:r w:rsidRPr="00AF6020">
        <w:rPr>
          <w:color w:val="2D2D2D"/>
        </w:rPr>
        <w:t xml:space="preserve"> programmer </w:t>
      </w:r>
      <w:proofErr w:type="spellStart"/>
      <w:r w:rsidRPr="00AF6020">
        <w:rPr>
          <w:color w:val="2D2D2D"/>
        </w:rPr>
        <w:t>tunggal</w:t>
      </w:r>
      <w:proofErr w:type="spellEnd"/>
      <w:r w:rsidRPr="00AF6020">
        <w:rPr>
          <w:color w:val="2D2D2D"/>
        </w:rPr>
        <w:t xml:space="preserve">. </w:t>
      </w:r>
      <w:proofErr w:type="spellStart"/>
      <w:r w:rsidRPr="00AF6020">
        <w:rPr>
          <w:color w:val="2D2D2D"/>
        </w:rPr>
        <w:t>Maka</w:t>
      </w:r>
      <w:proofErr w:type="spellEnd"/>
      <w:r w:rsidRPr="00AF6020">
        <w:rPr>
          <w:color w:val="2D2D2D"/>
        </w:rPr>
        <w:t xml:space="preserve"> Anda </w:t>
      </w:r>
      <w:proofErr w:type="spellStart"/>
      <w:r w:rsidRPr="00AF6020">
        <w:rPr>
          <w:color w:val="2D2D2D"/>
        </w:rPr>
        <w:t>dapat</w:t>
      </w:r>
      <w:proofErr w:type="spellEnd"/>
      <w:r w:rsidRPr="00AF6020">
        <w:rPr>
          <w:color w:val="2D2D2D"/>
        </w:rPr>
        <w:t xml:space="preserve"> </w:t>
      </w:r>
      <w:proofErr w:type="spellStart"/>
      <w:r w:rsidRPr="00AF6020">
        <w:rPr>
          <w:color w:val="2D2D2D"/>
        </w:rPr>
        <w:t>menggunakan</w:t>
      </w:r>
      <w:proofErr w:type="spellEnd"/>
      <w:r w:rsidRPr="00AF6020">
        <w:rPr>
          <w:color w:val="2D2D2D"/>
        </w:rPr>
        <w:t xml:space="preserve"> framework </w:t>
      </w:r>
      <w:proofErr w:type="spellStart"/>
      <w:r w:rsidRPr="00AF6020">
        <w:rPr>
          <w:color w:val="2D2D2D"/>
        </w:rPr>
        <w:t>untuk</w:t>
      </w:r>
      <w:proofErr w:type="spellEnd"/>
      <w:r w:rsidRPr="00AF6020">
        <w:rPr>
          <w:color w:val="2D2D2D"/>
        </w:rPr>
        <w:t xml:space="preserve"> </w:t>
      </w:r>
      <w:proofErr w:type="spellStart"/>
      <w:r w:rsidRPr="00AF6020">
        <w:rPr>
          <w:color w:val="2D2D2D"/>
        </w:rPr>
        <w:t>mengurangi</w:t>
      </w:r>
      <w:proofErr w:type="spellEnd"/>
      <w:r w:rsidRPr="00AF6020">
        <w:rPr>
          <w:color w:val="2D2D2D"/>
        </w:rPr>
        <w:t xml:space="preserve"> </w:t>
      </w:r>
      <w:proofErr w:type="spellStart"/>
      <w:r w:rsidRPr="00AF6020">
        <w:rPr>
          <w:color w:val="2D2D2D"/>
        </w:rPr>
        <w:t>beban</w:t>
      </w:r>
      <w:proofErr w:type="spellEnd"/>
      <w:r w:rsidRPr="00AF6020">
        <w:rPr>
          <w:color w:val="2D2D2D"/>
        </w:rPr>
        <w:t xml:space="preserve"> </w:t>
      </w:r>
      <w:proofErr w:type="spellStart"/>
      <w:r w:rsidRPr="00AF6020">
        <w:rPr>
          <w:color w:val="2D2D2D"/>
        </w:rPr>
        <w:t>tersebut</w:t>
      </w:r>
      <w:proofErr w:type="spellEnd"/>
      <w:r w:rsidRPr="00AF6020">
        <w:rPr>
          <w:color w:val="2D2D2D"/>
        </w:rPr>
        <w:t>.</w:t>
      </w:r>
    </w:p>
    <w:p w14:paraId="1FFF6F31" w14:textId="77777777" w:rsidR="00AF6020" w:rsidRPr="00AF6020" w:rsidRDefault="00AF6020" w:rsidP="00AF6020">
      <w:pPr>
        <w:pStyle w:val="NormalWeb"/>
        <w:shd w:val="clear" w:color="auto" w:fill="FFFFFF"/>
        <w:spacing w:before="0" w:beforeAutospacing="0" w:after="300" w:afterAutospacing="0"/>
        <w:jc w:val="both"/>
        <w:textAlignment w:val="baseline"/>
        <w:rPr>
          <w:color w:val="2D2D2D"/>
        </w:rPr>
      </w:pPr>
      <w:proofErr w:type="spellStart"/>
      <w:r w:rsidRPr="00AF6020">
        <w:rPr>
          <w:color w:val="2D2D2D"/>
        </w:rPr>
        <w:t>Sebab</w:t>
      </w:r>
      <w:proofErr w:type="spellEnd"/>
      <w:r w:rsidRPr="00AF6020">
        <w:rPr>
          <w:color w:val="2D2D2D"/>
        </w:rPr>
        <w:t xml:space="preserve">, framework </w:t>
      </w:r>
      <w:proofErr w:type="spellStart"/>
      <w:r w:rsidRPr="00AF6020">
        <w:rPr>
          <w:color w:val="2D2D2D"/>
        </w:rPr>
        <w:t>sudah</w:t>
      </w:r>
      <w:proofErr w:type="spellEnd"/>
      <w:r w:rsidRPr="00AF6020">
        <w:rPr>
          <w:color w:val="2D2D2D"/>
        </w:rPr>
        <w:t xml:space="preserve"> </w:t>
      </w:r>
      <w:proofErr w:type="spellStart"/>
      <w:r w:rsidRPr="00AF6020">
        <w:rPr>
          <w:color w:val="2D2D2D"/>
        </w:rPr>
        <w:t>menanamkan</w:t>
      </w:r>
      <w:proofErr w:type="spellEnd"/>
      <w:r w:rsidRPr="00AF6020">
        <w:rPr>
          <w:color w:val="2D2D2D"/>
        </w:rPr>
        <w:t xml:space="preserve"> </w:t>
      </w:r>
      <w:proofErr w:type="spellStart"/>
      <w:r w:rsidRPr="00AF6020">
        <w:rPr>
          <w:color w:val="2D2D2D"/>
        </w:rPr>
        <w:t>berbagai</w:t>
      </w:r>
      <w:proofErr w:type="spellEnd"/>
      <w:r w:rsidRPr="00AF6020">
        <w:rPr>
          <w:color w:val="2D2D2D"/>
        </w:rPr>
        <w:t xml:space="preserve"> </w:t>
      </w:r>
      <w:proofErr w:type="spellStart"/>
      <w:r w:rsidRPr="00AF6020">
        <w:rPr>
          <w:color w:val="2D2D2D"/>
        </w:rPr>
        <w:t>fungsi-fungsi</w:t>
      </w:r>
      <w:proofErr w:type="spellEnd"/>
      <w:r w:rsidRPr="00AF6020">
        <w:rPr>
          <w:color w:val="2D2D2D"/>
        </w:rPr>
        <w:t xml:space="preserve"> </w:t>
      </w:r>
      <w:proofErr w:type="spellStart"/>
      <w:r w:rsidRPr="00AF6020">
        <w:rPr>
          <w:color w:val="2D2D2D"/>
        </w:rPr>
        <w:t>umum</w:t>
      </w:r>
      <w:proofErr w:type="spellEnd"/>
      <w:r w:rsidRPr="00AF6020">
        <w:rPr>
          <w:color w:val="2D2D2D"/>
        </w:rPr>
        <w:t xml:space="preserve"> yang </w:t>
      </w:r>
      <w:proofErr w:type="spellStart"/>
      <w:r w:rsidRPr="00AF6020">
        <w:rPr>
          <w:color w:val="2D2D2D"/>
        </w:rPr>
        <w:t>bisa</w:t>
      </w:r>
      <w:proofErr w:type="spellEnd"/>
      <w:r w:rsidRPr="00AF6020">
        <w:rPr>
          <w:color w:val="2D2D2D"/>
        </w:rPr>
        <w:t xml:space="preserve"> Anda </w:t>
      </w:r>
      <w:proofErr w:type="spellStart"/>
      <w:r w:rsidRPr="00AF6020">
        <w:rPr>
          <w:color w:val="2D2D2D"/>
        </w:rPr>
        <w:t>gunakan</w:t>
      </w:r>
      <w:proofErr w:type="spellEnd"/>
      <w:r w:rsidRPr="00AF6020">
        <w:rPr>
          <w:color w:val="2D2D2D"/>
        </w:rPr>
        <w:t xml:space="preserve"> </w:t>
      </w:r>
      <w:proofErr w:type="spellStart"/>
      <w:r w:rsidRPr="00AF6020">
        <w:rPr>
          <w:color w:val="2D2D2D"/>
        </w:rPr>
        <w:t>tanpa</w:t>
      </w:r>
      <w:proofErr w:type="spellEnd"/>
      <w:r w:rsidRPr="00AF6020">
        <w:rPr>
          <w:color w:val="2D2D2D"/>
        </w:rPr>
        <w:t xml:space="preserve"> </w:t>
      </w:r>
      <w:proofErr w:type="spellStart"/>
      <w:r w:rsidRPr="00AF6020">
        <w:rPr>
          <w:color w:val="2D2D2D"/>
        </w:rPr>
        <w:t>harus</w:t>
      </w:r>
      <w:proofErr w:type="spellEnd"/>
      <w:r w:rsidRPr="00AF6020">
        <w:rPr>
          <w:color w:val="2D2D2D"/>
        </w:rPr>
        <w:t xml:space="preserve"> </w:t>
      </w:r>
      <w:proofErr w:type="spellStart"/>
      <w:r w:rsidRPr="00AF6020">
        <w:rPr>
          <w:color w:val="2D2D2D"/>
        </w:rPr>
        <w:t>mengulangi</w:t>
      </w:r>
      <w:proofErr w:type="spellEnd"/>
      <w:r w:rsidRPr="00AF6020">
        <w:rPr>
          <w:color w:val="2D2D2D"/>
        </w:rPr>
        <w:t xml:space="preserve"> </w:t>
      </w:r>
      <w:proofErr w:type="spellStart"/>
      <w:r w:rsidRPr="00AF6020">
        <w:rPr>
          <w:color w:val="2D2D2D"/>
        </w:rPr>
        <w:t>pembuatan</w:t>
      </w:r>
      <w:proofErr w:type="spellEnd"/>
      <w:r w:rsidRPr="00AF6020">
        <w:rPr>
          <w:color w:val="2D2D2D"/>
        </w:rPr>
        <w:t xml:space="preserve"> </w:t>
      </w:r>
      <w:proofErr w:type="spellStart"/>
      <w:r w:rsidRPr="00AF6020">
        <w:rPr>
          <w:color w:val="2D2D2D"/>
        </w:rPr>
        <w:t>kode</w:t>
      </w:r>
      <w:proofErr w:type="spellEnd"/>
      <w:r w:rsidRPr="00AF6020">
        <w:rPr>
          <w:color w:val="2D2D2D"/>
        </w:rPr>
        <w:t xml:space="preserve"> </w:t>
      </w:r>
      <w:proofErr w:type="spellStart"/>
      <w:r w:rsidRPr="00AF6020">
        <w:rPr>
          <w:color w:val="2D2D2D"/>
        </w:rPr>
        <w:t>dari</w:t>
      </w:r>
      <w:proofErr w:type="spellEnd"/>
      <w:r w:rsidRPr="00AF6020">
        <w:rPr>
          <w:color w:val="2D2D2D"/>
        </w:rPr>
        <w:t xml:space="preserve"> </w:t>
      </w:r>
      <w:proofErr w:type="spellStart"/>
      <w:r w:rsidRPr="00AF6020">
        <w:rPr>
          <w:color w:val="2D2D2D"/>
        </w:rPr>
        <w:t>awal</w:t>
      </w:r>
      <w:proofErr w:type="spellEnd"/>
      <w:r w:rsidRPr="00AF6020">
        <w:rPr>
          <w:color w:val="2D2D2D"/>
        </w:rPr>
        <w:t xml:space="preserve">. </w:t>
      </w:r>
      <w:proofErr w:type="spellStart"/>
      <w:r w:rsidRPr="00AF6020">
        <w:rPr>
          <w:color w:val="2D2D2D"/>
        </w:rPr>
        <w:t>Pastinya</w:t>
      </w:r>
      <w:proofErr w:type="spellEnd"/>
      <w:r w:rsidRPr="00AF6020">
        <w:rPr>
          <w:color w:val="2D2D2D"/>
        </w:rPr>
        <w:t xml:space="preserve">, </w:t>
      </w:r>
      <w:proofErr w:type="spellStart"/>
      <w:r w:rsidRPr="00AF6020">
        <w:rPr>
          <w:color w:val="2D2D2D"/>
        </w:rPr>
        <w:t>akan</w:t>
      </w:r>
      <w:proofErr w:type="spellEnd"/>
      <w:r w:rsidRPr="00AF6020">
        <w:rPr>
          <w:color w:val="2D2D2D"/>
        </w:rPr>
        <w:t xml:space="preserve"> </w:t>
      </w:r>
      <w:proofErr w:type="spellStart"/>
      <w:r w:rsidRPr="00AF6020">
        <w:rPr>
          <w:color w:val="2D2D2D"/>
        </w:rPr>
        <w:t>memudahkan</w:t>
      </w:r>
      <w:proofErr w:type="spellEnd"/>
      <w:r w:rsidRPr="00AF6020">
        <w:rPr>
          <w:color w:val="2D2D2D"/>
        </w:rPr>
        <w:t xml:space="preserve"> Anda juga </w:t>
      </w:r>
      <w:proofErr w:type="spellStart"/>
      <w:r w:rsidRPr="00AF6020">
        <w:rPr>
          <w:color w:val="2D2D2D"/>
        </w:rPr>
        <w:t>untuk</w:t>
      </w:r>
      <w:proofErr w:type="spellEnd"/>
      <w:r w:rsidRPr="00AF6020">
        <w:rPr>
          <w:color w:val="2D2D2D"/>
        </w:rPr>
        <w:t xml:space="preserve"> </w:t>
      </w:r>
      <w:proofErr w:type="spellStart"/>
      <w:r w:rsidRPr="00AF6020">
        <w:rPr>
          <w:color w:val="2D2D2D"/>
        </w:rPr>
        <w:t>menggunakannya</w:t>
      </w:r>
      <w:proofErr w:type="spellEnd"/>
      <w:r w:rsidRPr="00AF6020">
        <w:rPr>
          <w:color w:val="2D2D2D"/>
        </w:rPr>
        <w:t xml:space="preserve"> </w:t>
      </w:r>
      <w:proofErr w:type="spellStart"/>
      <w:r w:rsidRPr="00AF6020">
        <w:rPr>
          <w:color w:val="2D2D2D"/>
        </w:rPr>
        <w:t>kembali</w:t>
      </w:r>
      <w:proofErr w:type="spellEnd"/>
      <w:r w:rsidRPr="00AF6020">
        <w:rPr>
          <w:color w:val="2D2D2D"/>
        </w:rPr>
        <w:t xml:space="preserve"> di </w:t>
      </w:r>
      <w:proofErr w:type="spellStart"/>
      <w:r w:rsidRPr="00AF6020">
        <w:rPr>
          <w:color w:val="2D2D2D"/>
        </w:rPr>
        <w:t>proyek-proyek</w:t>
      </w:r>
      <w:proofErr w:type="spellEnd"/>
      <w:r w:rsidRPr="00AF6020">
        <w:rPr>
          <w:color w:val="2D2D2D"/>
        </w:rPr>
        <w:t xml:space="preserve"> </w:t>
      </w:r>
      <w:proofErr w:type="spellStart"/>
      <w:r w:rsidRPr="00AF6020">
        <w:rPr>
          <w:color w:val="2D2D2D"/>
        </w:rPr>
        <w:t>berikutnya</w:t>
      </w:r>
      <w:proofErr w:type="spellEnd"/>
      <w:r w:rsidRPr="00AF6020">
        <w:rPr>
          <w:color w:val="2D2D2D"/>
        </w:rPr>
        <w:t>.</w:t>
      </w:r>
    </w:p>
    <w:p w14:paraId="255974D5" w14:textId="77777777" w:rsidR="00AF6020" w:rsidRPr="00AF6020" w:rsidRDefault="00AF6020" w:rsidP="00AF6020">
      <w:pPr>
        <w:pStyle w:val="Heading3"/>
        <w:shd w:val="clear" w:color="auto" w:fill="FFFFFF"/>
        <w:spacing w:before="0"/>
        <w:jc w:val="both"/>
        <w:textAlignment w:val="baseline"/>
        <w:rPr>
          <w:rFonts w:ascii="Times New Roman" w:hAnsi="Times New Roman" w:cs="Times New Roman"/>
          <w:color w:val="2D2D2D"/>
        </w:rPr>
      </w:pPr>
      <w:r w:rsidRPr="00AF6020">
        <w:rPr>
          <w:rStyle w:val="ez-toc-section"/>
          <w:rFonts w:ascii="Times New Roman" w:hAnsi="Times New Roman" w:cs="Times New Roman"/>
          <w:color w:val="2D2D2D"/>
          <w:bdr w:val="none" w:sz="0" w:space="0" w:color="auto" w:frame="1"/>
        </w:rPr>
        <w:t>4. Meningkatkan Keamanan</w:t>
      </w:r>
    </w:p>
    <w:p w14:paraId="7BD11749" w14:textId="655B1253" w:rsidR="00AF6020" w:rsidRPr="00FD21A2" w:rsidRDefault="00AF6020" w:rsidP="00FD21A2">
      <w:pPr>
        <w:pStyle w:val="NormalWeb"/>
        <w:shd w:val="clear" w:color="auto" w:fill="FFFFFF"/>
        <w:spacing w:before="0" w:beforeAutospacing="0" w:after="0" w:afterAutospacing="0"/>
        <w:jc w:val="both"/>
        <w:textAlignment w:val="baseline"/>
        <w:rPr>
          <w:color w:val="2D2D2D"/>
        </w:rPr>
      </w:pPr>
      <w:proofErr w:type="spellStart"/>
      <w:r w:rsidRPr="00AF6020">
        <w:rPr>
          <w:color w:val="2D2D2D"/>
        </w:rPr>
        <w:t>Keamanan</w:t>
      </w:r>
      <w:proofErr w:type="spellEnd"/>
      <w:r w:rsidRPr="00AF6020">
        <w:rPr>
          <w:color w:val="2D2D2D"/>
        </w:rPr>
        <w:t xml:space="preserve"> </w:t>
      </w:r>
      <w:proofErr w:type="spellStart"/>
      <w:r w:rsidRPr="00AF6020">
        <w:rPr>
          <w:color w:val="2D2D2D"/>
        </w:rPr>
        <w:t>menjadi</w:t>
      </w:r>
      <w:proofErr w:type="spellEnd"/>
      <w:r w:rsidRPr="00AF6020">
        <w:rPr>
          <w:color w:val="2D2D2D"/>
        </w:rPr>
        <w:t xml:space="preserve"> </w:t>
      </w:r>
      <w:proofErr w:type="spellStart"/>
      <w:r w:rsidRPr="00AF6020">
        <w:rPr>
          <w:color w:val="2D2D2D"/>
        </w:rPr>
        <w:t>suatu</w:t>
      </w:r>
      <w:proofErr w:type="spellEnd"/>
      <w:r w:rsidRPr="00AF6020">
        <w:rPr>
          <w:color w:val="2D2D2D"/>
        </w:rPr>
        <w:t xml:space="preserve"> </w:t>
      </w:r>
      <w:proofErr w:type="spellStart"/>
      <w:r w:rsidRPr="00AF6020">
        <w:rPr>
          <w:color w:val="2D2D2D"/>
        </w:rPr>
        <w:t>hal</w:t>
      </w:r>
      <w:proofErr w:type="spellEnd"/>
      <w:r w:rsidRPr="00AF6020">
        <w:rPr>
          <w:color w:val="2D2D2D"/>
        </w:rPr>
        <w:t xml:space="preserve"> yang </w:t>
      </w:r>
      <w:proofErr w:type="spellStart"/>
      <w:r w:rsidRPr="00AF6020">
        <w:rPr>
          <w:color w:val="2D2D2D"/>
        </w:rPr>
        <w:t>sangat</w:t>
      </w:r>
      <w:proofErr w:type="spellEnd"/>
      <w:r w:rsidRPr="00AF6020">
        <w:rPr>
          <w:color w:val="2D2D2D"/>
        </w:rPr>
        <w:t xml:space="preserve"> vital </w:t>
      </w:r>
      <w:proofErr w:type="spellStart"/>
      <w:r w:rsidRPr="00AF6020">
        <w:rPr>
          <w:color w:val="2D2D2D"/>
        </w:rPr>
        <w:t>dalam</w:t>
      </w:r>
      <w:proofErr w:type="spellEnd"/>
      <w:r w:rsidRPr="00AF6020">
        <w:rPr>
          <w:color w:val="2D2D2D"/>
        </w:rPr>
        <w:t xml:space="preserve"> </w:t>
      </w:r>
      <w:proofErr w:type="spellStart"/>
      <w:r w:rsidRPr="00AF6020">
        <w:rPr>
          <w:color w:val="2D2D2D"/>
        </w:rPr>
        <w:t>pengembangan</w:t>
      </w:r>
      <w:proofErr w:type="spellEnd"/>
      <w:r w:rsidRPr="00AF6020">
        <w:rPr>
          <w:color w:val="2D2D2D"/>
        </w:rPr>
        <w:t xml:space="preserve"> software </w:t>
      </w:r>
      <w:proofErr w:type="spellStart"/>
      <w:r w:rsidRPr="00AF6020">
        <w:rPr>
          <w:color w:val="2D2D2D"/>
        </w:rPr>
        <w:t>atau</w:t>
      </w:r>
      <w:proofErr w:type="spellEnd"/>
      <w:r w:rsidRPr="00AF6020">
        <w:rPr>
          <w:color w:val="2D2D2D"/>
        </w:rPr>
        <w:t xml:space="preserve"> </w:t>
      </w:r>
      <w:proofErr w:type="spellStart"/>
      <w:r w:rsidRPr="00AF6020">
        <w:rPr>
          <w:color w:val="2D2D2D"/>
        </w:rPr>
        <w:t>aplikasi</w:t>
      </w:r>
      <w:proofErr w:type="spellEnd"/>
      <w:r w:rsidRPr="00AF6020">
        <w:rPr>
          <w:color w:val="2D2D2D"/>
        </w:rPr>
        <w:t xml:space="preserve">. </w:t>
      </w:r>
      <w:proofErr w:type="spellStart"/>
      <w:r w:rsidRPr="00AF6020">
        <w:rPr>
          <w:color w:val="2D2D2D"/>
        </w:rPr>
        <w:t>Apalagi</w:t>
      </w:r>
      <w:proofErr w:type="spellEnd"/>
      <w:r w:rsidRPr="00AF6020">
        <w:rPr>
          <w:color w:val="2D2D2D"/>
        </w:rPr>
        <w:t>, </w:t>
      </w:r>
      <w:hyperlink r:id="rId243" w:tgtFrame="_blank" w:history="1">
        <w:r w:rsidRPr="00AF6020">
          <w:rPr>
            <w:rStyle w:val="Hyperlink"/>
            <w:color w:val="0274BE"/>
            <w:bdr w:val="none" w:sz="0" w:space="0" w:color="auto" w:frame="1"/>
          </w:rPr>
          <w:t>software </w:t>
        </w:r>
      </w:hyperlink>
      <w:r w:rsidRPr="00AF6020">
        <w:rPr>
          <w:color w:val="2D2D2D"/>
        </w:rPr>
        <w:t xml:space="preserve">yang </w:t>
      </w:r>
      <w:proofErr w:type="spellStart"/>
      <w:r w:rsidRPr="00AF6020">
        <w:rPr>
          <w:color w:val="2D2D2D"/>
        </w:rPr>
        <w:t>memuat</w:t>
      </w:r>
      <w:proofErr w:type="spellEnd"/>
      <w:r w:rsidRPr="00AF6020">
        <w:rPr>
          <w:color w:val="2D2D2D"/>
        </w:rPr>
        <w:t xml:space="preserve"> data </w:t>
      </w:r>
      <w:proofErr w:type="spellStart"/>
      <w:r w:rsidRPr="00AF6020">
        <w:rPr>
          <w:color w:val="2D2D2D"/>
        </w:rPr>
        <w:t>pengguna</w:t>
      </w:r>
      <w:proofErr w:type="spellEnd"/>
      <w:r w:rsidRPr="00AF6020">
        <w:rPr>
          <w:color w:val="2D2D2D"/>
        </w:rPr>
        <w:t xml:space="preserve"> yang </w:t>
      </w:r>
      <w:proofErr w:type="spellStart"/>
      <w:r w:rsidRPr="00AF6020">
        <w:rPr>
          <w:color w:val="2D2D2D"/>
        </w:rPr>
        <w:t>privasinya</w:t>
      </w:r>
      <w:proofErr w:type="spellEnd"/>
      <w:r w:rsidRPr="00AF6020">
        <w:rPr>
          <w:color w:val="2D2D2D"/>
        </w:rPr>
        <w:t xml:space="preserve"> </w:t>
      </w:r>
      <w:proofErr w:type="spellStart"/>
      <w:r w:rsidRPr="00AF6020">
        <w:rPr>
          <w:color w:val="2D2D2D"/>
        </w:rPr>
        <w:t>harus</w:t>
      </w:r>
      <w:proofErr w:type="spellEnd"/>
      <w:r w:rsidRPr="00AF6020">
        <w:rPr>
          <w:color w:val="2D2D2D"/>
        </w:rPr>
        <w:t xml:space="preserve"> </w:t>
      </w:r>
      <w:proofErr w:type="spellStart"/>
      <w:r w:rsidRPr="00AF6020">
        <w:rPr>
          <w:color w:val="2D2D2D"/>
        </w:rPr>
        <w:t>dilindungi</w:t>
      </w:r>
      <w:proofErr w:type="spellEnd"/>
      <w:r w:rsidRPr="00AF6020">
        <w:rPr>
          <w:color w:val="2D2D2D"/>
        </w:rPr>
        <w:t xml:space="preserve">. </w:t>
      </w:r>
      <w:proofErr w:type="spellStart"/>
      <w:r w:rsidRPr="00AF6020">
        <w:rPr>
          <w:color w:val="2D2D2D"/>
        </w:rPr>
        <w:t>Disini</w:t>
      </w:r>
      <w:proofErr w:type="spellEnd"/>
      <w:r w:rsidRPr="00AF6020">
        <w:rPr>
          <w:color w:val="2D2D2D"/>
        </w:rPr>
        <w:t xml:space="preserve">, framework </w:t>
      </w:r>
      <w:proofErr w:type="spellStart"/>
      <w:r w:rsidRPr="00AF6020">
        <w:rPr>
          <w:color w:val="2D2D2D"/>
        </w:rPr>
        <w:t>terus</w:t>
      </w:r>
      <w:proofErr w:type="spellEnd"/>
      <w:r w:rsidRPr="00AF6020">
        <w:rPr>
          <w:color w:val="2D2D2D"/>
        </w:rPr>
        <w:t xml:space="preserve"> </w:t>
      </w:r>
      <w:proofErr w:type="spellStart"/>
      <w:r w:rsidRPr="00AF6020">
        <w:rPr>
          <w:color w:val="2D2D2D"/>
        </w:rPr>
        <w:t>memperbarui</w:t>
      </w:r>
      <w:proofErr w:type="spellEnd"/>
      <w:r w:rsidRPr="00AF6020">
        <w:rPr>
          <w:color w:val="2D2D2D"/>
        </w:rPr>
        <w:t xml:space="preserve"> </w:t>
      </w:r>
      <w:proofErr w:type="spellStart"/>
      <w:r w:rsidRPr="00AF6020">
        <w:rPr>
          <w:color w:val="2D2D2D"/>
        </w:rPr>
        <w:t>versinya</w:t>
      </w:r>
      <w:proofErr w:type="spellEnd"/>
      <w:r w:rsidRPr="00AF6020">
        <w:rPr>
          <w:color w:val="2D2D2D"/>
        </w:rPr>
        <w:t xml:space="preserve"> </w:t>
      </w:r>
      <w:proofErr w:type="spellStart"/>
      <w:r w:rsidRPr="00AF6020">
        <w:rPr>
          <w:color w:val="2D2D2D"/>
        </w:rPr>
        <w:t>yaitu</w:t>
      </w:r>
      <w:proofErr w:type="spellEnd"/>
      <w:r w:rsidRPr="00AF6020">
        <w:rPr>
          <w:color w:val="2D2D2D"/>
        </w:rPr>
        <w:t xml:space="preserve"> </w:t>
      </w:r>
      <w:proofErr w:type="spellStart"/>
      <w:r w:rsidRPr="00AF6020">
        <w:rPr>
          <w:color w:val="2D2D2D"/>
        </w:rPr>
        <w:t>menawarkan</w:t>
      </w:r>
      <w:proofErr w:type="spellEnd"/>
      <w:r w:rsidRPr="00AF6020">
        <w:rPr>
          <w:color w:val="2D2D2D"/>
        </w:rPr>
        <w:t xml:space="preserve"> </w:t>
      </w:r>
      <w:proofErr w:type="spellStart"/>
      <w:r w:rsidRPr="00AF6020">
        <w:rPr>
          <w:color w:val="2D2D2D"/>
        </w:rPr>
        <w:t>fitur</w:t>
      </w:r>
      <w:proofErr w:type="spellEnd"/>
      <w:r w:rsidRPr="00AF6020">
        <w:rPr>
          <w:color w:val="2D2D2D"/>
        </w:rPr>
        <w:t xml:space="preserve"> yang </w:t>
      </w:r>
      <w:proofErr w:type="spellStart"/>
      <w:r w:rsidRPr="00AF6020">
        <w:rPr>
          <w:color w:val="2D2D2D"/>
        </w:rPr>
        <w:t>handal</w:t>
      </w:r>
      <w:proofErr w:type="spellEnd"/>
      <w:r w:rsidRPr="00AF6020">
        <w:rPr>
          <w:color w:val="2D2D2D"/>
        </w:rPr>
        <w:t xml:space="preserve"> </w:t>
      </w:r>
      <w:proofErr w:type="spellStart"/>
      <w:r w:rsidRPr="00AF6020">
        <w:rPr>
          <w:color w:val="2D2D2D"/>
        </w:rPr>
        <w:t>dalam</w:t>
      </w:r>
      <w:proofErr w:type="spellEnd"/>
      <w:r w:rsidRPr="00AF6020">
        <w:rPr>
          <w:color w:val="2D2D2D"/>
        </w:rPr>
        <w:t xml:space="preserve"> </w:t>
      </w:r>
      <w:proofErr w:type="spellStart"/>
      <w:r w:rsidRPr="00AF6020">
        <w:rPr>
          <w:color w:val="2D2D2D"/>
        </w:rPr>
        <w:t>menangani</w:t>
      </w:r>
      <w:proofErr w:type="spellEnd"/>
      <w:r w:rsidRPr="00AF6020">
        <w:rPr>
          <w:color w:val="2D2D2D"/>
        </w:rPr>
        <w:t xml:space="preserve"> </w:t>
      </w:r>
      <w:proofErr w:type="spellStart"/>
      <w:r w:rsidRPr="00AF6020">
        <w:rPr>
          <w:color w:val="2D2D2D"/>
        </w:rPr>
        <w:t>berbagai</w:t>
      </w:r>
      <w:proofErr w:type="spellEnd"/>
      <w:r w:rsidRPr="00AF6020">
        <w:rPr>
          <w:color w:val="2D2D2D"/>
        </w:rPr>
        <w:t xml:space="preserve"> </w:t>
      </w:r>
      <w:proofErr w:type="spellStart"/>
      <w:r w:rsidRPr="00AF6020">
        <w:rPr>
          <w:color w:val="2D2D2D"/>
        </w:rPr>
        <w:t>jenis</w:t>
      </w:r>
      <w:proofErr w:type="spellEnd"/>
      <w:r w:rsidRPr="00AF6020">
        <w:rPr>
          <w:color w:val="2D2D2D"/>
        </w:rPr>
        <w:t xml:space="preserve"> </w:t>
      </w:r>
      <w:proofErr w:type="spellStart"/>
      <w:r w:rsidRPr="00AF6020">
        <w:rPr>
          <w:color w:val="2D2D2D"/>
        </w:rPr>
        <w:t>ancaman</w:t>
      </w:r>
      <w:proofErr w:type="spellEnd"/>
      <w:r w:rsidRPr="00AF6020">
        <w:rPr>
          <w:color w:val="2D2D2D"/>
        </w:rPr>
        <w:t xml:space="preserve"> yang </w:t>
      </w:r>
      <w:proofErr w:type="spellStart"/>
      <w:r w:rsidRPr="00AF6020">
        <w:rPr>
          <w:color w:val="2D2D2D"/>
        </w:rPr>
        <w:t>menyerang</w:t>
      </w:r>
      <w:proofErr w:type="spellEnd"/>
      <w:r w:rsidRPr="00AF6020">
        <w:rPr>
          <w:color w:val="2D2D2D"/>
        </w:rPr>
        <w:t xml:space="preserve"> </w:t>
      </w:r>
      <w:proofErr w:type="spellStart"/>
      <w:r w:rsidRPr="00AF6020">
        <w:rPr>
          <w:color w:val="2D2D2D"/>
        </w:rPr>
        <w:t>sistem</w:t>
      </w:r>
      <w:proofErr w:type="spellEnd"/>
      <w:r w:rsidRPr="00AF6020">
        <w:rPr>
          <w:color w:val="2D2D2D"/>
        </w:rPr>
        <w:t xml:space="preserve"> </w:t>
      </w:r>
      <w:proofErr w:type="spellStart"/>
      <w:r w:rsidRPr="00AF6020">
        <w:rPr>
          <w:color w:val="2D2D2D"/>
        </w:rPr>
        <w:t>keamanan</w:t>
      </w:r>
      <w:proofErr w:type="spellEnd"/>
    </w:p>
    <w:p w14:paraId="496EBFE0" w14:textId="1AA7F9B6" w:rsidR="00AF6020" w:rsidRDefault="00FD21A2" w:rsidP="00C02352">
      <w:pPr>
        <w:pStyle w:val="Heading2"/>
        <w:numPr>
          <w:ilvl w:val="1"/>
          <w:numId w:val="55"/>
        </w:numPr>
        <w:rPr>
          <w:lang w:val="en-US"/>
        </w:rPr>
      </w:pPr>
      <w:proofErr w:type="spellStart"/>
      <w:r>
        <w:rPr>
          <w:lang w:val="en-US"/>
        </w:rPr>
        <w:lastRenderedPageBreak/>
        <w:t>Jenis-jenis</w:t>
      </w:r>
      <w:proofErr w:type="spellEnd"/>
      <w:r>
        <w:rPr>
          <w:lang w:val="en-US"/>
        </w:rPr>
        <w:t xml:space="preserve"> Framework</w:t>
      </w:r>
    </w:p>
    <w:p w14:paraId="1EE64530" w14:textId="77777777" w:rsidR="00FD21A2" w:rsidRPr="00FD21A2" w:rsidRDefault="00FD21A2" w:rsidP="00FD21A2">
      <w:pPr>
        <w:pStyle w:val="NormalWeb"/>
        <w:shd w:val="clear" w:color="auto" w:fill="FFFFFF"/>
        <w:spacing w:before="0" w:beforeAutospacing="0" w:after="300" w:afterAutospacing="0"/>
        <w:ind w:firstLine="720"/>
        <w:jc w:val="both"/>
        <w:textAlignment w:val="baseline"/>
        <w:rPr>
          <w:color w:val="2D2D2D"/>
        </w:rPr>
      </w:pPr>
      <w:r w:rsidRPr="00FD21A2">
        <w:rPr>
          <w:color w:val="2D2D2D"/>
        </w:rPr>
        <w:t xml:space="preserve">Pada </w:t>
      </w:r>
      <w:proofErr w:type="spellStart"/>
      <w:r w:rsidRPr="00FD21A2">
        <w:rPr>
          <w:color w:val="2D2D2D"/>
        </w:rPr>
        <w:t>umumnya</w:t>
      </w:r>
      <w:proofErr w:type="spellEnd"/>
      <w:r w:rsidRPr="00FD21A2">
        <w:rPr>
          <w:color w:val="2D2D2D"/>
        </w:rPr>
        <w:t xml:space="preserve">, </w:t>
      </w:r>
      <w:proofErr w:type="spellStart"/>
      <w:r w:rsidRPr="00FD21A2">
        <w:rPr>
          <w:color w:val="2D2D2D"/>
        </w:rPr>
        <w:t>terdapat</w:t>
      </w:r>
      <w:proofErr w:type="spellEnd"/>
      <w:r w:rsidRPr="00FD21A2">
        <w:rPr>
          <w:color w:val="2D2D2D"/>
        </w:rPr>
        <w:t xml:space="preserve"> </w:t>
      </w:r>
      <w:proofErr w:type="spellStart"/>
      <w:r w:rsidRPr="00FD21A2">
        <w:rPr>
          <w:color w:val="2D2D2D"/>
        </w:rPr>
        <w:t>dua</w:t>
      </w:r>
      <w:proofErr w:type="spellEnd"/>
      <w:r w:rsidRPr="00FD21A2">
        <w:rPr>
          <w:color w:val="2D2D2D"/>
        </w:rPr>
        <w:t xml:space="preserve"> </w:t>
      </w:r>
      <w:proofErr w:type="spellStart"/>
      <w:r w:rsidRPr="00FD21A2">
        <w:rPr>
          <w:color w:val="2D2D2D"/>
        </w:rPr>
        <w:t>jenis</w:t>
      </w:r>
      <w:proofErr w:type="spellEnd"/>
      <w:r w:rsidRPr="00FD21A2">
        <w:rPr>
          <w:color w:val="2D2D2D"/>
        </w:rPr>
        <w:t xml:space="preserve"> framework </w:t>
      </w:r>
      <w:proofErr w:type="spellStart"/>
      <w:r w:rsidRPr="00FD21A2">
        <w:rPr>
          <w:color w:val="2D2D2D"/>
        </w:rPr>
        <w:t>yaitu</w:t>
      </w:r>
      <w:proofErr w:type="spellEnd"/>
      <w:r w:rsidRPr="00FD21A2">
        <w:rPr>
          <w:color w:val="2D2D2D"/>
        </w:rPr>
        <w:t xml:space="preserve"> Desktop Framework dan Web Framework. </w:t>
      </w:r>
      <w:proofErr w:type="spellStart"/>
      <w:r w:rsidRPr="00FD21A2">
        <w:rPr>
          <w:color w:val="2D2D2D"/>
        </w:rPr>
        <w:t>Kedua</w:t>
      </w:r>
      <w:proofErr w:type="spellEnd"/>
      <w:r w:rsidRPr="00FD21A2">
        <w:rPr>
          <w:color w:val="2D2D2D"/>
        </w:rPr>
        <w:t xml:space="preserve"> </w:t>
      </w:r>
      <w:proofErr w:type="spellStart"/>
      <w:r w:rsidRPr="00FD21A2">
        <w:rPr>
          <w:color w:val="2D2D2D"/>
        </w:rPr>
        <w:t>jenis</w:t>
      </w:r>
      <w:proofErr w:type="spellEnd"/>
      <w:r w:rsidRPr="00FD21A2">
        <w:rPr>
          <w:color w:val="2D2D2D"/>
        </w:rPr>
        <w:t xml:space="preserve"> framework </w:t>
      </w:r>
      <w:proofErr w:type="spellStart"/>
      <w:r w:rsidRPr="00FD21A2">
        <w:rPr>
          <w:color w:val="2D2D2D"/>
        </w:rPr>
        <w:t>tersebut</w:t>
      </w:r>
      <w:proofErr w:type="spellEnd"/>
      <w:r w:rsidRPr="00FD21A2">
        <w:rPr>
          <w:color w:val="2D2D2D"/>
        </w:rPr>
        <w:t xml:space="preserve"> </w:t>
      </w:r>
      <w:proofErr w:type="spellStart"/>
      <w:r w:rsidRPr="00FD21A2">
        <w:rPr>
          <w:color w:val="2D2D2D"/>
        </w:rPr>
        <w:t>memiliki</w:t>
      </w:r>
      <w:proofErr w:type="spellEnd"/>
      <w:r w:rsidRPr="00FD21A2">
        <w:rPr>
          <w:color w:val="2D2D2D"/>
        </w:rPr>
        <w:t xml:space="preserve"> </w:t>
      </w:r>
      <w:proofErr w:type="spellStart"/>
      <w:r w:rsidRPr="00FD21A2">
        <w:rPr>
          <w:color w:val="2D2D2D"/>
        </w:rPr>
        <w:t>kegunaannya</w:t>
      </w:r>
      <w:proofErr w:type="spellEnd"/>
      <w:r w:rsidRPr="00FD21A2">
        <w:rPr>
          <w:color w:val="2D2D2D"/>
        </w:rPr>
        <w:t xml:space="preserve"> </w:t>
      </w:r>
      <w:proofErr w:type="spellStart"/>
      <w:r w:rsidRPr="00FD21A2">
        <w:rPr>
          <w:color w:val="2D2D2D"/>
        </w:rPr>
        <w:t>masing-masing</w:t>
      </w:r>
      <w:proofErr w:type="spellEnd"/>
      <w:r w:rsidRPr="00FD21A2">
        <w:rPr>
          <w:color w:val="2D2D2D"/>
        </w:rPr>
        <w:t xml:space="preserve">. Desktop framework </w:t>
      </w:r>
      <w:proofErr w:type="spellStart"/>
      <w:r w:rsidRPr="00FD21A2">
        <w:rPr>
          <w:color w:val="2D2D2D"/>
        </w:rPr>
        <w:t>merupakan</w:t>
      </w:r>
      <w:proofErr w:type="spellEnd"/>
      <w:r w:rsidRPr="00FD21A2">
        <w:rPr>
          <w:color w:val="2D2D2D"/>
        </w:rPr>
        <w:t xml:space="preserve"> framework yang </w:t>
      </w:r>
      <w:proofErr w:type="spellStart"/>
      <w:r w:rsidRPr="00FD21A2">
        <w:rPr>
          <w:color w:val="2D2D2D"/>
        </w:rPr>
        <w:t>digunakan</w:t>
      </w:r>
      <w:proofErr w:type="spellEnd"/>
      <w:r w:rsidRPr="00FD21A2">
        <w:rPr>
          <w:color w:val="2D2D2D"/>
        </w:rPr>
        <w:t xml:space="preserve"> </w:t>
      </w:r>
      <w:proofErr w:type="spellStart"/>
      <w:r w:rsidRPr="00FD21A2">
        <w:rPr>
          <w:color w:val="2D2D2D"/>
        </w:rPr>
        <w:t>untuk</w:t>
      </w:r>
      <w:proofErr w:type="spellEnd"/>
      <w:r w:rsidRPr="00FD21A2">
        <w:rPr>
          <w:color w:val="2D2D2D"/>
        </w:rPr>
        <w:t xml:space="preserve"> </w:t>
      </w:r>
      <w:proofErr w:type="spellStart"/>
      <w:r w:rsidRPr="00FD21A2">
        <w:rPr>
          <w:color w:val="2D2D2D"/>
        </w:rPr>
        <w:t>membangun</w:t>
      </w:r>
      <w:proofErr w:type="spellEnd"/>
      <w:r w:rsidRPr="00FD21A2">
        <w:rPr>
          <w:color w:val="2D2D2D"/>
        </w:rPr>
        <w:t xml:space="preserve"> </w:t>
      </w:r>
      <w:proofErr w:type="spellStart"/>
      <w:r w:rsidRPr="00FD21A2">
        <w:rPr>
          <w:color w:val="2D2D2D"/>
        </w:rPr>
        <w:t>aplikasi</w:t>
      </w:r>
      <w:proofErr w:type="spellEnd"/>
      <w:r w:rsidRPr="00FD21A2">
        <w:rPr>
          <w:color w:val="2D2D2D"/>
        </w:rPr>
        <w:t xml:space="preserve"> </w:t>
      </w:r>
      <w:proofErr w:type="spellStart"/>
      <w:r w:rsidRPr="00FD21A2">
        <w:rPr>
          <w:color w:val="2D2D2D"/>
        </w:rPr>
        <w:t>berbasis</w:t>
      </w:r>
      <w:proofErr w:type="spellEnd"/>
      <w:r w:rsidRPr="00FD21A2">
        <w:rPr>
          <w:color w:val="2D2D2D"/>
        </w:rPr>
        <w:t xml:space="preserve"> desktop, </w:t>
      </w:r>
      <w:proofErr w:type="spellStart"/>
      <w:r w:rsidRPr="00FD21A2">
        <w:rPr>
          <w:color w:val="2D2D2D"/>
        </w:rPr>
        <w:t>sedangkan</w:t>
      </w:r>
      <w:proofErr w:type="spellEnd"/>
      <w:r w:rsidRPr="00FD21A2">
        <w:rPr>
          <w:color w:val="2D2D2D"/>
        </w:rPr>
        <w:t xml:space="preserve"> web framework </w:t>
      </w:r>
      <w:proofErr w:type="spellStart"/>
      <w:r w:rsidRPr="00FD21A2">
        <w:rPr>
          <w:color w:val="2D2D2D"/>
        </w:rPr>
        <w:t>merupakan</w:t>
      </w:r>
      <w:proofErr w:type="spellEnd"/>
      <w:r w:rsidRPr="00FD21A2">
        <w:rPr>
          <w:color w:val="2D2D2D"/>
        </w:rPr>
        <w:t xml:space="preserve"> framework yang </w:t>
      </w:r>
      <w:proofErr w:type="spellStart"/>
      <w:r w:rsidRPr="00FD21A2">
        <w:rPr>
          <w:color w:val="2D2D2D"/>
        </w:rPr>
        <w:t>digunakan</w:t>
      </w:r>
      <w:proofErr w:type="spellEnd"/>
      <w:r w:rsidRPr="00FD21A2">
        <w:rPr>
          <w:color w:val="2D2D2D"/>
        </w:rPr>
        <w:t xml:space="preserve"> </w:t>
      </w:r>
      <w:proofErr w:type="spellStart"/>
      <w:r w:rsidRPr="00FD21A2">
        <w:rPr>
          <w:color w:val="2D2D2D"/>
        </w:rPr>
        <w:t>untuk</w:t>
      </w:r>
      <w:proofErr w:type="spellEnd"/>
      <w:r w:rsidRPr="00FD21A2">
        <w:rPr>
          <w:color w:val="2D2D2D"/>
        </w:rPr>
        <w:t xml:space="preserve"> </w:t>
      </w:r>
      <w:proofErr w:type="spellStart"/>
      <w:r w:rsidRPr="00FD21A2">
        <w:rPr>
          <w:color w:val="2D2D2D"/>
        </w:rPr>
        <w:t>membangun</w:t>
      </w:r>
      <w:proofErr w:type="spellEnd"/>
      <w:r w:rsidRPr="00FD21A2">
        <w:rPr>
          <w:color w:val="2D2D2D"/>
        </w:rPr>
        <w:t xml:space="preserve"> </w:t>
      </w:r>
      <w:proofErr w:type="spellStart"/>
      <w:r w:rsidRPr="00FD21A2">
        <w:rPr>
          <w:color w:val="2D2D2D"/>
        </w:rPr>
        <w:t>aplikasi</w:t>
      </w:r>
      <w:proofErr w:type="spellEnd"/>
      <w:r w:rsidRPr="00FD21A2">
        <w:rPr>
          <w:color w:val="2D2D2D"/>
        </w:rPr>
        <w:t xml:space="preserve"> </w:t>
      </w:r>
      <w:proofErr w:type="spellStart"/>
      <w:r w:rsidRPr="00FD21A2">
        <w:rPr>
          <w:color w:val="2D2D2D"/>
        </w:rPr>
        <w:t>berbasis</w:t>
      </w:r>
      <w:proofErr w:type="spellEnd"/>
      <w:r w:rsidRPr="00FD21A2">
        <w:rPr>
          <w:color w:val="2D2D2D"/>
        </w:rPr>
        <w:t xml:space="preserve"> web. </w:t>
      </w:r>
      <w:proofErr w:type="spellStart"/>
      <w:r w:rsidRPr="00FD21A2">
        <w:rPr>
          <w:color w:val="2D2D2D"/>
        </w:rPr>
        <w:t>Berikut</w:t>
      </w:r>
      <w:proofErr w:type="spellEnd"/>
      <w:r w:rsidRPr="00FD21A2">
        <w:rPr>
          <w:color w:val="2D2D2D"/>
        </w:rPr>
        <w:t xml:space="preserve"> </w:t>
      </w:r>
      <w:proofErr w:type="spellStart"/>
      <w:r w:rsidRPr="00FD21A2">
        <w:rPr>
          <w:color w:val="2D2D2D"/>
        </w:rPr>
        <w:t>ini</w:t>
      </w:r>
      <w:proofErr w:type="spellEnd"/>
      <w:r w:rsidRPr="00FD21A2">
        <w:rPr>
          <w:color w:val="2D2D2D"/>
        </w:rPr>
        <w:t xml:space="preserve"> </w:t>
      </w:r>
      <w:proofErr w:type="spellStart"/>
      <w:r w:rsidRPr="00FD21A2">
        <w:rPr>
          <w:color w:val="2D2D2D"/>
        </w:rPr>
        <w:t>akan</w:t>
      </w:r>
      <w:proofErr w:type="spellEnd"/>
      <w:r w:rsidRPr="00FD21A2">
        <w:rPr>
          <w:color w:val="2D2D2D"/>
        </w:rPr>
        <w:t xml:space="preserve"> </w:t>
      </w:r>
      <w:proofErr w:type="spellStart"/>
      <w:r w:rsidRPr="00FD21A2">
        <w:rPr>
          <w:color w:val="2D2D2D"/>
        </w:rPr>
        <w:t>dijelaskan</w:t>
      </w:r>
      <w:proofErr w:type="spellEnd"/>
      <w:r w:rsidRPr="00FD21A2">
        <w:rPr>
          <w:color w:val="2D2D2D"/>
        </w:rPr>
        <w:t xml:space="preserve"> </w:t>
      </w:r>
      <w:proofErr w:type="spellStart"/>
      <w:r w:rsidRPr="00FD21A2">
        <w:rPr>
          <w:color w:val="2D2D2D"/>
        </w:rPr>
        <w:t>mengenai</w:t>
      </w:r>
      <w:proofErr w:type="spellEnd"/>
      <w:r w:rsidRPr="00FD21A2">
        <w:rPr>
          <w:color w:val="2D2D2D"/>
        </w:rPr>
        <w:t xml:space="preserve"> </w:t>
      </w:r>
      <w:proofErr w:type="spellStart"/>
      <w:r w:rsidRPr="00FD21A2">
        <w:rPr>
          <w:color w:val="2D2D2D"/>
        </w:rPr>
        <w:t>contoh-contoh</w:t>
      </w:r>
      <w:proofErr w:type="spellEnd"/>
      <w:r w:rsidRPr="00FD21A2">
        <w:rPr>
          <w:color w:val="2D2D2D"/>
        </w:rPr>
        <w:t xml:space="preserve"> </w:t>
      </w:r>
      <w:proofErr w:type="spellStart"/>
      <w:r w:rsidRPr="00FD21A2">
        <w:rPr>
          <w:color w:val="2D2D2D"/>
        </w:rPr>
        <w:t>dari</w:t>
      </w:r>
      <w:proofErr w:type="spellEnd"/>
      <w:r w:rsidRPr="00FD21A2">
        <w:rPr>
          <w:color w:val="2D2D2D"/>
        </w:rPr>
        <w:t xml:space="preserve"> </w:t>
      </w:r>
      <w:proofErr w:type="spellStart"/>
      <w:r w:rsidRPr="00FD21A2">
        <w:rPr>
          <w:color w:val="2D2D2D"/>
        </w:rPr>
        <w:t>kedua</w:t>
      </w:r>
      <w:proofErr w:type="spellEnd"/>
      <w:r w:rsidRPr="00FD21A2">
        <w:rPr>
          <w:color w:val="2D2D2D"/>
        </w:rPr>
        <w:t xml:space="preserve"> </w:t>
      </w:r>
      <w:proofErr w:type="spellStart"/>
      <w:r w:rsidRPr="00FD21A2">
        <w:rPr>
          <w:color w:val="2D2D2D"/>
        </w:rPr>
        <w:t>jenis</w:t>
      </w:r>
      <w:proofErr w:type="spellEnd"/>
      <w:r w:rsidRPr="00FD21A2">
        <w:rPr>
          <w:color w:val="2D2D2D"/>
        </w:rPr>
        <w:t xml:space="preserve"> framework.</w:t>
      </w:r>
    </w:p>
    <w:p w14:paraId="02F8FCF6" w14:textId="45B92252"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noProof/>
          <w:color w:val="2D2D2D"/>
        </w:rPr>
        <w:drawing>
          <wp:inline distT="0" distB="0" distL="0" distR="0" wp14:anchorId="250D1786" wp14:editId="024C4554">
            <wp:extent cx="4206875" cy="2366645"/>
            <wp:effectExtent l="0" t="0" r="3175" b="0"/>
            <wp:docPr id="105" name="Picture 105" descr="jenis-jeni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enis-jenis framework"/>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206875" cy="2366645"/>
                    </a:xfrm>
                    <a:prstGeom prst="rect">
                      <a:avLst/>
                    </a:prstGeom>
                    <a:noFill/>
                    <a:ln>
                      <a:noFill/>
                    </a:ln>
                  </pic:spPr>
                </pic:pic>
              </a:graphicData>
            </a:graphic>
          </wp:inline>
        </w:drawing>
      </w:r>
    </w:p>
    <w:p w14:paraId="71B1A374" w14:textId="5C308E94" w:rsidR="00FD21A2" w:rsidRDefault="00FD21A2" w:rsidP="00C02352">
      <w:pPr>
        <w:pStyle w:val="NormalWeb"/>
        <w:numPr>
          <w:ilvl w:val="0"/>
          <w:numId w:val="56"/>
        </w:numPr>
        <w:shd w:val="clear" w:color="auto" w:fill="FFFFFF"/>
        <w:spacing w:before="0" w:beforeAutospacing="0" w:after="300" w:afterAutospacing="0"/>
        <w:textAlignment w:val="baseline"/>
        <w:rPr>
          <w:rFonts w:ascii="Helvetica" w:hAnsi="Helvetica" w:cs="Helvetica"/>
          <w:color w:val="2D2D2D"/>
        </w:rPr>
      </w:pPr>
      <w:proofErr w:type="spellStart"/>
      <w:r>
        <w:rPr>
          <w:rFonts w:ascii="Helvetica" w:hAnsi="Helvetica" w:cs="Helvetica"/>
          <w:color w:val="2D2D2D"/>
        </w:rPr>
        <w:t>Dekstop</w:t>
      </w:r>
      <w:proofErr w:type="spellEnd"/>
      <w:r>
        <w:rPr>
          <w:rFonts w:ascii="Helvetica" w:hAnsi="Helvetica" w:cs="Helvetica"/>
          <w:color w:val="2D2D2D"/>
        </w:rPr>
        <w:t xml:space="preserve"> Framework</w:t>
      </w:r>
    </w:p>
    <w:p w14:paraId="48F81774" w14:textId="77777777" w:rsidR="00FD21A2" w:rsidRDefault="00FD21A2" w:rsidP="00FD21A2">
      <w:pPr>
        <w:pStyle w:val="Heading3"/>
        <w:shd w:val="clear" w:color="auto" w:fill="FFFFFF"/>
        <w:jc w:val="both"/>
        <w:rPr>
          <w:rFonts w:ascii="Arial" w:hAnsi="Arial" w:cs="Arial"/>
          <w:color w:val="4D4D4D"/>
          <w:sz w:val="30"/>
          <w:szCs w:val="30"/>
          <w:lang w:val="en-US"/>
        </w:rPr>
      </w:pPr>
      <w:r>
        <w:rPr>
          <w:rFonts w:ascii="Arial" w:hAnsi="Arial" w:cs="Arial"/>
          <w:b/>
          <w:bCs/>
          <w:color w:val="4D4D4D"/>
          <w:sz w:val="30"/>
          <w:szCs w:val="30"/>
        </w:rPr>
        <w:lastRenderedPageBreak/>
        <w:t>1. </w:t>
      </w:r>
      <w:r>
        <w:rPr>
          <w:rStyle w:val="Strong"/>
          <w:rFonts w:ascii="Arial" w:hAnsi="Arial" w:cs="Arial"/>
          <w:b w:val="0"/>
          <w:bCs w:val="0"/>
          <w:color w:val="4D4D4D"/>
          <w:sz w:val="30"/>
          <w:szCs w:val="30"/>
        </w:rPr>
        <w:fldChar w:fldCharType="begin"/>
      </w:r>
      <w:r>
        <w:rPr>
          <w:rStyle w:val="Strong"/>
          <w:rFonts w:ascii="Arial" w:hAnsi="Arial" w:cs="Arial"/>
          <w:b w:val="0"/>
          <w:bCs w:val="0"/>
          <w:color w:val="4D4D4D"/>
          <w:sz w:val="30"/>
          <w:szCs w:val="30"/>
        </w:rPr>
        <w:instrText xml:space="preserve"> HYPERLINK "https://docs.microsoft.com/en-us/dotnet/framework/wpf/getting-started/introduction-to-wpf-in-vs" \o "WPF di Visual Studio" \t "_blank" </w:instrText>
      </w:r>
      <w:r>
        <w:rPr>
          <w:rStyle w:val="Strong"/>
          <w:rFonts w:ascii="Arial" w:hAnsi="Arial" w:cs="Arial"/>
          <w:b w:val="0"/>
          <w:bCs w:val="0"/>
          <w:color w:val="4D4D4D"/>
          <w:sz w:val="30"/>
          <w:szCs w:val="30"/>
        </w:rPr>
        <w:fldChar w:fldCharType="separate"/>
      </w:r>
      <w:r>
        <w:rPr>
          <w:rStyle w:val="goog-text-highlight"/>
          <w:rFonts w:ascii="Arial" w:hAnsi="Arial" w:cs="Arial"/>
          <w:color w:val="3168FF"/>
          <w:sz w:val="30"/>
          <w:szCs w:val="30"/>
        </w:rPr>
        <w:t>WPF</w:t>
      </w:r>
      <w:r>
        <w:rPr>
          <w:rStyle w:val="Strong"/>
          <w:rFonts w:ascii="Arial" w:hAnsi="Arial" w:cs="Arial"/>
          <w:b w:val="0"/>
          <w:bCs w:val="0"/>
          <w:color w:val="4D4D4D"/>
          <w:sz w:val="30"/>
          <w:szCs w:val="30"/>
        </w:rPr>
        <w:fldChar w:fldCharType="end"/>
      </w:r>
    </w:p>
    <w:p w14:paraId="70A889DD" w14:textId="4E952584" w:rsidR="00FD21A2" w:rsidRDefault="00FD21A2" w:rsidP="00FD21A2">
      <w:pPr>
        <w:shd w:val="clear" w:color="auto" w:fill="FFFFFF"/>
        <w:jc w:val="center"/>
        <w:rPr>
          <w:rFonts w:ascii="Arial" w:hAnsi="Arial" w:cs="Arial"/>
          <w:color w:val="4D4D4D"/>
          <w:sz w:val="24"/>
          <w:szCs w:val="24"/>
        </w:rPr>
      </w:pPr>
      <w:r>
        <w:rPr>
          <w:rFonts w:ascii="Arial" w:hAnsi="Arial" w:cs="Arial"/>
          <w:noProof/>
          <w:color w:val="4D4D4D"/>
        </w:rPr>
        <w:drawing>
          <wp:inline distT="0" distB="0" distL="0" distR="0" wp14:anchorId="3A5F3950" wp14:editId="542FF349">
            <wp:extent cx="4206875" cy="236664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206875" cy="2366645"/>
                    </a:xfrm>
                    <a:prstGeom prst="rect">
                      <a:avLst/>
                    </a:prstGeom>
                    <a:noFill/>
                    <a:ln>
                      <a:noFill/>
                    </a:ln>
                  </pic:spPr>
                </pic:pic>
              </a:graphicData>
            </a:graphic>
          </wp:inline>
        </w:drawing>
      </w:r>
      <w:r>
        <w:rPr>
          <w:rFonts w:ascii="Arial" w:hAnsi="Arial" w:cs="Arial"/>
          <w:color w:val="4D4D4D"/>
        </w:rPr>
        <w:br/>
      </w:r>
      <w:r>
        <w:rPr>
          <w:rFonts w:ascii="Arial" w:hAnsi="Arial" w:cs="Arial"/>
          <w:color w:val="4D4D4D"/>
          <w:sz w:val="19"/>
          <w:szCs w:val="19"/>
        </w:rPr>
        <w:t>Foto: Microsoft</w:t>
      </w:r>
    </w:p>
    <w:p w14:paraId="0CBDE37E" w14:textId="77777777" w:rsidR="00FD21A2" w:rsidRDefault="00FD21A2" w:rsidP="00FD21A2">
      <w:pPr>
        <w:rPr>
          <w:rFonts w:ascii="Times New Roman" w:hAnsi="Times New Roman" w:cs="Times New Roman"/>
        </w:rPr>
      </w:pPr>
      <w:r>
        <w:rPr>
          <w:rFonts w:ascii="Arial" w:hAnsi="Arial" w:cs="Arial"/>
          <w:color w:val="4D4D4D"/>
          <w:shd w:val="clear" w:color="auto" w:fill="FFFFFF"/>
        </w:rPr>
        <w:t>Ini adalah salah satu </w:t>
      </w:r>
      <w:r>
        <w:rPr>
          <w:rStyle w:val="Emphasis"/>
          <w:rFonts w:ascii="Arial" w:hAnsi="Arial" w:cs="Arial"/>
          <w:color w:val="4D4D4D"/>
          <w:shd w:val="clear" w:color="auto" w:fill="FFFFFF"/>
        </w:rPr>
        <w:t>framework</w:t>
      </w:r>
      <w:r>
        <w:rPr>
          <w:rFonts w:ascii="Arial" w:hAnsi="Arial" w:cs="Arial"/>
          <w:color w:val="4D4D4D"/>
          <w:shd w:val="clear" w:color="auto" w:fill="FFFFFF"/>
        </w:rPr>
        <w:t> paling populer untuk pengembangan aplikasi Windows asli. </w:t>
      </w:r>
      <w:r>
        <w:rPr>
          <w:rStyle w:val="Emphasis"/>
          <w:rFonts w:ascii="Arial" w:hAnsi="Arial" w:cs="Arial"/>
          <w:color w:val="4D4D4D"/>
          <w:shd w:val="clear" w:color="auto" w:fill="FFFFFF"/>
        </w:rPr>
        <w:t>Windows Presentation Foundation</w:t>
      </w:r>
      <w:r>
        <w:rPr>
          <w:rFonts w:ascii="Arial" w:hAnsi="Arial" w:cs="Arial"/>
          <w:color w:val="4D4D4D"/>
          <w:shd w:val="clear" w:color="auto" w:fill="FFFFFF"/>
        </w:rPr>
        <w:t> (WPF) adalah kerangka kerja dalam </w:t>
      </w:r>
      <w:r>
        <w:rPr>
          <w:rStyle w:val="Emphasis"/>
          <w:rFonts w:ascii="Arial" w:hAnsi="Arial" w:cs="Arial"/>
          <w:color w:val="4D4D4D"/>
          <w:shd w:val="clear" w:color="auto" w:fill="FFFFFF"/>
        </w:rPr>
        <w:t>.NET framework</w:t>
      </w:r>
      <w:r>
        <w:rPr>
          <w:rFonts w:ascii="Arial" w:hAnsi="Arial" w:cs="Arial"/>
          <w:color w:val="4D4D4D"/>
          <w:shd w:val="clear" w:color="auto" w:fill="FFFFFF"/>
        </w:rPr>
        <w:t> yang terutama digunakan untuk mengembangkan grafik aplikasi desktop. Kamu bisa menggunakannya untuk membuat antarmuka pengguna untuk </w:t>
      </w:r>
      <w:r>
        <w:rPr>
          <w:rStyle w:val="Emphasis"/>
          <w:rFonts w:ascii="Arial" w:hAnsi="Arial" w:cs="Arial"/>
          <w:color w:val="4D4D4D"/>
          <w:shd w:val="clear" w:color="auto" w:fill="FFFFFF"/>
        </w:rPr>
        <w:t>software</w:t>
      </w:r>
      <w:r>
        <w:rPr>
          <w:rFonts w:ascii="Arial" w:hAnsi="Arial" w:cs="Arial"/>
          <w:color w:val="4D4D4D"/>
          <w:shd w:val="clear" w:color="auto" w:fill="FFFFFF"/>
        </w:rPr>
        <w:t>. </w:t>
      </w:r>
      <w:r>
        <w:rPr>
          <w:rStyle w:val="Emphasis"/>
          <w:rFonts w:ascii="Arial" w:hAnsi="Arial" w:cs="Arial"/>
          <w:color w:val="4D4D4D"/>
          <w:shd w:val="clear" w:color="auto" w:fill="FFFFFF"/>
        </w:rPr>
        <w:t>Library</w:t>
      </w:r>
      <w:r>
        <w:rPr>
          <w:rFonts w:ascii="Arial" w:hAnsi="Arial" w:cs="Arial"/>
          <w:color w:val="4D4D4D"/>
          <w:shd w:val="clear" w:color="auto" w:fill="FFFFFF"/>
        </w:rPr>
        <w:t> runtime WPF biasanya tertanam dalam sistem operasi Windows. Karakteristik utama WPF adalah kemampuannya untuk menyatukan berbagai elemen antarmuka pengguna. Elemen-elemen ini termasuk grafik vektor, dokumen adaptif, objek media yang dirender sebelumnya, dan rendering 2D dan 3D.</w:t>
      </w:r>
    </w:p>
    <w:p w14:paraId="6BCD0428" w14:textId="77777777" w:rsidR="00FD21A2" w:rsidRDefault="00FD21A2" w:rsidP="00FD21A2">
      <w:pPr>
        <w:pStyle w:val="Heading3"/>
        <w:shd w:val="clear" w:color="auto" w:fill="FFFFFF"/>
        <w:jc w:val="both"/>
        <w:rPr>
          <w:rFonts w:ascii="Arial" w:hAnsi="Arial" w:cs="Arial"/>
          <w:color w:val="4D4D4D"/>
          <w:sz w:val="30"/>
          <w:szCs w:val="30"/>
        </w:rPr>
      </w:pPr>
      <w:r>
        <w:rPr>
          <w:rFonts w:ascii="Arial" w:hAnsi="Arial" w:cs="Arial"/>
          <w:b/>
          <w:bCs/>
          <w:color w:val="4D4D4D"/>
          <w:sz w:val="30"/>
          <w:szCs w:val="30"/>
        </w:rPr>
        <w:lastRenderedPageBreak/>
        <w:t>2. </w:t>
      </w:r>
      <w:r>
        <w:rPr>
          <w:rFonts w:ascii="Arial" w:hAnsi="Arial" w:cs="Arial"/>
          <w:b/>
          <w:bCs/>
          <w:color w:val="4D4D4D"/>
          <w:sz w:val="30"/>
          <w:szCs w:val="30"/>
        </w:rPr>
        <w:fldChar w:fldCharType="begin"/>
      </w:r>
      <w:r>
        <w:rPr>
          <w:rFonts w:ascii="Arial" w:hAnsi="Arial" w:cs="Arial"/>
          <w:b/>
          <w:bCs/>
          <w:color w:val="4D4D4D"/>
          <w:sz w:val="30"/>
          <w:szCs w:val="30"/>
        </w:rPr>
        <w:instrText xml:space="preserve"> HYPERLINK "https://docs.microsoft.com/en-us/windows/uwp/get-started/universal-application-platform-guide" </w:instrText>
      </w:r>
      <w:r>
        <w:rPr>
          <w:rFonts w:ascii="Arial" w:hAnsi="Arial" w:cs="Arial"/>
          <w:b/>
          <w:bCs/>
          <w:color w:val="4D4D4D"/>
          <w:sz w:val="30"/>
          <w:szCs w:val="30"/>
        </w:rPr>
        <w:fldChar w:fldCharType="separate"/>
      </w:r>
      <w:r>
        <w:rPr>
          <w:rStyle w:val="Strong"/>
          <w:rFonts w:ascii="Arial" w:hAnsi="Arial" w:cs="Arial"/>
          <w:b w:val="0"/>
          <w:bCs w:val="0"/>
          <w:color w:val="3168FF"/>
          <w:sz w:val="30"/>
          <w:szCs w:val="30"/>
        </w:rPr>
        <w:t>Universal Windows Platform (UWP)</w:t>
      </w:r>
      <w:r>
        <w:rPr>
          <w:rFonts w:ascii="Arial" w:hAnsi="Arial" w:cs="Arial"/>
          <w:b/>
          <w:bCs/>
          <w:color w:val="4D4D4D"/>
          <w:sz w:val="30"/>
          <w:szCs w:val="30"/>
        </w:rPr>
        <w:fldChar w:fldCharType="end"/>
      </w:r>
    </w:p>
    <w:p w14:paraId="332552E4" w14:textId="5BC5E7B4" w:rsidR="00FD21A2" w:rsidRDefault="00FD21A2" w:rsidP="00FD21A2">
      <w:pPr>
        <w:shd w:val="clear" w:color="auto" w:fill="FFFFFF"/>
        <w:jc w:val="center"/>
        <w:rPr>
          <w:rFonts w:ascii="Arial" w:hAnsi="Arial" w:cs="Arial"/>
          <w:color w:val="4D4D4D"/>
          <w:sz w:val="24"/>
          <w:szCs w:val="24"/>
        </w:rPr>
      </w:pPr>
      <w:r>
        <w:rPr>
          <w:rFonts w:ascii="Arial" w:hAnsi="Arial" w:cs="Arial"/>
          <w:noProof/>
          <w:color w:val="4D4D4D"/>
        </w:rPr>
        <w:drawing>
          <wp:inline distT="0" distB="0" distL="0" distR="0" wp14:anchorId="72268E86" wp14:editId="1FFD8437">
            <wp:extent cx="4206875" cy="2369185"/>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206875" cy="2369185"/>
                    </a:xfrm>
                    <a:prstGeom prst="rect">
                      <a:avLst/>
                    </a:prstGeom>
                    <a:noFill/>
                    <a:ln>
                      <a:noFill/>
                    </a:ln>
                  </pic:spPr>
                </pic:pic>
              </a:graphicData>
            </a:graphic>
          </wp:inline>
        </w:drawing>
      </w:r>
      <w:r>
        <w:rPr>
          <w:rFonts w:ascii="Arial" w:hAnsi="Arial" w:cs="Arial"/>
          <w:color w:val="4D4D4D"/>
        </w:rPr>
        <w:br/>
      </w:r>
      <w:r>
        <w:rPr>
          <w:rFonts w:ascii="Arial" w:hAnsi="Arial" w:cs="Arial"/>
          <w:color w:val="4D4D4D"/>
          <w:sz w:val="19"/>
          <w:szCs w:val="19"/>
        </w:rPr>
        <w:t>Foto: Technotification</w:t>
      </w:r>
    </w:p>
    <w:p w14:paraId="39E9BF15" w14:textId="77777777" w:rsidR="00FD21A2" w:rsidRDefault="00FD21A2" w:rsidP="00FD21A2">
      <w:pPr>
        <w:rPr>
          <w:rFonts w:ascii="Times New Roman" w:hAnsi="Times New Roman" w:cs="Times New Roman"/>
        </w:rPr>
      </w:pPr>
      <w:r>
        <w:rPr>
          <w:rStyle w:val="goog-text-highlight"/>
          <w:rFonts w:ascii="Arial" w:hAnsi="Arial" w:cs="Arial"/>
          <w:color w:val="4D4D4D"/>
          <w:shd w:val="clear" w:color="auto" w:fill="FFFFFF"/>
        </w:rPr>
        <w:t>UWP adalah </w:t>
      </w:r>
      <w:r>
        <w:rPr>
          <w:rStyle w:val="Emphasis"/>
          <w:rFonts w:ascii="Arial" w:hAnsi="Arial" w:cs="Arial"/>
          <w:color w:val="4D4D4D"/>
          <w:shd w:val="clear" w:color="auto" w:fill="FFFFFF"/>
        </w:rPr>
        <w:t>framework</w:t>
      </w:r>
      <w:r>
        <w:rPr>
          <w:rStyle w:val="goog-text-highlight"/>
          <w:rFonts w:ascii="Arial" w:hAnsi="Arial" w:cs="Arial"/>
          <w:color w:val="4D4D4D"/>
          <w:shd w:val="clear" w:color="auto" w:fill="FFFFFF"/>
        </w:rPr>
        <w:t> penting lainnya untuk pengembangan aplikasi desktop. </w:t>
      </w:r>
      <w:r>
        <w:rPr>
          <w:rFonts w:ascii="Arial" w:hAnsi="Arial" w:cs="Arial"/>
          <w:color w:val="4D4D4D"/>
          <w:shd w:val="clear" w:color="auto" w:fill="FFFFFF"/>
        </w:rPr>
        <w:t>Ini juga merupakan </w:t>
      </w:r>
      <w:r>
        <w:rPr>
          <w:rFonts w:ascii="Arial" w:hAnsi="Arial" w:cs="Arial"/>
          <w:i/>
          <w:iCs/>
          <w:color w:val="4D4D4D"/>
          <w:shd w:val="clear" w:color="auto" w:fill="FFFFFF"/>
        </w:rPr>
        <w:t>framework </w:t>
      </w:r>
      <w:r>
        <w:rPr>
          <w:rFonts w:ascii="Arial" w:hAnsi="Arial" w:cs="Arial"/>
          <w:color w:val="4D4D4D"/>
          <w:shd w:val="clear" w:color="auto" w:fill="FFFFFF"/>
        </w:rPr>
        <w:t>yang sangat dikreditkan untuk popularitas platform .NET. Ini karena memungkinkan pengembang untuk membuat aplikasi desktop lintas platform. Pada dasarnya, UWP memungkinkan pengembang untuk membuat aplikasi yang dapat berjalan di banyak platform milik Microsoft. Ini berarti perangkat lunak-mu akan bisa berjalan di beberapa perangkat. Ini dimungkinkan oleh algoritma khusus untuk pengembangan aplikasi Windows. </w:t>
      </w:r>
      <w:r>
        <w:rPr>
          <w:rFonts w:ascii="Arial" w:hAnsi="Arial" w:cs="Arial"/>
          <w:i/>
          <w:iCs/>
          <w:color w:val="4D4D4D"/>
          <w:shd w:val="clear" w:color="auto" w:fill="FFFFFF"/>
        </w:rPr>
        <w:t>Framework </w:t>
      </w:r>
      <w:r>
        <w:rPr>
          <w:rFonts w:ascii="Arial" w:hAnsi="Arial" w:cs="Arial"/>
          <w:color w:val="4D4D4D"/>
          <w:shd w:val="clear" w:color="auto" w:fill="FFFFFF"/>
        </w:rPr>
        <w:t>UWP sangat skalabel. Jika kamu telah membangun aplikasi untuk desktop, </w:t>
      </w:r>
      <w:r>
        <w:rPr>
          <w:rStyle w:val="Emphasis"/>
          <w:rFonts w:ascii="Arial" w:hAnsi="Arial" w:cs="Arial"/>
          <w:color w:val="4D4D4D"/>
          <w:shd w:val="clear" w:color="auto" w:fill="FFFFFF"/>
        </w:rPr>
        <w:t>framework</w:t>
      </w:r>
      <w:r>
        <w:rPr>
          <w:rFonts w:ascii="Arial" w:hAnsi="Arial" w:cs="Arial"/>
          <w:color w:val="4D4D4D"/>
          <w:shd w:val="clear" w:color="auto" w:fill="FFFFFF"/>
        </w:rPr>
        <w:t> ini akan memungkinkan untuk mengukurnya untuk perangkat seluler. Aplikasi ini akan dapat berjalan dengan lancar di ponsel, tablet, dan bahkan di Xbox. Ini adalah kerangka kerja yang telah meningkatkan fungsionalitas Visual Studio.</w:t>
      </w:r>
    </w:p>
    <w:p w14:paraId="575462B1" w14:textId="4ACD054E" w:rsidR="00FD21A2" w:rsidRDefault="00FD21A2" w:rsidP="00FD21A2">
      <w:pPr>
        <w:pStyle w:val="Heading4"/>
        <w:shd w:val="clear" w:color="auto" w:fill="FFFFFF"/>
        <w:jc w:val="both"/>
        <w:rPr>
          <w:rFonts w:ascii="Arial" w:hAnsi="Arial" w:cs="Arial"/>
          <w:color w:val="4D4D4D"/>
          <w:spacing w:val="2"/>
          <w:sz w:val="17"/>
          <w:szCs w:val="17"/>
        </w:rPr>
      </w:pPr>
      <w:r>
        <w:rPr>
          <w:rStyle w:val="Emphasis"/>
          <w:rFonts w:ascii="Arial" w:hAnsi="Arial" w:cs="Arial"/>
          <w:b/>
          <w:bCs/>
          <w:color w:val="4D4D4D"/>
          <w:spacing w:val="2"/>
          <w:sz w:val="17"/>
          <w:szCs w:val="17"/>
        </w:rPr>
        <w:lastRenderedPageBreak/>
        <w:t> </w:t>
      </w:r>
    </w:p>
    <w:p w14:paraId="5B5B06E0" w14:textId="77777777" w:rsidR="00FD21A2" w:rsidRDefault="00FD21A2" w:rsidP="00FD21A2">
      <w:pPr>
        <w:pStyle w:val="Heading3"/>
        <w:shd w:val="clear" w:color="auto" w:fill="FFFFFF"/>
        <w:jc w:val="both"/>
        <w:rPr>
          <w:rFonts w:ascii="Arial" w:hAnsi="Arial" w:cs="Arial"/>
          <w:b/>
          <w:bCs/>
          <w:color w:val="4D4D4D"/>
          <w:sz w:val="30"/>
          <w:szCs w:val="30"/>
        </w:rPr>
      </w:pPr>
      <w:r>
        <w:rPr>
          <w:rFonts w:ascii="Arial" w:hAnsi="Arial" w:cs="Arial"/>
          <w:b/>
          <w:bCs/>
          <w:color w:val="4D4D4D"/>
          <w:sz w:val="30"/>
          <w:szCs w:val="30"/>
        </w:rPr>
        <w:t>3. </w:t>
      </w:r>
      <w:r>
        <w:rPr>
          <w:rStyle w:val="Strong"/>
          <w:rFonts w:ascii="Arial" w:hAnsi="Arial" w:cs="Arial"/>
          <w:b w:val="0"/>
          <w:bCs w:val="0"/>
          <w:color w:val="4D4D4D"/>
          <w:sz w:val="30"/>
          <w:szCs w:val="30"/>
        </w:rPr>
        <w:fldChar w:fldCharType="begin"/>
      </w:r>
      <w:r>
        <w:rPr>
          <w:rStyle w:val="Strong"/>
          <w:rFonts w:ascii="Arial" w:hAnsi="Arial" w:cs="Arial"/>
          <w:b w:val="0"/>
          <w:bCs w:val="0"/>
          <w:color w:val="4D4D4D"/>
          <w:sz w:val="30"/>
          <w:szCs w:val="30"/>
        </w:rPr>
        <w:instrText xml:space="preserve"> HYPERLINK "https://developer.apple.com/library/archive/documentation/MacOSX/Conceptual/OSX_Technology_Overview/CocoaApplicationLayer/CocoaApplicationLayer.html" \o "Cocoa Framework" \t "_blank" </w:instrText>
      </w:r>
      <w:r>
        <w:rPr>
          <w:rStyle w:val="Strong"/>
          <w:rFonts w:ascii="Arial" w:hAnsi="Arial" w:cs="Arial"/>
          <w:b w:val="0"/>
          <w:bCs w:val="0"/>
          <w:color w:val="4D4D4D"/>
          <w:sz w:val="30"/>
          <w:szCs w:val="30"/>
        </w:rPr>
        <w:fldChar w:fldCharType="separate"/>
      </w:r>
      <w:r>
        <w:rPr>
          <w:rStyle w:val="Hyperlink"/>
          <w:rFonts w:ascii="Arial" w:hAnsi="Arial" w:cs="Arial"/>
          <w:color w:val="3168FF"/>
          <w:sz w:val="30"/>
          <w:szCs w:val="30"/>
        </w:rPr>
        <w:t>Cocoa</w:t>
      </w:r>
      <w:r>
        <w:rPr>
          <w:rStyle w:val="Strong"/>
          <w:rFonts w:ascii="Arial" w:hAnsi="Arial" w:cs="Arial"/>
          <w:b w:val="0"/>
          <w:bCs w:val="0"/>
          <w:color w:val="4D4D4D"/>
          <w:sz w:val="30"/>
          <w:szCs w:val="30"/>
        </w:rPr>
        <w:fldChar w:fldCharType="end"/>
      </w:r>
    </w:p>
    <w:p w14:paraId="4E23B2C4" w14:textId="50471402" w:rsidR="00FD21A2" w:rsidRDefault="00FD21A2" w:rsidP="00FD21A2">
      <w:pPr>
        <w:shd w:val="clear" w:color="auto" w:fill="FFFFFF"/>
        <w:jc w:val="center"/>
        <w:rPr>
          <w:rFonts w:ascii="Arial" w:hAnsi="Arial" w:cs="Arial"/>
          <w:color w:val="4D4D4D"/>
          <w:sz w:val="24"/>
          <w:szCs w:val="24"/>
        </w:rPr>
      </w:pPr>
      <w:r>
        <w:rPr>
          <w:rFonts w:ascii="Arial" w:hAnsi="Arial" w:cs="Arial"/>
          <w:noProof/>
          <w:color w:val="4D4D4D"/>
        </w:rPr>
        <w:drawing>
          <wp:inline distT="0" distB="0" distL="0" distR="0" wp14:anchorId="4C36A111" wp14:editId="10094FCD">
            <wp:extent cx="4206875" cy="2962275"/>
            <wp:effectExtent l="0" t="0" r="317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206875" cy="2962275"/>
                    </a:xfrm>
                    <a:prstGeom prst="rect">
                      <a:avLst/>
                    </a:prstGeom>
                    <a:noFill/>
                    <a:ln>
                      <a:noFill/>
                    </a:ln>
                  </pic:spPr>
                </pic:pic>
              </a:graphicData>
            </a:graphic>
          </wp:inline>
        </w:drawing>
      </w:r>
      <w:r>
        <w:rPr>
          <w:rFonts w:ascii="Arial" w:hAnsi="Arial" w:cs="Arial"/>
          <w:color w:val="4D4D4D"/>
        </w:rPr>
        <w:br/>
      </w:r>
      <w:r>
        <w:rPr>
          <w:rFonts w:ascii="Arial" w:hAnsi="Arial" w:cs="Arial"/>
          <w:color w:val="4D4D4D"/>
          <w:sz w:val="19"/>
          <w:szCs w:val="19"/>
        </w:rPr>
        <w:t>Foto: Medium</w:t>
      </w:r>
    </w:p>
    <w:p w14:paraId="4A8DD88D" w14:textId="77777777" w:rsidR="00FD21A2" w:rsidRDefault="00FD21A2" w:rsidP="00FD21A2">
      <w:pPr>
        <w:rPr>
          <w:rFonts w:ascii="Times New Roman" w:hAnsi="Times New Roman" w:cs="Times New Roman"/>
        </w:rPr>
      </w:pPr>
      <w:r>
        <w:rPr>
          <w:rStyle w:val="goog-text-highlight"/>
          <w:rFonts w:ascii="Arial" w:hAnsi="Arial" w:cs="Arial"/>
          <w:color w:val="4D4D4D"/>
          <w:shd w:val="clear" w:color="auto" w:fill="FFFFFF"/>
        </w:rPr>
        <w:t>Cocoa adalah </w:t>
      </w:r>
      <w:r>
        <w:rPr>
          <w:rStyle w:val="Emphasis"/>
          <w:rFonts w:ascii="Arial" w:hAnsi="Arial" w:cs="Arial"/>
          <w:color w:val="4D4D4D"/>
          <w:shd w:val="clear" w:color="auto" w:fill="FFFFFF"/>
        </w:rPr>
        <w:t>framework</w:t>
      </w:r>
      <w:r>
        <w:rPr>
          <w:rStyle w:val="goog-text-highlight"/>
          <w:rFonts w:ascii="Arial" w:hAnsi="Arial" w:cs="Arial"/>
          <w:color w:val="4D4D4D"/>
          <w:shd w:val="clear" w:color="auto" w:fill="FFFFFF"/>
        </w:rPr>
        <w:t> asli untuk pengembangan MacO asli. </w:t>
      </w:r>
      <w:r>
        <w:rPr>
          <w:rFonts w:ascii="Arial" w:hAnsi="Arial" w:cs="Arial"/>
          <w:color w:val="4D4D4D"/>
          <w:shd w:val="clear" w:color="auto" w:fill="FFFFFF"/>
        </w:rPr>
        <w:t>Ini adalah </w:t>
      </w:r>
      <w:r>
        <w:rPr>
          <w:rStyle w:val="Emphasis"/>
          <w:rFonts w:ascii="Arial" w:hAnsi="Arial" w:cs="Arial"/>
          <w:color w:val="4D4D4D"/>
          <w:shd w:val="clear" w:color="auto" w:fill="FFFFFF"/>
        </w:rPr>
        <w:t>framework</w:t>
      </w:r>
      <w:r>
        <w:rPr>
          <w:rFonts w:ascii="Arial" w:hAnsi="Arial" w:cs="Arial"/>
          <w:color w:val="4D4D4D"/>
          <w:shd w:val="clear" w:color="auto" w:fill="FFFFFF"/>
        </w:rPr>
        <w:t> berorientasi objek untuk membangun antarmuka pengguna untuk MacOS, iOS, dan tvOS. Cocoa tidak hanya menambah fungsionalitas UI tetapi juga membuat antarmuka lebih menghibur. Dengan </w:t>
      </w:r>
      <w:r>
        <w:rPr>
          <w:rStyle w:val="Emphasis"/>
          <w:rFonts w:ascii="Arial" w:hAnsi="Arial" w:cs="Arial"/>
          <w:color w:val="4D4D4D"/>
          <w:shd w:val="clear" w:color="auto" w:fill="FFFFFF"/>
        </w:rPr>
        <w:t>framework</w:t>
      </w:r>
      <w:r>
        <w:rPr>
          <w:rFonts w:ascii="Arial" w:hAnsi="Arial" w:cs="Arial"/>
          <w:color w:val="4D4D4D"/>
          <w:shd w:val="clear" w:color="auto" w:fill="FFFFFF"/>
        </w:rPr>
        <w:t> Cocoa, kamu bisa menambahkan fitur animasi, elemen kontrol grafis dan fitur pengenalan gerakan ke dalam aplikasi desktop. Semua alat pengembangan untuk Cocoa disediakan oleh Apple. Ketika datang untuk menulis kode, </w:t>
      </w:r>
      <w:r>
        <w:rPr>
          <w:rFonts w:ascii="Arial" w:hAnsi="Arial" w:cs="Arial"/>
          <w:i/>
          <w:iCs/>
          <w:color w:val="4D4D4D"/>
          <w:shd w:val="clear" w:color="auto" w:fill="FFFFFF"/>
        </w:rPr>
        <w:t>framework </w:t>
      </w:r>
      <w:r>
        <w:rPr>
          <w:rFonts w:ascii="Arial" w:hAnsi="Arial" w:cs="Arial"/>
          <w:color w:val="4D4D4D"/>
          <w:shd w:val="clear" w:color="auto" w:fill="FFFFFF"/>
        </w:rPr>
        <w:t>dapat digunakan dengan bahasa Python, Perl, dan Ruby. Untuk menggunakan bahasa-bahasa ini, kamu perlu jembatan seperti PyObjC, PasCocoa, dan RubyCocoa. </w:t>
      </w:r>
      <w:r>
        <w:rPr>
          <w:rStyle w:val="Emphasis"/>
          <w:rFonts w:ascii="Arial" w:hAnsi="Arial" w:cs="Arial"/>
          <w:color w:val="4D4D4D"/>
          <w:shd w:val="clear" w:color="auto" w:fill="FFFFFF"/>
        </w:rPr>
        <w:t>Framework </w:t>
      </w:r>
      <w:r>
        <w:rPr>
          <w:rFonts w:ascii="Arial" w:hAnsi="Arial" w:cs="Arial"/>
          <w:color w:val="4D4D4D"/>
          <w:shd w:val="clear" w:color="auto" w:fill="FFFFFF"/>
        </w:rPr>
        <w:t>Cocoa akan membantu-mu mematuhi panduan ketat Apple.</w:t>
      </w:r>
    </w:p>
    <w:p w14:paraId="3EB980C6" w14:textId="77777777" w:rsidR="00FD21A2" w:rsidRDefault="00FD21A2" w:rsidP="00FD21A2">
      <w:pPr>
        <w:pStyle w:val="Heading3"/>
        <w:shd w:val="clear" w:color="auto" w:fill="FFFFFF"/>
        <w:jc w:val="both"/>
        <w:rPr>
          <w:rFonts w:ascii="Arial" w:hAnsi="Arial" w:cs="Arial"/>
          <w:color w:val="4D4D4D"/>
          <w:sz w:val="30"/>
          <w:szCs w:val="30"/>
        </w:rPr>
      </w:pPr>
      <w:r>
        <w:rPr>
          <w:rFonts w:ascii="Arial" w:hAnsi="Arial" w:cs="Arial"/>
          <w:b/>
          <w:bCs/>
          <w:color w:val="4D4D4D"/>
          <w:sz w:val="30"/>
          <w:szCs w:val="30"/>
        </w:rPr>
        <w:lastRenderedPageBreak/>
        <w:t>4. </w:t>
      </w:r>
      <w:r>
        <w:rPr>
          <w:rStyle w:val="Strong"/>
          <w:rFonts w:ascii="Arial" w:hAnsi="Arial" w:cs="Arial"/>
          <w:b w:val="0"/>
          <w:bCs w:val="0"/>
          <w:color w:val="4D4D4D"/>
          <w:sz w:val="30"/>
          <w:szCs w:val="30"/>
        </w:rPr>
        <w:fldChar w:fldCharType="begin"/>
      </w:r>
      <w:r>
        <w:rPr>
          <w:rStyle w:val="Strong"/>
          <w:rFonts w:ascii="Arial" w:hAnsi="Arial" w:cs="Arial"/>
          <w:b w:val="0"/>
          <w:bCs w:val="0"/>
          <w:color w:val="4D4D4D"/>
          <w:sz w:val="30"/>
          <w:szCs w:val="30"/>
        </w:rPr>
        <w:instrText xml:space="preserve"> HYPERLINK "https://electronjs.org/" \o "https://electronjs.org/" \t "_blank" </w:instrText>
      </w:r>
      <w:r>
        <w:rPr>
          <w:rStyle w:val="Strong"/>
          <w:rFonts w:ascii="Arial" w:hAnsi="Arial" w:cs="Arial"/>
          <w:b w:val="0"/>
          <w:bCs w:val="0"/>
          <w:color w:val="4D4D4D"/>
          <w:sz w:val="30"/>
          <w:szCs w:val="30"/>
        </w:rPr>
        <w:fldChar w:fldCharType="separate"/>
      </w:r>
      <w:r>
        <w:rPr>
          <w:rStyle w:val="Hyperlink"/>
          <w:rFonts w:ascii="Arial" w:hAnsi="Arial" w:cs="Arial"/>
          <w:color w:val="3168FF"/>
          <w:sz w:val="30"/>
          <w:szCs w:val="30"/>
        </w:rPr>
        <w:t>Electron Js</w:t>
      </w:r>
      <w:r>
        <w:rPr>
          <w:rStyle w:val="Strong"/>
          <w:rFonts w:ascii="Arial" w:hAnsi="Arial" w:cs="Arial"/>
          <w:b w:val="0"/>
          <w:bCs w:val="0"/>
          <w:color w:val="4D4D4D"/>
          <w:sz w:val="30"/>
          <w:szCs w:val="30"/>
        </w:rPr>
        <w:fldChar w:fldCharType="end"/>
      </w:r>
    </w:p>
    <w:p w14:paraId="6D8E06D1" w14:textId="2CC1624A" w:rsidR="00FD21A2" w:rsidRDefault="00FD21A2" w:rsidP="00FD21A2">
      <w:pPr>
        <w:shd w:val="clear" w:color="auto" w:fill="FFFFFF"/>
        <w:jc w:val="center"/>
        <w:rPr>
          <w:rFonts w:ascii="Arial" w:hAnsi="Arial" w:cs="Arial"/>
          <w:color w:val="4D4D4D"/>
          <w:sz w:val="24"/>
          <w:szCs w:val="24"/>
        </w:rPr>
      </w:pPr>
      <w:r>
        <w:rPr>
          <w:rFonts w:ascii="Arial" w:hAnsi="Arial" w:cs="Arial"/>
          <w:noProof/>
          <w:color w:val="4D4D4D"/>
        </w:rPr>
        <w:drawing>
          <wp:inline distT="0" distB="0" distL="0" distR="0" wp14:anchorId="66CDE2B7" wp14:editId="67406722">
            <wp:extent cx="4206875" cy="2369185"/>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206875" cy="2369185"/>
                    </a:xfrm>
                    <a:prstGeom prst="rect">
                      <a:avLst/>
                    </a:prstGeom>
                    <a:noFill/>
                    <a:ln>
                      <a:noFill/>
                    </a:ln>
                  </pic:spPr>
                </pic:pic>
              </a:graphicData>
            </a:graphic>
          </wp:inline>
        </w:drawing>
      </w:r>
      <w:r>
        <w:rPr>
          <w:rFonts w:ascii="Arial" w:hAnsi="Arial" w:cs="Arial"/>
          <w:color w:val="4D4D4D"/>
        </w:rPr>
        <w:br/>
      </w:r>
      <w:r>
        <w:rPr>
          <w:rFonts w:ascii="Arial" w:hAnsi="Arial" w:cs="Arial"/>
          <w:color w:val="4D4D4D"/>
          <w:sz w:val="19"/>
          <w:szCs w:val="19"/>
        </w:rPr>
        <w:t>Foto: YouTube</w:t>
      </w:r>
    </w:p>
    <w:p w14:paraId="7CA8666D" w14:textId="77777777" w:rsidR="00FD21A2" w:rsidRDefault="00FD21A2" w:rsidP="00FD21A2">
      <w:pPr>
        <w:rPr>
          <w:rFonts w:ascii="Times New Roman" w:hAnsi="Times New Roman" w:cs="Times New Roman"/>
        </w:rPr>
      </w:pPr>
      <w:r>
        <w:rPr>
          <w:rFonts w:ascii="Arial" w:hAnsi="Arial" w:cs="Arial"/>
          <w:color w:val="4D4D4D"/>
          <w:shd w:val="clear" w:color="auto" w:fill="FFFFFF"/>
        </w:rPr>
        <w:t>Electron Js adalah </w:t>
      </w:r>
      <w:r>
        <w:rPr>
          <w:rStyle w:val="Emphasis"/>
          <w:rFonts w:ascii="Arial" w:hAnsi="Arial" w:cs="Arial"/>
          <w:color w:val="4D4D4D"/>
          <w:shd w:val="clear" w:color="auto" w:fill="FFFFFF"/>
        </w:rPr>
        <w:t>framework</w:t>
      </w:r>
      <w:r>
        <w:rPr>
          <w:rFonts w:ascii="Arial" w:hAnsi="Arial" w:cs="Arial"/>
          <w:color w:val="4D4D4D"/>
          <w:shd w:val="clear" w:color="auto" w:fill="FFFFFF"/>
        </w:rPr>
        <w:t> pengembangan lintas platform yang dikembangkan oleh GitHub. </w:t>
      </w:r>
      <w:r>
        <w:rPr>
          <w:rStyle w:val="Emphasis"/>
          <w:rFonts w:ascii="Arial" w:hAnsi="Arial" w:cs="Arial"/>
          <w:color w:val="4D4D4D"/>
          <w:shd w:val="clear" w:color="auto" w:fill="FFFFFF"/>
        </w:rPr>
        <w:t>Framework</w:t>
      </w:r>
      <w:r>
        <w:rPr>
          <w:rFonts w:ascii="Arial" w:hAnsi="Arial" w:cs="Arial"/>
          <w:color w:val="4D4D4D"/>
          <w:shd w:val="clear" w:color="auto" w:fill="FFFFFF"/>
        </w:rPr>
        <w:t> menggunakan Node.js dan pengembang dapat menggunakannya untuk membangun aplikasi desktop lintas platform. Dari sisi tampilan, ada cukup banyak perusahaan besar yang menggunakan platform ini untuk mengembangkan aplikasi mereka. Mereka termasuk Facebook, Microsoft, dan Stack. Sebagai pengembang web, kamu bisa menggunakan Electron untuk membangun aplikasi desktop. </w:t>
      </w:r>
      <w:r>
        <w:rPr>
          <w:rFonts w:ascii="Arial" w:hAnsi="Arial" w:cs="Arial"/>
          <w:i/>
          <w:iCs/>
          <w:color w:val="4D4D4D"/>
          <w:shd w:val="clear" w:color="auto" w:fill="FFFFFF"/>
        </w:rPr>
        <w:t>Framework </w:t>
      </w:r>
      <w:r>
        <w:rPr>
          <w:rFonts w:ascii="Arial" w:hAnsi="Arial" w:cs="Arial"/>
          <w:color w:val="4D4D4D"/>
          <w:shd w:val="clear" w:color="auto" w:fill="FFFFFF"/>
        </w:rPr>
        <w:t>ini memungkinkan pengembang untuk fokus pada fungsionalitas inti dari perangkat lunak. Ini karena </w:t>
      </w:r>
      <w:r>
        <w:rPr>
          <w:rFonts w:ascii="Arial" w:hAnsi="Arial" w:cs="Arial"/>
          <w:i/>
          <w:iCs/>
          <w:color w:val="4D4D4D"/>
          <w:shd w:val="clear" w:color="auto" w:fill="FFFFFF"/>
        </w:rPr>
        <w:t>framework </w:t>
      </w:r>
      <w:r>
        <w:rPr>
          <w:rFonts w:ascii="Arial" w:hAnsi="Arial" w:cs="Arial"/>
          <w:color w:val="4D4D4D"/>
          <w:shd w:val="clear" w:color="auto" w:fill="FFFFFF"/>
        </w:rPr>
        <w:t>menangani bagian tersulit dari proses pengembangan perangkat lunak.</w:t>
      </w:r>
    </w:p>
    <w:p w14:paraId="636E5004" w14:textId="77777777" w:rsidR="00FD21A2" w:rsidRDefault="00FD21A2" w:rsidP="00FD21A2">
      <w:pPr>
        <w:pStyle w:val="Heading3"/>
        <w:shd w:val="clear" w:color="auto" w:fill="FFFFFF"/>
        <w:jc w:val="both"/>
        <w:rPr>
          <w:rFonts w:ascii="Arial" w:hAnsi="Arial" w:cs="Arial"/>
          <w:color w:val="4D4D4D"/>
          <w:sz w:val="30"/>
          <w:szCs w:val="30"/>
        </w:rPr>
      </w:pPr>
      <w:r>
        <w:rPr>
          <w:rFonts w:ascii="Arial" w:hAnsi="Arial" w:cs="Arial"/>
          <w:b/>
          <w:bCs/>
          <w:color w:val="4D4D4D"/>
          <w:sz w:val="30"/>
          <w:szCs w:val="30"/>
        </w:rPr>
        <w:lastRenderedPageBreak/>
        <w:t>5. </w:t>
      </w:r>
      <w:r>
        <w:rPr>
          <w:rStyle w:val="Strong"/>
          <w:rFonts w:ascii="Arial" w:hAnsi="Arial" w:cs="Arial"/>
          <w:b w:val="0"/>
          <w:bCs w:val="0"/>
          <w:color w:val="4D4D4D"/>
          <w:sz w:val="30"/>
          <w:szCs w:val="30"/>
        </w:rPr>
        <w:fldChar w:fldCharType="begin"/>
      </w:r>
      <w:r>
        <w:rPr>
          <w:rStyle w:val="Strong"/>
          <w:rFonts w:ascii="Arial" w:hAnsi="Arial" w:cs="Arial"/>
          <w:b w:val="0"/>
          <w:bCs w:val="0"/>
          <w:color w:val="4D4D4D"/>
          <w:sz w:val="30"/>
          <w:szCs w:val="30"/>
        </w:rPr>
        <w:instrText xml:space="preserve"> HYPERLINK "https://www.oracle.com/technetwork/articles/java/swingappfr-136951.html" \o "Swing" \t "_blank" </w:instrText>
      </w:r>
      <w:r>
        <w:rPr>
          <w:rStyle w:val="Strong"/>
          <w:rFonts w:ascii="Arial" w:hAnsi="Arial" w:cs="Arial"/>
          <w:b w:val="0"/>
          <w:bCs w:val="0"/>
          <w:color w:val="4D4D4D"/>
          <w:sz w:val="30"/>
          <w:szCs w:val="30"/>
        </w:rPr>
        <w:fldChar w:fldCharType="separate"/>
      </w:r>
      <w:r>
        <w:rPr>
          <w:rStyle w:val="Hyperlink"/>
          <w:rFonts w:ascii="Arial" w:hAnsi="Arial" w:cs="Arial"/>
          <w:color w:val="3168FF"/>
          <w:sz w:val="30"/>
          <w:szCs w:val="30"/>
        </w:rPr>
        <w:t>Swing</w:t>
      </w:r>
      <w:r>
        <w:rPr>
          <w:rStyle w:val="Strong"/>
          <w:rFonts w:ascii="Arial" w:hAnsi="Arial" w:cs="Arial"/>
          <w:b w:val="0"/>
          <w:bCs w:val="0"/>
          <w:color w:val="4D4D4D"/>
          <w:sz w:val="30"/>
          <w:szCs w:val="30"/>
        </w:rPr>
        <w:fldChar w:fldCharType="end"/>
      </w:r>
    </w:p>
    <w:p w14:paraId="1A00A35D" w14:textId="6137EC8C" w:rsidR="00FD21A2" w:rsidRDefault="00FD21A2" w:rsidP="00FD21A2">
      <w:pPr>
        <w:shd w:val="clear" w:color="auto" w:fill="FFFFFF"/>
        <w:jc w:val="center"/>
        <w:rPr>
          <w:rFonts w:ascii="Arial" w:hAnsi="Arial" w:cs="Arial"/>
          <w:color w:val="4D4D4D"/>
          <w:sz w:val="24"/>
          <w:szCs w:val="24"/>
        </w:rPr>
      </w:pPr>
      <w:r>
        <w:rPr>
          <w:rFonts w:ascii="Arial" w:hAnsi="Arial" w:cs="Arial"/>
          <w:noProof/>
          <w:color w:val="4D4D4D"/>
        </w:rPr>
        <w:drawing>
          <wp:inline distT="0" distB="0" distL="0" distR="0" wp14:anchorId="037F62A5" wp14:editId="23327179">
            <wp:extent cx="4206875" cy="2052955"/>
            <wp:effectExtent l="0" t="0" r="317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206875" cy="2052955"/>
                    </a:xfrm>
                    <a:prstGeom prst="rect">
                      <a:avLst/>
                    </a:prstGeom>
                    <a:noFill/>
                    <a:ln>
                      <a:noFill/>
                    </a:ln>
                  </pic:spPr>
                </pic:pic>
              </a:graphicData>
            </a:graphic>
          </wp:inline>
        </w:drawing>
      </w:r>
      <w:r>
        <w:rPr>
          <w:rFonts w:ascii="Arial" w:hAnsi="Arial" w:cs="Arial"/>
          <w:color w:val="4D4D4D"/>
        </w:rPr>
        <w:br/>
      </w:r>
      <w:r>
        <w:rPr>
          <w:rFonts w:ascii="Arial" w:hAnsi="Arial" w:cs="Arial"/>
          <w:color w:val="4D4D4D"/>
          <w:sz w:val="19"/>
          <w:szCs w:val="19"/>
        </w:rPr>
        <w:t>Foto: Cs.UCLA.Edu</w:t>
      </w:r>
    </w:p>
    <w:p w14:paraId="4DDAB67B" w14:textId="2587EE92" w:rsidR="00FD21A2" w:rsidRDefault="00FD21A2" w:rsidP="00FD21A2">
      <w:pPr>
        <w:pStyle w:val="NormalWeb"/>
        <w:shd w:val="clear" w:color="auto" w:fill="FFFFFF"/>
        <w:spacing w:before="0" w:beforeAutospacing="0" w:after="300" w:afterAutospacing="0"/>
        <w:ind w:left="360"/>
        <w:textAlignment w:val="baseline"/>
        <w:rPr>
          <w:rFonts w:ascii="Helvetica" w:hAnsi="Helvetica" w:cs="Helvetica"/>
          <w:color w:val="2D2D2D"/>
        </w:rPr>
      </w:pPr>
      <w:r>
        <w:rPr>
          <w:rStyle w:val="goog-text-highlight"/>
          <w:rFonts w:ascii="Arial" w:hAnsi="Arial" w:cs="Arial"/>
          <w:color w:val="4D4D4D"/>
          <w:shd w:val="clear" w:color="auto" w:fill="FFFFFF"/>
        </w:rPr>
        <w:t xml:space="preserve">Swing </w:t>
      </w:r>
      <w:proofErr w:type="spellStart"/>
      <w:r>
        <w:rPr>
          <w:rStyle w:val="goog-text-highlight"/>
          <w:rFonts w:ascii="Arial" w:hAnsi="Arial" w:cs="Arial"/>
          <w:color w:val="4D4D4D"/>
          <w:shd w:val="clear" w:color="auto" w:fill="FFFFFF"/>
        </w:rPr>
        <w:t>adalah</w:t>
      </w:r>
      <w:proofErr w:type="spellEnd"/>
      <w:r>
        <w:rPr>
          <w:rStyle w:val="goog-text-highlight"/>
          <w:rFonts w:ascii="Arial" w:hAnsi="Arial" w:cs="Arial"/>
          <w:color w:val="4D4D4D"/>
          <w:shd w:val="clear" w:color="auto" w:fill="FFFFFF"/>
        </w:rPr>
        <w:t> </w:t>
      </w:r>
      <w:r>
        <w:rPr>
          <w:rStyle w:val="Emphasis"/>
          <w:rFonts w:ascii="Arial" w:hAnsi="Arial" w:cs="Arial"/>
          <w:color w:val="4D4D4D"/>
          <w:shd w:val="clear" w:color="auto" w:fill="FFFFFF"/>
        </w:rPr>
        <w:t>framework</w:t>
      </w:r>
      <w:r>
        <w:rPr>
          <w:rStyle w:val="goog-text-highlight"/>
          <w:rFonts w:ascii="Arial" w:hAnsi="Arial" w:cs="Arial"/>
          <w:color w:val="4D4D4D"/>
          <w:shd w:val="clear" w:color="auto" w:fill="FFFFFF"/>
        </w:rPr>
        <w:t> </w:t>
      </w:r>
      <w:proofErr w:type="spellStart"/>
      <w:r>
        <w:rPr>
          <w:rStyle w:val="goog-text-highlight"/>
          <w:rFonts w:ascii="Arial" w:hAnsi="Arial" w:cs="Arial"/>
          <w:color w:val="4D4D4D"/>
          <w:shd w:val="clear" w:color="auto" w:fill="FFFFFF"/>
        </w:rPr>
        <w:t>berbasis</w:t>
      </w:r>
      <w:proofErr w:type="spellEnd"/>
      <w:r>
        <w:rPr>
          <w:rStyle w:val="goog-text-highlight"/>
          <w:rFonts w:ascii="Arial" w:hAnsi="Arial" w:cs="Arial"/>
          <w:color w:val="4D4D4D"/>
          <w:shd w:val="clear" w:color="auto" w:fill="FFFFFF"/>
        </w:rPr>
        <w:t xml:space="preserve"> Java yang </w:t>
      </w:r>
      <w:proofErr w:type="spellStart"/>
      <w:r>
        <w:rPr>
          <w:rStyle w:val="goog-text-highlight"/>
          <w:rFonts w:ascii="Arial" w:hAnsi="Arial" w:cs="Arial"/>
          <w:color w:val="4D4D4D"/>
          <w:shd w:val="clear" w:color="auto" w:fill="FFFFFF"/>
        </w:rPr>
        <w:t>dapat</w:t>
      </w:r>
      <w:proofErr w:type="spellEnd"/>
      <w:r>
        <w:rPr>
          <w:rStyle w:val="goog-text-highlight"/>
          <w:rFonts w:ascii="Arial" w:hAnsi="Arial" w:cs="Arial"/>
          <w:color w:val="4D4D4D"/>
          <w:shd w:val="clear" w:color="auto" w:fill="FFFFFF"/>
        </w:rPr>
        <w:t xml:space="preserve"> </w:t>
      </w:r>
      <w:proofErr w:type="spellStart"/>
      <w:r>
        <w:rPr>
          <w:rStyle w:val="goog-text-highlight"/>
          <w:rFonts w:ascii="Arial" w:hAnsi="Arial" w:cs="Arial"/>
          <w:color w:val="4D4D4D"/>
          <w:shd w:val="clear" w:color="auto" w:fill="FFFFFF"/>
        </w:rPr>
        <w:t>kamu</w:t>
      </w:r>
      <w:proofErr w:type="spellEnd"/>
      <w:r>
        <w:rPr>
          <w:rStyle w:val="goog-text-highlight"/>
          <w:rFonts w:ascii="Arial" w:hAnsi="Arial" w:cs="Arial"/>
          <w:color w:val="4D4D4D"/>
          <w:shd w:val="clear" w:color="auto" w:fill="FFFFFF"/>
        </w:rPr>
        <w:t xml:space="preserve"> </w:t>
      </w:r>
      <w:proofErr w:type="spellStart"/>
      <w:r>
        <w:rPr>
          <w:rStyle w:val="goog-text-highlight"/>
          <w:rFonts w:ascii="Arial" w:hAnsi="Arial" w:cs="Arial"/>
          <w:color w:val="4D4D4D"/>
          <w:shd w:val="clear" w:color="auto" w:fill="FFFFFF"/>
        </w:rPr>
        <w:t>gunakan</w:t>
      </w:r>
      <w:proofErr w:type="spellEnd"/>
      <w:r>
        <w:rPr>
          <w:rStyle w:val="goog-text-highlight"/>
          <w:rFonts w:ascii="Arial" w:hAnsi="Arial" w:cs="Arial"/>
          <w:color w:val="4D4D4D"/>
          <w:shd w:val="clear" w:color="auto" w:fill="FFFFFF"/>
        </w:rPr>
        <w:t xml:space="preserve"> </w:t>
      </w:r>
      <w:proofErr w:type="spellStart"/>
      <w:r>
        <w:rPr>
          <w:rStyle w:val="goog-text-highlight"/>
          <w:rFonts w:ascii="Arial" w:hAnsi="Arial" w:cs="Arial"/>
          <w:color w:val="4D4D4D"/>
          <w:shd w:val="clear" w:color="auto" w:fill="FFFFFF"/>
        </w:rPr>
        <w:t>untuk</w:t>
      </w:r>
      <w:proofErr w:type="spellEnd"/>
      <w:r>
        <w:rPr>
          <w:rStyle w:val="goog-text-highlight"/>
          <w:rFonts w:ascii="Arial" w:hAnsi="Arial" w:cs="Arial"/>
          <w:color w:val="4D4D4D"/>
          <w:shd w:val="clear" w:color="auto" w:fill="FFFFFF"/>
        </w:rPr>
        <w:t xml:space="preserve"> </w:t>
      </w:r>
      <w:proofErr w:type="spellStart"/>
      <w:r>
        <w:rPr>
          <w:rStyle w:val="goog-text-highlight"/>
          <w:rFonts w:ascii="Arial" w:hAnsi="Arial" w:cs="Arial"/>
          <w:color w:val="4D4D4D"/>
          <w:shd w:val="clear" w:color="auto" w:fill="FFFFFF"/>
        </w:rPr>
        <w:t>mengembangkan</w:t>
      </w:r>
      <w:proofErr w:type="spellEnd"/>
      <w:r>
        <w:rPr>
          <w:rStyle w:val="goog-text-highlight"/>
          <w:rFonts w:ascii="Arial" w:hAnsi="Arial" w:cs="Arial"/>
          <w:color w:val="4D4D4D"/>
          <w:shd w:val="clear" w:color="auto" w:fill="FFFFFF"/>
        </w:rPr>
        <w:t xml:space="preserve"> </w:t>
      </w:r>
      <w:proofErr w:type="spellStart"/>
      <w:r>
        <w:rPr>
          <w:rStyle w:val="goog-text-highlight"/>
          <w:rFonts w:ascii="Arial" w:hAnsi="Arial" w:cs="Arial"/>
          <w:color w:val="4D4D4D"/>
          <w:shd w:val="clear" w:color="auto" w:fill="FFFFFF"/>
        </w:rPr>
        <w:t>aplikasi</w:t>
      </w:r>
      <w:proofErr w:type="spellEnd"/>
      <w:r>
        <w:rPr>
          <w:rStyle w:val="goog-text-highlight"/>
          <w:rFonts w:ascii="Arial" w:hAnsi="Arial" w:cs="Arial"/>
          <w:color w:val="4D4D4D"/>
          <w:shd w:val="clear" w:color="auto" w:fill="FFFFFF"/>
        </w:rPr>
        <w:t xml:space="preserve"> desktop. </w:t>
      </w:r>
      <w:proofErr w:type="spellStart"/>
      <w:r>
        <w:rPr>
          <w:rFonts w:ascii="Arial" w:hAnsi="Arial" w:cs="Arial"/>
          <w:color w:val="4D4D4D"/>
          <w:shd w:val="clear" w:color="auto" w:fill="FFFFFF"/>
        </w:rPr>
        <w:t>Menjadi</w:t>
      </w:r>
      <w:proofErr w:type="spellEnd"/>
      <w:r>
        <w:rPr>
          <w:rFonts w:ascii="Arial" w:hAnsi="Arial" w:cs="Arial"/>
          <w:color w:val="4D4D4D"/>
          <w:shd w:val="clear" w:color="auto" w:fill="FFFFFF"/>
        </w:rPr>
        <w:t> </w:t>
      </w:r>
      <w:r>
        <w:rPr>
          <w:rStyle w:val="Emphasis"/>
          <w:rFonts w:ascii="Arial" w:hAnsi="Arial" w:cs="Arial"/>
          <w:color w:val="4D4D4D"/>
          <w:shd w:val="clear" w:color="auto" w:fill="FFFFFF"/>
        </w:rPr>
        <w:t>framework</w:t>
      </w:r>
      <w:r>
        <w:rPr>
          <w:rFonts w:ascii="Arial" w:hAnsi="Arial" w:cs="Arial"/>
          <w:color w:val="4D4D4D"/>
          <w:shd w:val="clear" w:color="auto" w:fill="FFFFFF"/>
        </w:rPr>
        <w:t> </w:t>
      </w:r>
      <w:proofErr w:type="spellStart"/>
      <w:r>
        <w:rPr>
          <w:rFonts w:ascii="Arial" w:hAnsi="Arial" w:cs="Arial"/>
          <w:color w:val="4D4D4D"/>
          <w:shd w:val="clear" w:color="auto" w:fill="FFFFFF"/>
        </w:rPr>
        <w:t>lintas</w:t>
      </w:r>
      <w:proofErr w:type="spellEnd"/>
      <w:r>
        <w:rPr>
          <w:rFonts w:ascii="Arial" w:hAnsi="Arial" w:cs="Arial"/>
          <w:color w:val="4D4D4D"/>
          <w:shd w:val="clear" w:color="auto" w:fill="FFFFFF"/>
        </w:rPr>
        <w:t xml:space="preserve"> platform, </w:t>
      </w:r>
      <w:proofErr w:type="spellStart"/>
      <w:r>
        <w:rPr>
          <w:rFonts w:ascii="Arial" w:hAnsi="Arial" w:cs="Arial"/>
          <w:color w:val="4D4D4D"/>
          <w:shd w:val="clear" w:color="auto" w:fill="FFFFFF"/>
        </w:rPr>
        <w:t>aplikasi</w:t>
      </w:r>
      <w:proofErr w:type="spellEnd"/>
      <w:r>
        <w:rPr>
          <w:rFonts w:ascii="Arial" w:hAnsi="Arial" w:cs="Arial"/>
          <w:color w:val="4D4D4D"/>
          <w:shd w:val="clear" w:color="auto" w:fill="FFFFFF"/>
        </w:rPr>
        <w:t xml:space="preserve"> yang </w:t>
      </w:r>
      <w:proofErr w:type="spellStart"/>
      <w:r>
        <w:rPr>
          <w:rFonts w:ascii="Arial" w:hAnsi="Arial" w:cs="Arial"/>
          <w:color w:val="4D4D4D"/>
          <w:shd w:val="clear" w:color="auto" w:fill="FFFFFF"/>
        </w:rPr>
        <w:t>dibangun</w:t>
      </w:r>
      <w:proofErr w:type="spellEnd"/>
      <w:r>
        <w:rPr>
          <w:rFonts w:ascii="Arial" w:hAnsi="Arial" w:cs="Arial"/>
          <w:color w:val="4D4D4D"/>
          <w:shd w:val="clear" w:color="auto" w:fill="FFFFFF"/>
        </w:rPr>
        <w:t xml:space="preserve"> oleh Swing </w:t>
      </w:r>
      <w:proofErr w:type="spellStart"/>
      <w:r>
        <w:rPr>
          <w:rFonts w:ascii="Arial" w:hAnsi="Arial" w:cs="Arial"/>
          <w:color w:val="4D4D4D"/>
          <w:shd w:val="clear" w:color="auto" w:fill="FFFFFF"/>
        </w:rPr>
        <w:t>dapat</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berjalan</w:t>
      </w:r>
      <w:proofErr w:type="spellEnd"/>
      <w:r>
        <w:rPr>
          <w:rFonts w:ascii="Arial" w:hAnsi="Arial" w:cs="Arial"/>
          <w:color w:val="4D4D4D"/>
          <w:shd w:val="clear" w:color="auto" w:fill="FFFFFF"/>
        </w:rPr>
        <w:t xml:space="preserve"> di platform </w:t>
      </w:r>
      <w:proofErr w:type="spellStart"/>
      <w:r>
        <w:rPr>
          <w:rFonts w:ascii="Arial" w:hAnsi="Arial" w:cs="Arial"/>
          <w:color w:val="4D4D4D"/>
          <w:shd w:val="clear" w:color="auto" w:fill="FFFFFF"/>
        </w:rPr>
        <w:t>apa</w:t>
      </w:r>
      <w:proofErr w:type="spellEnd"/>
      <w:r>
        <w:rPr>
          <w:rFonts w:ascii="Arial" w:hAnsi="Arial" w:cs="Arial"/>
          <w:color w:val="4D4D4D"/>
          <w:shd w:val="clear" w:color="auto" w:fill="FFFFFF"/>
        </w:rPr>
        <w:t xml:space="preserve"> pun. </w:t>
      </w:r>
      <w:proofErr w:type="spellStart"/>
      <w:r>
        <w:rPr>
          <w:rFonts w:ascii="Arial" w:hAnsi="Arial" w:cs="Arial"/>
          <w:color w:val="4D4D4D"/>
          <w:shd w:val="clear" w:color="auto" w:fill="FFFFFF"/>
        </w:rPr>
        <w:t>Fungsi</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utama</w:t>
      </w:r>
      <w:proofErr w:type="spellEnd"/>
      <w:r>
        <w:rPr>
          <w:rFonts w:ascii="Arial" w:hAnsi="Arial" w:cs="Arial"/>
          <w:color w:val="4D4D4D"/>
          <w:shd w:val="clear" w:color="auto" w:fill="FFFFFF"/>
        </w:rPr>
        <w:t xml:space="preserve"> Swing </w:t>
      </w:r>
      <w:proofErr w:type="spellStart"/>
      <w:r>
        <w:rPr>
          <w:rFonts w:ascii="Arial" w:hAnsi="Arial" w:cs="Arial"/>
          <w:color w:val="4D4D4D"/>
          <w:shd w:val="clear" w:color="auto" w:fill="FFFFFF"/>
        </w:rPr>
        <w:t>adalah</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untuk</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membangun</w:t>
      </w:r>
      <w:proofErr w:type="spellEnd"/>
      <w:r>
        <w:rPr>
          <w:rFonts w:ascii="Arial" w:hAnsi="Arial" w:cs="Arial"/>
          <w:color w:val="4D4D4D"/>
          <w:shd w:val="clear" w:color="auto" w:fill="FFFFFF"/>
        </w:rPr>
        <w:t xml:space="preserve"> GUI yang </w:t>
      </w:r>
      <w:proofErr w:type="spellStart"/>
      <w:r>
        <w:rPr>
          <w:rFonts w:ascii="Arial" w:hAnsi="Arial" w:cs="Arial"/>
          <w:color w:val="4D4D4D"/>
          <w:shd w:val="clear" w:color="auto" w:fill="FFFFFF"/>
        </w:rPr>
        <w:t>lebih</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baik</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untuk</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aplikasi</w:t>
      </w:r>
      <w:proofErr w:type="spellEnd"/>
      <w:r>
        <w:rPr>
          <w:rFonts w:ascii="Arial" w:hAnsi="Arial" w:cs="Arial"/>
          <w:color w:val="4D4D4D"/>
          <w:shd w:val="clear" w:color="auto" w:fill="FFFFFF"/>
        </w:rPr>
        <w:t xml:space="preserve"> desktop. </w:t>
      </w:r>
      <w:proofErr w:type="spellStart"/>
      <w:r>
        <w:rPr>
          <w:rFonts w:ascii="Arial" w:hAnsi="Arial" w:cs="Arial"/>
          <w:color w:val="4D4D4D"/>
          <w:shd w:val="clear" w:color="auto" w:fill="FFFFFF"/>
        </w:rPr>
        <w:t>Ia</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mampu</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meniru</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desain</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tampilan</w:t>
      </w:r>
      <w:proofErr w:type="spellEnd"/>
      <w:r>
        <w:rPr>
          <w:rFonts w:ascii="Arial" w:hAnsi="Arial" w:cs="Arial"/>
          <w:color w:val="4D4D4D"/>
          <w:shd w:val="clear" w:color="auto" w:fill="FFFFFF"/>
        </w:rPr>
        <w:t xml:space="preserve">, dan </w:t>
      </w:r>
      <w:proofErr w:type="spellStart"/>
      <w:r>
        <w:rPr>
          <w:rFonts w:ascii="Arial" w:hAnsi="Arial" w:cs="Arial"/>
          <w:color w:val="4D4D4D"/>
          <w:shd w:val="clear" w:color="auto" w:fill="FFFFFF"/>
        </w:rPr>
        <w:t>gaya</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banyak</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aplikasi</w:t>
      </w:r>
      <w:proofErr w:type="spellEnd"/>
      <w:r>
        <w:rPr>
          <w:rFonts w:ascii="Arial" w:hAnsi="Arial" w:cs="Arial"/>
          <w:color w:val="4D4D4D"/>
          <w:shd w:val="clear" w:color="auto" w:fill="FFFFFF"/>
        </w:rPr>
        <w:t xml:space="preserve"> desktop. </w:t>
      </w:r>
      <w:proofErr w:type="spellStart"/>
      <w:r>
        <w:rPr>
          <w:rFonts w:ascii="Arial" w:hAnsi="Arial" w:cs="Arial"/>
          <w:color w:val="4D4D4D"/>
          <w:shd w:val="clear" w:color="auto" w:fill="FFFFFF"/>
        </w:rPr>
        <w:t>Kerangka</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kerja</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ini</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dilengkapi</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dengan</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berbagai</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komponen</w:t>
      </w:r>
      <w:proofErr w:type="spellEnd"/>
      <w:r>
        <w:rPr>
          <w:rFonts w:ascii="Arial" w:hAnsi="Arial" w:cs="Arial"/>
          <w:color w:val="4D4D4D"/>
          <w:shd w:val="clear" w:color="auto" w:fill="FFFFFF"/>
        </w:rPr>
        <w:t xml:space="preserve"> UI </w:t>
      </w:r>
      <w:proofErr w:type="spellStart"/>
      <w:r>
        <w:rPr>
          <w:rFonts w:ascii="Arial" w:hAnsi="Arial" w:cs="Arial"/>
          <w:color w:val="4D4D4D"/>
          <w:shd w:val="clear" w:color="auto" w:fill="FFFFFF"/>
        </w:rPr>
        <w:t>seperti</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tombol</w:t>
      </w:r>
      <w:proofErr w:type="spellEnd"/>
      <w:r>
        <w:rPr>
          <w:rFonts w:ascii="Arial" w:hAnsi="Arial" w:cs="Arial"/>
          <w:color w:val="4D4D4D"/>
          <w:shd w:val="clear" w:color="auto" w:fill="FFFFFF"/>
        </w:rPr>
        <w:t xml:space="preserve">, panel, </w:t>
      </w:r>
      <w:proofErr w:type="spellStart"/>
      <w:r>
        <w:rPr>
          <w:rFonts w:ascii="Arial" w:hAnsi="Arial" w:cs="Arial"/>
          <w:color w:val="4D4D4D"/>
          <w:shd w:val="clear" w:color="auto" w:fill="FFFFFF"/>
        </w:rPr>
        <w:t>tabel</w:t>
      </w:r>
      <w:proofErr w:type="spellEnd"/>
      <w:r>
        <w:rPr>
          <w:rFonts w:ascii="Arial" w:hAnsi="Arial" w:cs="Arial"/>
          <w:color w:val="4D4D4D"/>
          <w:shd w:val="clear" w:color="auto" w:fill="FFFFFF"/>
        </w:rPr>
        <w:t xml:space="preserve"> panel </w:t>
      </w:r>
      <w:proofErr w:type="spellStart"/>
      <w:r>
        <w:rPr>
          <w:rFonts w:ascii="Arial" w:hAnsi="Arial" w:cs="Arial"/>
          <w:color w:val="4D4D4D"/>
          <w:shd w:val="clear" w:color="auto" w:fill="FFFFFF"/>
        </w:rPr>
        <w:t>gulir</w:t>
      </w:r>
      <w:proofErr w:type="spellEnd"/>
      <w:r>
        <w:rPr>
          <w:rFonts w:ascii="Arial" w:hAnsi="Arial" w:cs="Arial"/>
          <w:color w:val="4D4D4D"/>
          <w:shd w:val="clear" w:color="auto" w:fill="FFFFFF"/>
        </w:rPr>
        <w:t xml:space="preserve">, dan </w:t>
      </w:r>
      <w:proofErr w:type="spellStart"/>
      <w:r>
        <w:rPr>
          <w:rFonts w:ascii="Arial" w:hAnsi="Arial" w:cs="Arial"/>
          <w:color w:val="4D4D4D"/>
          <w:shd w:val="clear" w:color="auto" w:fill="FFFFFF"/>
        </w:rPr>
        <w:t>kotak</w:t>
      </w:r>
      <w:proofErr w:type="spellEnd"/>
      <w:r>
        <w:rPr>
          <w:rFonts w:ascii="Arial" w:hAnsi="Arial" w:cs="Arial"/>
          <w:color w:val="4D4D4D"/>
          <w:shd w:val="clear" w:color="auto" w:fill="FFFFFF"/>
        </w:rPr>
        <w:t xml:space="preserve"> </w:t>
      </w:r>
      <w:proofErr w:type="spellStart"/>
      <w:r>
        <w:rPr>
          <w:rFonts w:ascii="Arial" w:hAnsi="Arial" w:cs="Arial"/>
          <w:color w:val="4D4D4D"/>
          <w:shd w:val="clear" w:color="auto" w:fill="FFFFFF"/>
        </w:rPr>
        <w:t>centang</w:t>
      </w:r>
      <w:proofErr w:type="spellEnd"/>
      <w:r>
        <w:rPr>
          <w:rFonts w:ascii="Arial" w:hAnsi="Arial" w:cs="Arial"/>
          <w:color w:val="4D4D4D"/>
          <w:shd w:val="clear" w:color="auto" w:fill="FFFFFF"/>
        </w:rPr>
        <w:t>.</w:t>
      </w:r>
    </w:p>
    <w:p w14:paraId="6A66900F" w14:textId="50B8DA01" w:rsidR="00FD21A2" w:rsidRDefault="00FD21A2" w:rsidP="00C02352">
      <w:pPr>
        <w:pStyle w:val="NormalWeb"/>
        <w:numPr>
          <w:ilvl w:val="0"/>
          <w:numId w:val="56"/>
        </w:numPr>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Web Framework</w:t>
      </w:r>
    </w:p>
    <w:p w14:paraId="33E920C5"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lang w:val="en-US"/>
        </w:rPr>
      </w:pPr>
      <w:r>
        <w:rPr>
          <w:rStyle w:val="ez-toc-section"/>
          <w:rFonts w:ascii="Helvetica" w:hAnsi="Helvetica" w:cs="Helvetica"/>
          <w:color w:val="444444"/>
          <w:sz w:val="26"/>
          <w:szCs w:val="26"/>
          <w:bdr w:val="none" w:sz="0" w:space="0" w:color="auto" w:frame="1"/>
        </w:rPr>
        <w:t>A. Django</w:t>
      </w:r>
    </w:p>
    <w:p w14:paraId="119AEFF9" w14:textId="1A8C834B"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 xml:space="preserve">Django </w:t>
      </w:r>
      <w:proofErr w:type="spellStart"/>
      <w:r>
        <w:rPr>
          <w:rFonts w:ascii="Helvetica" w:hAnsi="Helvetica" w:cs="Helvetica"/>
          <w:color w:val="2D2D2D"/>
        </w:rPr>
        <w:t>merupakan</w:t>
      </w:r>
      <w:proofErr w:type="spellEnd"/>
      <w:r>
        <w:rPr>
          <w:rFonts w:ascii="Helvetica" w:hAnsi="Helvetica" w:cs="Helvetica"/>
          <w:color w:val="2D2D2D"/>
        </w:rPr>
        <w:t xml:space="preserve"> </w:t>
      </w:r>
      <w:proofErr w:type="spellStart"/>
      <w:r>
        <w:rPr>
          <w:rFonts w:ascii="Helvetica" w:hAnsi="Helvetica" w:cs="Helvetica"/>
          <w:color w:val="2D2D2D"/>
        </w:rPr>
        <w:t>suatu</w:t>
      </w:r>
      <w:proofErr w:type="spellEnd"/>
      <w:r>
        <w:rPr>
          <w:rFonts w:ascii="Helvetica" w:hAnsi="Helvetica" w:cs="Helvetica"/>
          <w:color w:val="2D2D2D"/>
        </w:rPr>
        <w:t xml:space="preserve"> framework yang </w:t>
      </w:r>
      <w:proofErr w:type="spellStart"/>
      <w:r>
        <w:rPr>
          <w:rFonts w:ascii="Helvetica" w:hAnsi="Helvetica" w:cs="Helvetica"/>
          <w:color w:val="2D2D2D"/>
        </w:rPr>
        <w:t>berbasis</w:t>
      </w:r>
      <w:proofErr w:type="spellEnd"/>
      <w:r>
        <w:rPr>
          <w:rFonts w:ascii="Helvetica" w:hAnsi="Helvetica" w:cs="Helvetica"/>
          <w:color w:val="2D2D2D"/>
        </w:rPr>
        <w:t xml:space="preserve"> Python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menggunakan</w:t>
      </w:r>
      <w:proofErr w:type="spellEnd"/>
      <w:r>
        <w:rPr>
          <w:rFonts w:ascii="Helvetica" w:hAnsi="Helvetica" w:cs="Helvetica"/>
          <w:color w:val="2D2D2D"/>
        </w:rPr>
        <w:t xml:space="preserve"> </w:t>
      </w:r>
      <w:proofErr w:type="spellStart"/>
      <w:r>
        <w:rPr>
          <w:rFonts w:ascii="Helvetica" w:hAnsi="Helvetica" w:cs="Helvetica"/>
          <w:color w:val="2D2D2D"/>
        </w:rPr>
        <w:t>pola</w:t>
      </w:r>
      <w:proofErr w:type="spellEnd"/>
      <w:r>
        <w:rPr>
          <w:rFonts w:ascii="Helvetica" w:hAnsi="Helvetica" w:cs="Helvetica"/>
          <w:color w:val="2D2D2D"/>
        </w:rPr>
        <w:t xml:space="preserve"> MTV, </w:t>
      </w:r>
      <w:proofErr w:type="spellStart"/>
      <w:r>
        <w:rPr>
          <w:rFonts w:ascii="Helvetica" w:hAnsi="Helvetica" w:cs="Helvetica"/>
          <w:color w:val="2D2D2D"/>
        </w:rPr>
        <w:t>yaitu</w:t>
      </w:r>
      <w:proofErr w:type="spellEnd"/>
      <w:r>
        <w:rPr>
          <w:rFonts w:ascii="Helvetica" w:hAnsi="Helvetica" w:cs="Helvetica"/>
          <w:color w:val="2D2D2D"/>
        </w:rPr>
        <w:t xml:space="preserve"> Model, Template dan View. Django </w:t>
      </w:r>
      <w:proofErr w:type="spellStart"/>
      <w:r>
        <w:rPr>
          <w:rFonts w:ascii="Helvetica" w:hAnsi="Helvetica" w:cs="Helvetica"/>
          <w:color w:val="2D2D2D"/>
        </w:rPr>
        <w:t>menawarkan</w:t>
      </w:r>
      <w:proofErr w:type="spellEnd"/>
      <w:r>
        <w:rPr>
          <w:rFonts w:ascii="Helvetica" w:hAnsi="Helvetica" w:cs="Helvetica"/>
          <w:color w:val="2D2D2D"/>
        </w:rPr>
        <w:t xml:space="preserve"> </w:t>
      </w:r>
      <w:proofErr w:type="spellStart"/>
      <w:r>
        <w:rPr>
          <w:rFonts w:ascii="Helvetica" w:hAnsi="Helvetica" w:cs="Helvetica"/>
          <w:color w:val="2D2D2D"/>
        </w:rPr>
        <w:t>berbagai</w:t>
      </w:r>
      <w:proofErr w:type="spellEnd"/>
      <w:r>
        <w:rPr>
          <w:rFonts w:ascii="Helvetica" w:hAnsi="Helvetica" w:cs="Helvetica"/>
          <w:color w:val="2D2D2D"/>
        </w:rPr>
        <w:t xml:space="preserve"> </w:t>
      </w:r>
      <w:proofErr w:type="spellStart"/>
      <w:r>
        <w:rPr>
          <w:rFonts w:ascii="Helvetica" w:hAnsi="Helvetica" w:cs="Helvetica"/>
          <w:color w:val="2D2D2D"/>
        </w:rPr>
        <w:t>fitur</w:t>
      </w:r>
      <w:proofErr w:type="spellEnd"/>
      <w:r>
        <w:rPr>
          <w:rFonts w:ascii="Helvetica" w:hAnsi="Helvetica" w:cs="Helvetica"/>
          <w:color w:val="2D2D2D"/>
        </w:rPr>
        <w:t xml:space="preserve">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mengembangkan</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web yang </w:t>
      </w:r>
      <w:proofErr w:type="spellStart"/>
      <w:r>
        <w:rPr>
          <w:rFonts w:ascii="Helvetica" w:hAnsi="Helvetica" w:cs="Helvetica"/>
          <w:color w:val="2D2D2D"/>
        </w:rPr>
        <w:t>berkualitas</w:t>
      </w:r>
      <w:proofErr w:type="spellEnd"/>
      <w:r>
        <w:rPr>
          <w:rFonts w:ascii="Helvetica" w:hAnsi="Helvetica" w:cs="Helvetica"/>
          <w:color w:val="2D2D2D"/>
        </w:rPr>
        <w:t xml:space="preserve">, </w:t>
      </w:r>
      <w:proofErr w:type="spellStart"/>
      <w:r>
        <w:rPr>
          <w:rFonts w:ascii="Helvetica" w:hAnsi="Helvetica" w:cs="Helvetica"/>
          <w:color w:val="2D2D2D"/>
        </w:rPr>
        <w:t>terutama</w:t>
      </w:r>
      <w:proofErr w:type="spellEnd"/>
      <w:r>
        <w:rPr>
          <w:rFonts w:ascii="Helvetica" w:hAnsi="Helvetica" w:cs="Helvetica"/>
          <w:color w:val="2D2D2D"/>
        </w:rPr>
        <w:t xml:space="preserve"> </w:t>
      </w:r>
      <w:proofErr w:type="spellStart"/>
      <w:r>
        <w:rPr>
          <w:rFonts w:ascii="Helvetica" w:hAnsi="Helvetica" w:cs="Helvetica"/>
          <w:color w:val="2D2D2D"/>
        </w:rPr>
        <w:t>bagian</w:t>
      </w:r>
      <w:proofErr w:type="spellEnd"/>
      <w:r>
        <w:rPr>
          <w:rFonts w:ascii="Helvetica" w:hAnsi="Helvetica" w:cs="Helvetica"/>
          <w:color w:val="2D2D2D"/>
        </w:rPr>
        <w:t xml:space="preserve"> </w:t>
      </w:r>
      <w:proofErr w:type="spellStart"/>
      <w:r>
        <w:rPr>
          <w:rFonts w:ascii="Helvetica" w:hAnsi="Helvetica" w:cs="Helvetica"/>
          <w:color w:val="2D2D2D"/>
        </w:rPr>
        <w:t>keamanan</w:t>
      </w:r>
      <w:proofErr w:type="spellEnd"/>
      <w:r>
        <w:rPr>
          <w:rFonts w:ascii="Helvetica" w:hAnsi="Helvetica" w:cs="Helvetica"/>
          <w:color w:val="2D2D2D"/>
        </w:rPr>
        <w:t xml:space="preserve"> yang </w:t>
      </w:r>
      <w:proofErr w:type="spellStart"/>
      <w:r>
        <w:rPr>
          <w:rFonts w:ascii="Helvetica" w:hAnsi="Helvetica" w:cs="Helvetica"/>
          <w:color w:val="2D2D2D"/>
        </w:rPr>
        <w:t>digunakan</w:t>
      </w:r>
      <w:proofErr w:type="spellEnd"/>
      <w:r>
        <w:rPr>
          <w:rFonts w:ascii="Helvetica" w:hAnsi="Helvetica" w:cs="Helvetica"/>
          <w:color w:val="2D2D2D"/>
        </w:rPr>
        <w:t xml:space="preserve">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mencegah</w:t>
      </w:r>
      <w:proofErr w:type="spellEnd"/>
      <w:r>
        <w:rPr>
          <w:rFonts w:ascii="Helvetica" w:hAnsi="Helvetica" w:cs="Helvetica"/>
          <w:color w:val="2D2D2D"/>
        </w:rPr>
        <w:t xml:space="preserve"> </w:t>
      </w:r>
      <w:proofErr w:type="spellStart"/>
      <w:r>
        <w:rPr>
          <w:rFonts w:ascii="Helvetica" w:hAnsi="Helvetica" w:cs="Helvetica"/>
          <w:color w:val="2D2D2D"/>
        </w:rPr>
        <w:t>terjadinya</w:t>
      </w:r>
      <w:proofErr w:type="spellEnd"/>
      <w:r>
        <w:rPr>
          <w:rFonts w:ascii="Helvetica" w:hAnsi="Helvetica" w:cs="Helvetica"/>
          <w:color w:val="2D2D2D"/>
        </w:rPr>
        <w:t xml:space="preserve"> </w:t>
      </w:r>
      <w:proofErr w:type="spellStart"/>
      <w:r>
        <w:rPr>
          <w:rFonts w:ascii="Helvetica" w:hAnsi="Helvetica" w:cs="Helvetica"/>
          <w:color w:val="2D2D2D"/>
        </w:rPr>
        <w:t>eksekusi</w:t>
      </w:r>
      <w:proofErr w:type="spellEnd"/>
      <w:r>
        <w:rPr>
          <w:rFonts w:ascii="Helvetica" w:hAnsi="Helvetica" w:cs="Helvetica"/>
          <w:color w:val="2D2D2D"/>
        </w:rPr>
        <w:t xml:space="preserve"> program </w:t>
      </w:r>
      <w:proofErr w:type="spellStart"/>
      <w:r>
        <w:rPr>
          <w:rFonts w:ascii="Helvetica" w:hAnsi="Helvetica" w:cs="Helvetica"/>
          <w:color w:val="2D2D2D"/>
        </w:rPr>
        <w:t>dilapisan</w:t>
      </w:r>
      <w:proofErr w:type="spellEnd"/>
      <w:r>
        <w:rPr>
          <w:rFonts w:ascii="Helvetica" w:hAnsi="Helvetica" w:cs="Helvetica"/>
          <w:color w:val="2D2D2D"/>
        </w:rPr>
        <w:t xml:space="preserve"> Template.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besar</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xml:space="preserve"> </w:t>
      </w:r>
      <w:proofErr w:type="spellStart"/>
      <w:r>
        <w:rPr>
          <w:rFonts w:ascii="Helvetica" w:hAnsi="Helvetica" w:cs="Helvetica"/>
          <w:color w:val="2D2D2D"/>
        </w:rPr>
        <w:t>Disqus</w:t>
      </w:r>
      <w:proofErr w:type="spellEnd"/>
      <w:r>
        <w:rPr>
          <w:rFonts w:ascii="Helvetica" w:hAnsi="Helvetica" w:cs="Helvetica"/>
          <w:color w:val="2D2D2D"/>
        </w:rPr>
        <w:t>, Pinterest, Instagram dan Quora.</w:t>
      </w:r>
    </w:p>
    <w:p w14:paraId="291CBBC6" w14:textId="541B2765"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lastRenderedPageBreak/>
        <w:drawing>
          <wp:inline distT="0" distB="0" distL="0" distR="0" wp14:anchorId="36683621" wp14:editId="448C440B">
            <wp:extent cx="4206875" cy="2220595"/>
            <wp:effectExtent l="0" t="0" r="3175" b="8255"/>
            <wp:docPr id="128" name="Picture 128" descr="Belajar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elajar Django"/>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206875" cy="2220595"/>
                    </a:xfrm>
                    <a:prstGeom prst="rect">
                      <a:avLst/>
                    </a:prstGeom>
                    <a:noFill/>
                    <a:ln>
                      <a:noFill/>
                    </a:ln>
                  </pic:spPr>
                </pic:pic>
              </a:graphicData>
            </a:graphic>
          </wp:inline>
        </w:drawing>
      </w:r>
    </w:p>
    <w:p w14:paraId="4E5C54A0"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Apa itu Django?</w:t>
      </w:r>
    </w:p>
    <w:p w14:paraId="472752B8"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Django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sebuah</w:t>
      </w:r>
      <w:proofErr w:type="spellEnd"/>
      <w:r>
        <w:rPr>
          <w:rFonts w:ascii="Georgia" w:hAnsi="Georgia"/>
          <w:spacing w:val="2"/>
          <w:sz w:val="27"/>
          <w:szCs w:val="27"/>
        </w:rPr>
        <w:t> </w:t>
      </w:r>
      <w:r>
        <w:rPr>
          <w:rStyle w:val="Emphasis"/>
          <w:rFonts w:ascii="Georgia" w:hAnsi="Georgia"/>
          <w:b/>
          <w:bCs/>
          <w:spacing w:val="2"/>
          <w:sz w:val="27"/>
          <w:szCs w:val="27"/>
        </w:rPr>
        <w:t xml:space="preserve">framework </w:t>
      </w:r>
      <w:proofErr w:type="gramStart"/>
      <w:r>
        <w:rPr>
          <w:rStyle w:val="Emphasis"/>
          <w:rFonts w:ascii="Georgia" w:hAnsi="Georgia"/>
          <w:b/>
          <w:bCs/>
          <w:spacing w:val="2"/>
          <w:sz w:val="27"/>
          <w:szCs w:val="27"/>
        </w:rPr>
        <w:t>full-stack</w:t>
      </w:r>
      <w:proofErr w:type="gramEnd"/>
      <w:r>
        <w:rPr>
          <w:rFonts w:ascii="Georgia" w:hAnsi="Georgia"/>
          <w:spacing w:val="2"/>
          <w:sz w:val="27"/>
          <w:szCs w:val="27"/>
        </w:rPr>
        <w:t> </w:t>
      </w: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w:t>
      </w:r>
      <w:proofErr w:type="spellStart"/>
      <w:r>
        <w:rPr>
          <w:rFonts w:ascii="Georgia" w:hAnsi="Georgia"/>
          <w:spacing w:val="2"/>
          <w:sz w:val="27"/>
          <w:szCs w:val="27"/>
        </w:rPr>
        <w:t>aplikasi</w:t>
      </w:r>
      <w:proofErr w:type="spellEnd"/>
      <w:r>
        <w:rPr>
          <w:rFonts w:ascii="Georgia" w:hAnsi="Georgia"/>
          <w:spacing w:val="2"/>
          <w:sz w:val="27"/>
          <w:szCs w:val="27"/>
        </w:rPr>
        <w:t xml:space="preserve"> web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bahasa</w:t>
      </w:r>
      <w:proofErr w:type="spellEnd"/>
      <w:r>
        <w:rPr>
          <w:rFonts w:ascii="Georgia" w:hAnsi="Georgia"/>
          <w:spacing w:val="2"/>
          <w:sz w:val="27"/>
          <w:szCs w:val="27"/>
        </w:rPr>
        <w:t xml:space="preserve"> </w:t>
      </w:r>
      <w:proofErr w:type="spellStart"/>
      <w:r>
        <w:rPr>
          <w:rFonts w:ascii="Georgia" w:hAnsi="Georgia"/>
          <w:spacing w:val="2"/>
          <w:sz w:val="27"/>
          <w:szCs w:val="27"/>
        </w:rPr>
        <w:t>pemrograman</w:t>
      </w:r>
      <w:proofErr w:type="spellEnd"/>
      <w:r>
        <w:rPr>
          <w:rFonts w:ascii="Georgia" w:hAnsi="Georgia"/>
          <w:spacing w:val="2"/>
          <w:sz w:val="27"/>
          <w:szCs w:val="27"/>
        </w:rPr>
        <w:t xml:space="preserve"> Python. Framework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membantu</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web </w:t>
      </w:r>
      <w:proofErr w:type="spellStart"/>
      <w:r>
        <w:rPr>
          <w:rFonts w:ascii="Georgia" w:hAnsi="Georgia"/>
          <w:spacing w:val="2"/>
          <w:sz w:val="27"/>
          <w:szCs w:val="27"/>
        </w:rPr>
        <w:t>lebih</w:t>
      </w:r>
      <w:proofErr w:type="spellEnd"/>
      <w:r>
        <w:rPr>
          <w:rFonts w:ascii="Georgia" w:hAnsi="Georgia"/>
          <w:spacing w:val="2"/>
          <w:sz w:val="27"/>
          <w:szCs w:val="27"/>
        </w:rPr>
        <w:t xml:space="preserve"> </w:t>
      </w:r>
      <w:proofErr w:type="spellStart"/>
      <w:r>
        <w:rPr>
          <w:rFonts w:ascii="Georgia" w:hAnsi="Georgia"/>
          <w:spacing w:val="2"/>
          <w:sz w:val="27"/>
          <w:szCs w:val="27"/>
        </w:rPr>
        <w:t>cepat</w:t>
      </w:r>
      <w:proofErr w:type="spellEnd"/>
      <w:r>
        <w:rPr>
          <w:rFonts w:ascii="Georgia" w:hAnsi="Georgia"/>
          <w:spacing w:val="2"/>
          <w:sz w:val="27"/>
          <w:szCs w:val="27"/>
        </w:rPr>
        <w:t xml:space="preserve">, </w:t>
      </w:r>
      <w:proofErr w:type="spellStart"/>
      <w:r>
        <w:rPr>
          <w:rFonts w:ascii="Georgia" w:hAnsi="Georgia"/>
          <w:spacing w:val="2"/>
          <w:sz w:val="27"/>
          <w:szCs w:val="27"/>
        </w:rPr>
        <w:t>dibandingkan</w:t>
      </w:r>
      <w:proofErr w:type="spellEnd"/>
      <w:r>
        <w:rPr>
          <w:rFonts w:ascii="Georgia" w:hAnsi="Georgia"/>
          <w:spacing w:val="2"/>
          <w:sz w:val="27"/>
          <w:szCs w:val="27"/>
        </w:rPr>
        <w:t xml:space="preserve"> </w:t>
      </w:r>
      <w:proofErr w:type="spellStart"/>
      <w:r>
        <w:rPr>
          <w:rFonts w:ascii="Georgia" w:hAnsi="Georgia"/>
          <w:spacing w:val="2"/>
          <w:sz w:val="27"/>
          <w:szCs w:val="27"/>
        </w:rPr>
        <w:t>menulis</w:t>
      </w:r>
      <w:proofErr w:type="spellEnd"/>
      <w:r>
        <w:rPr>
          <w:rFonts w:ascii="Georgia" w:hAnsi="Georgia"/>
          <w:spacing w:val="2"/>
          <w:sz w:val="27"/>
          <w:szCs w:val="27"/>
        </w:rPr>
        <w:t xml:space="preserve"> </w:t>
      </w:r>
      <w:proofErr w:type="spellStart"/>
      <w:r>
        <w:rPr>
          <w:rFonts w:ascii="Georgia" w:hAnsi="Georgia"/>
          <w:spacing w:val="2"/>
          <w:sz w:val="27"/>
          <w:szCs w:val="27"/>
        </w:rPr>
        <w:t>kode</w:t>
      </w:r>
      <w:proofErr w:type="spellEnd"/>
      <w:r>
        <w:rPr>
          <w:rFonts w:ascii="Georgia" w:hAnsi="Georgia"/>
          <w:spacing w:val="2"/>
          <w:sz w:val="27"/>
          <w:szCs w:val="27"/>
        </w:rPr>
        <w:t xml:space="preserve"> </w:t>
      </w:r>
      <w:proofErr w:type="spellStart"/>
      <w:r>
        <w:rPr>
          <w:rFonts w:ascii="Georgia" w:hAnsi="Georgia"/>
          <w:spacing w:val="2"/>
          <w:sz w:val="27"/>
          <w:szCs w:val="27"/>
        </w:rPr>
        <w:t>dari</w:t>
      </w:r>
      <w:proofErr w:type="spellEnd"/>
      <w:r>
        <w:rPr>
          <w:rFonts w:ascii="Georgia" w:hAnsi="Georgia"/>
          <w:spacing w:val="2"/>
          <w:sz w:val="27"/>
          <w:szCs w:val="27"/>
        </w:rPr>
        <w:t xml:space="preserve"> nol. </w:t>
      </w:r>
      <w:hyperlink r:id="rId251" w:anchor="fn:1" w:history="1">
        <w:r>
          <w:rPr>
            <w:rStyle w:val="Hyperlink"/>
            <w:rFonts w:ascii="Georgia" w:hAnsi="Georgia"/>
            <w:color w:val="00C7B7"/>
            <w:spacing w:val="2"/>
            <w:sz w:val="20"/>
            <w:szCs w:val="20"/>
            <w:u w:val="none"/>
            <w:vertAlign w:val="superscript"/>
          </w:rPr>
          <w:t>1</w:t>
        </w:r>
      </w:hyperlink>
    </w:p>
    <w:p w14:paraId="4A9D3974" w14:textId="77777777" w:rsidR="00FD21A2" w:rsidRDefault="00FD21A2" w:rsidP="00FD21A2">
      <w:pPr>
        <w:pStyle w:val="NormalWeb"/>
        <w:shd w:val="clear" w:color="auto" w:fill="FFFFFF"/>
        <w:spacing w:before="0" w:beforeAutospacing="0"/>
        <w:rPr>
          <w:rFonts w:ascii="Georgia" w:hAnsi="Georgia"/>
          <w:spacing w:val="2"/>
          <w:sz w:val="27"/>
          <w:szCs w:val="27"/>
        </w:rPr>
      </w:pPr>
      <w:r>
        <w:rPr>
          <w:rStyle w:val="Emphasis"/>
          <w:rFonts w:ascii="Georgia" w:hAnsi="Georgia"/>
          <w:spacing w:val="2"/>
          <w:sz w:val="27"/>
          <w:szCs w:val="27"/>
        </w:rPr>
        <w:t>Full-stack</w:t>
      </w:r>
      <w:r>
        <w:rPr>
          <w:rFonts w:ascii="Georgia" w:hAnsi="Georgia"/>
          <w:spacing w:val="2"/>
          <w:sz w:val="27"/>
          <w:szCs w:val="27"/>
        </w:rPr>
        <w:t> </w:t>
      </w:r>
      <w:proofErr w:type="spellStart"/>
      <w:r>
        <w:rPr>
          <w:rFonts w:ascii="Georgia" w:hAnsi="Georgia"/>
          <w:spacing w:val="2"/>
          <w:sz w:val="27"/>
          <w:szCs w:val="27"/>
        </w:rPr>
        <w:t>artinya</w:t>
      </w:r>
      <w:proofErr w:type="spellEnd"/>
      <w:r>
        <w:rPr>
          <w:rFonts w:ascii="Georgia" w:hAnsi="Georgia"/>
          <w:spacing w:val="2"/>
          <w:sz w:val="27"/>
          <w:szCs w:val="27"/>
        </w:rPr>
        <w:t xml:space="preserve">, </w:t>
      </w:r>
      <w:proofErr w:type="spellStart"/>
      <w:r>
        <w:rPr>
          <w:rFonts w:ascii="Georgia" w:hAnsi="Georgia"/>
          <w:spacing w:val="2"/>
          <w:sz w:val="27"/>
          <w:szCs w:val="27"/>
        </w:rPr>
        <w:t>django</w:t>
      </w:r>
      <w:proofErr w:type="spellEnd"/>
      <w:r>
        <w:rPr>
          <w:rFonts w:ascii="Georgia" w:hAnsi="Georgia"/>
          <w:spacing w:val="2"/>
          <w:sz w:val="27"/>
          <w:szCs w:val="27"/>
        </w:rPr>
        <w:t xml:space="preserve"> </w:t>
      </w:r>
      <w:proofErr w:type="spellStart"/>
      <w:r>
        <w:rPr>
          <w:rFonts w:ascii="Georgia" w:hAnsi="Georgia"/>
          <w:spacing w:val="2"/>
          <w:sz w:val="27"/>
          <w:szCs w:val="27"/>
        </w:rPr>
        <w:t>meliputi</w:t>
      </w:r>
      <w:proofErr w:type="spellEnd"/>
      <w:r>
        <w:rPr>
          <w:rFonts w:ascii="Georgia" w:hAnsi="Georgia"/>
          <w:spacing w:val="2"/>
          <w:sz w:val="27"/>
          <w:szCs w:val="27"/>
        </w:rPr>
        <w:t xml:space="preserve"> </w:t>
      </w:r>
      <w:proofErr w:type="spellStart"/>
      <w:r>
        <w:rPr>
          <w:rFonts w:ascii="Georgia" w:hAnsi="Georgia"/>
          <w:spacing w:val="2"/>
          <w:sz w:val="27"/>
          <w:szCs w:val="27"/>
        </w:rPr>
        <w:t>sisi</w:t>
      </w:r>
      <w:proofErr w:type="spellEnd"/>
      <w:r>
        <w:rPr>
          <w:rFonts w:ascii="Georgia" w:hAnsi="Georgia"/>
          <w:spacing w:val="2"/>
          <w:sz w:val="27"/>
          <w:szCs w:val="27"/>
        </w:rPr>
        <w:t> </w:t>
      </w:r>
      <w:r>
        <w:rPr>
          <w:rStyle w:val="Emphasis"/>
          <w:rFonts w:ascii="Georgia" w:hAnsi="Georgia"/>
          <w:spacing w:val="2"/>
          <w:sz w:val="27"/>
          <w:szCs w:val="27"/>
        </w:rPr>
        <w:t>front-end</w:t>
      </w:r>
      <w:r>
        <w:rPr>
          <w:rFonts w:ascii="Georgia" w:hAnsi="Georgia"/>
          <w:spacing w:val="2"/>
          <w:sz w:val="27"/>
          <w:szCs w:val="27"/>
        </w:rPr>
        <w:t> dan juga </w:t>
      </w:r>
      <w:r>
        <w:rPr>
          <w:rStyle w:val="Emphasis"/>
          <w:rFonts w:ascii="Georgia" w:hAnsi="Georgia"/>
          <w:spacing w:val="2"/>
          <w:sz w:val="27"/>
          <w:szCs w:val="27"/>
        </w:rPr>
        <w:t>back-end</w:t>
      </w:r>
      <w:r>
        <w:rPr>
          <w:rFonts w:ascii="Georgia" w:hAnsi="Georgia"/>
          <w:spacing w:val="2"/>
          <w:sz w:val="27"/>
          <w:szCs w:val="27"/>
        </w:rPr>
        <w:t>. </w:t>
      </w:r>
      <w:r>
        <w:rPr>
          <w:rStyle w:val="Emphasis"/>
          <w:rFonts w:ascii="Georgia" w:hAnsi="Georgia"/>
          <w:spacing w:val="2"/>
          <w:sz w:val="27"/>
          <w:szCs w:val="27"/>
        </w:rPr>
        <w:t>Front-end</w:t>
      </w:r>
      <w:r>
        <w:rPr>
          <w:rFonts w:ascii="Georgia" w:hAnsi="Georgia"/>
          <w:spacing w:val="2"/>
          <w:sz w:val="27"/>
          <w:szCs w:val="27"/>
        </w:rPr>
        <w:t>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sisi</w:t>
      </w:r>
      <w:proofErr w:type="spellEnd"/>
      <w:r>
        <w:rPr>
          <w:rFonts w:ascii="Georgia" w:hAnsi="Georgia"/>
          <w:spacing w:val="2"/>
          <w:sz w:val="27"/>
          <w:szCs w:val="27"/>
        </w:rPr>
        <w:t xml:space="preserve"> </w:t>
      </w:r>
      <w:proofErr w:type="spellStart"/>
      <w:r>
        <w:rPr>
          <w:rFonts w:ascii="Georgia" w:hAnsi="Georgia"/>
          <w:spacing w:val="2"/>
          <w:sz w:val="27"/>
          <w:szCs w:val="27"/>
        </w:rPr>
        <w:t>depan</w:t>
      </w:r>
      <w:proofErr w:type="spellEnd"/>
      <w:r>
        <w:rPr>
          <w:rFonts w:ascii="Georgia" w:hAnsi="Georgia"/>
          <w:spacing w:val="2"/>
          <w:sz w:val="27"/>
          <w:szCs w:val="27"/>
        </w:rPr>
        <w:t xml:space="preserve"> yang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dilihat</w:t>
      </w:r>
      <w:proofErr w:type="spellEnd"/>
      <w:r>
        <w:rPr>
          <w:rFonts w:ascii="Georgia" w:hAnsi="Georgia"/>
          <w:spacing w:val="2"/>
          <w:sz w:val="27"/>
          <w:szCs w:val="27"/>
        </w:rPr>
        <w:t xml:space="preserve"> oleh </w:t>
      </w:r>
      <w:proofErr w:type="spellStart"/>
      <w:r>
        <w:rPr>
          <w:rFonts w:ascii="Georgia" w:hAnsi="Georgia"/>
          <w:spacing w:val="2"/>
          <w:sz w:val="27"/>
          <w:szCs w:val="27"/>
        </w:rPr>
        <w:t>pengguna</w:t>
      </w:r>
      <w:proofErr w:type="spellEnd"/>
      <w:r>
        <w:rPr>
          <w:rFonts w:ascii="Georgia" w:hAnsi="Georgia"/>
          <w:spacing w:val="2"/>
          <w:sz w:val="27"/>
          <w:szCs w:val="27"/>
        </w:rPr>
        <w:t xml:space="preserve">, </w:t>
      </w:r>
      <w:proofErr w:type="spellStart"/>
      <w:r>
        <w:rPr>
          <w:rFonts w:ascii="Georgia" w:hAnsi="Georgia"/>
          <w:spacing w:val="2"/>
          <w:sz w:val="27"/>
          <w:szCs w:val="27"/>
        </w:rPr>
        <w:t>sedangkan</w:t>
      </w:r>
      <w:proofErr w:type="spellEnd"/>
      <w:r>
        <w:rPr>
          <w:rFonts w:ascii="Georgia" w:hAnsi="Georgia"/>
          <w:spacing w:val="2"/>
          <w:sz w:val="27"/>
          <w:szCs w:val="27"/>
        </w:rPr>
        <w:t> </w:t>
      </w:r>
      <w:r>
        <w:rPr>
          <w:rStyle w:val="Emphasis"/>
          <w:rFonts w:ascii="Georgia" w:hAnsi="Georgia"/>
          <w:spacing w:val="2"/>
          <w:sz w:val="27"/>
          <w:szCs w:val="27"/>
        </w:rPr>
        <w:t>back-end</w:t>
      </w:r>
      <w:r>
        <w:rPr>
          <w:rFonts w:ascii="Georgia" w:hAnsi="Georgia"/>
          <w:spacing w:val="2"/>
          <w:sz w:val="27"/>
          <w:szCs w:val="27"/>
        </w:rPr>
        <w:t>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sisi</w:t>
      </w:r>
      <w:proofErr w:type="spellEnd"/>
      <w:r>
        <w:rPr>
          <w:rFonts w:ascii="Georgia" w:hAnsi="Georgia"/>
          <w:spacing w:val="2"/>
          <w:sz w:val="27"/>
          <w:szCs w:val="27"/>
        </w:rPr>
        <w:t xml:space="preserve"> </w:t>
      </w:r>
      <w:proofErr w:type="spellStart"/>
      <w:r>
        <w:rPr>
          <w:rFonts w:ascii="Georgia" w:hAnsi="Georgia"/>
          <w:spacing w:val="2"/>
          <w:sz w:val="27"/>
          <w:szCs w:val="27"/>
        </w:rPr>
        <w:t>belakang</w:t>
      </w:r>
      <w:proofErr w:type="spellEnd"/>
      <w:r>
        <w:rPr>
          <w:rFonts w:ascii="Georgia" w:hAnsi="Georgia"/>
          <w:spacing w:val="2"/>
          <w:sz w:val="27"/>
          <w:szCs w:val="27"/>
        </w:rPr>
        <w:t xml:space="preserve"> yang </w:t>
      </w:r>
      <w:proofErr w:type="spellStart"/>
      <w:r>
        <w:rPr>
          <w:rFonts w:ascii="Georgia" w:hAnsi="Georgia"/>
          <w:spacing w:val="2"/>
          <w:sz w:val="27"/>
          <w:szCs w:val="27"/>
        </w:rPr>
        <w:t>berhubungan</w:t>
      </w:r>
      <w:proofErr w:type="spellEnd"/>
      <w:r>
        <w:rPr>
          <w:rFonts w:ascii="Georgia" w:hAnsi="Georgia"/>
          <w:spacing w:val="2"/>
          <w:sz w:val="27"/>
          <w:szCs w:val="27"/>
        </w:rPr>
        <w:t xml:space="preserve"> </w:t>
      </w:r>
      <w:proofErr w:type="spellStart"/>
      <w:r>
        <w:rPr>
          <w:rFonts w:ascii="Georgia" w:hAnsi="Georgia"/>
          <w:spacing w:val="2"/>
          <w:sz w:val="27"/>
          <w:szCs w:val="27"/>
        </w:rPr>
        <w:t>dengan</w:t>
      </w:r>
      <w:proofErr w:type="spellEnd"/>
      <w:r>
        <w:rPr>
          <w:rFonts w:ascii="Georgia" w:hAnsi="Georgia"/>
          <w:spacing w:val="2"/>
          <w:sz w:val="27"/>
          <w:szCs w:val="27"/>
        </w:rPr>
        <w:t xml:space="preserve"> database dan </w:t>
      </w:r>
      <w:proofErr w:type="spellStart"/>
      <w:r>
        <w:rPr>
          <w:rFonts w:ascii="Georgia" w:hAnsi="Georgia"/>
          <w:spacing w:val="2"/>
          <w:sz w:val="27"/>
          <w:szCs w:val="27"/>
        </w:rPr>
        <w:t>logika</w:t>
      </w:r>
      <w:proofErr w:type="spellEnd"/>
      <w:r>
        <w:rPr>
          <w:rFonts w:ascii="Georgia" w:hAnsi="Georgia"/>
          <w:spacing w:val="2"/>
          <w:sz w:val="27"/>
          <w:szCs w:val="27"/>
        </w:rPr>
        <w:t xml:space="preserve"> </w:t>
      </w:r>
      <w:proofErr w:type="spellStart"/>
      <w:r>
        <w:rPr>
          <w:rFonts w:ascii="Georgia" w:hAnsi="Georgia"/>
          <w:spacing w:val="2"/>
          <w:sz w:val="27"/>
          <w:szCs w:val="27"/>
        </w:rPr>
        <w:t>bisnis</w:t>
      </w:r>
      <w:proofErr w:type="spellEnd"/>
      <w:r>
        <w:rPr>
          <w:rFonts w:ascii="Georgia" w:hAnsi="Georgia"/>
          <w:spacing w:val="2"/>
          <w:sz w:val="27"/>
          <w:szCs w:val="27"/>
        </w:rPr>
        <w:t>.</w:t>
      </w:r>
    </w:p>
    <w:p w14:paraId="0CB20477"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Sejarah dan Perkembangan Django</w:t>
      </w:r>
    </w:p>
    <w:p w14:paraId="2461FD3C"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Django </w:t>
      </w:r>
      <w:proofErr w:type="spellStart"/>
      <w:r>
        <w:rPr>
          <w:rFonts w:ascii="Georgia" w:hAnsi="Georgia"/>
          <w:spacing w:val="2"/>
          <w:sz w:val="27"/>
          <w:szCs w:val="27"/>
        </w:rPr>
        <w:t>awalnya</w:t>
      </w:r>
      <w:proofErr w:type="spellEnd"/>
      <w:r>
        <w:rPr>
          <w:rFonts w:ascii="Georgia" w:hAnsi="Georgia"/>
          <w:spacing w:val="2"/>
          <w:sz w:val="27"/>
          <w:szCs w:val="27"/>
        </w:rPr>
        <w:t xml:space="preserve"> </w:t>
      </w:r>
      <w:proofErr w:type="spellStart"/>
      <w:r>
        <w:rPr>
          <w:rFonts w:ascii="Georgia" w:hAnsi="Georgia"/>
          <w:spacing w:val="2"/>
          <w:sz w:val="27"/>
          <w:szCs w:val="27"/>
        </w:rPr>
        <w:t>dikembangkan</w:t>
      </w:r>
      <w:proofErr w:type="spellEnd"/>
      <w:r>
        <w:rPr>
          <w:rFonts w:ascii="Georgia" w:hAnsi="Georgia"/>
          <w:spacing w:val="2"/>
          <w:sz w:val="27"/>
          <w:szCs w:val="27"/>
        </w:rPr>
        <w:t xml:space="preserve"> pada </w:t>
      </w:r>
      <w:proofErr w:type="spellStart"/>
      <w:r>
        <w:rPr>
          <w:rFonts w:ascii="Georgia" w:hAnsi="Georgia"/>
          <w:spacing w:val="2"/>
          <w:sz w:val="27"/>
          <w:szCs w:val="27"/>
        </w:rPr>
        <w:t>tahun</w:t>
      </w:r>
      <w:proofErr w:type="spellEnd"/>
      <w:r>
        <w:rPr>
          <w:rFonts w:ascii="Georgia" w:hAnsi="Georgia"/>
          <w:spacing w:val="2"/>
          <w:sz w:val="27"/>
          <w:szCs w:val="27"/>
        </w:rPr>
        <w:t xml:space="preserve"> 2003 dan 2005 oleh </w:t>
      </w:r>
      <w:proofErr w:type="spellStart"/>
      <w:r>
        <w:rPr>
          <w:rFonts w:ascii="Georgia" w:hAnsi="Georgia"/>
          <w:spacing w:val="2"/>
          <w:sz w:val="27"/>
          <w:szCs w:val="27"/>
        </w:rPr>
        <w:t>beberapa</w:t>
      </w:r>
      <w:proofErr w:type="spellEnd"/>
      <w:r>
        <w:rPr>
          <w:rFonts w:ascii="Georgia" w:hAnsi="Georgia"/>
          <w:spacing w:val="2"/>
          <w:sz w:val="27"/>
          <w:szCs w:val="27"/>
        </w:rPr>
        <w:t xml:space="preserve"> web developer yang </w:t>
      </w:r>
      <w:proofErr w:type="spellStart"/>
      <w:r>
        <w:rPr>
          <w:rFonts w:ascii="Georgia" w:hAnsi="Georgia"/>
          <w:spacing w:val="2"/>
          <w:sz w:val="27"/>
          <w:szCs w:val="27"/>
        </w:rPr>
        <w:t>bertugas</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dan </w:t>
      </w:r>
      <w:proofErr w:type="spellStart"/>
      <w:r>
        <w:rPr>
          <w:rFonts w:ascii="Georgia" w:hAnsi="Georgia"/>
          <w:spacing w:val="2"/>
          <w:sz w:val="27"/>
          <w:szCs w:val="27"/>
        </w:rPr>
        <w:t>merawat</w:t>
      </w:r>
      <w:proofErr w:type="spellEnd"/>
      <w:r>
        <w:rPr>
          <w:rFonts w:ascii="Georgia" w:hAnsi="Georgia"/>
          <w:spacing w:val="2"/>
          <w:sz w:val="27"/>
          <w:szCs w:val="27"/>
        </w:rPr>
        <w:t xml:space="preserve"> web portal </w:t>
      </w:r>
      <w:r>
        <w:rPr>
          <w:rStyle w:val="Emphasis"/>
          <w:rFonts w:ascii="Georgia" w:hAnsi="Georgia"/>
          <w:spacing w:val="2"/>
          <w:sz w:val="27"/>
          <w:szCs w:val="27"/>
        </w:rPr>
        <w:t>(newspaper website)</w:t>
      </w:r>
      <w:r>
        <w:rPr>
          <w:rFonts w:ascii="Georgia" w:hAnsi="Georgia"/>
          <w:spacing w:val="2"/>
          <w:sz w:val="27"/>
          <w:szCs w:val="27"/>
        </w:rPr>
        <w:t>.</w:t>
      </w:r>
    </w:p>
    <w:p w14:paraId="5E3C9C85"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Setelah </w:t>
      </w:r>
      <w:proofErr w:type="spellStart"/>
      <w:r>
        <w:rPr>
          <w:rFonts w:ascii="Georgia" w:hAnsi="Georgia"/>
          <w:spacing w:val="2"/>
          <w:sz w:val="27"/>
          <w:szCs w:val="27"/>
        </w:rPr>
        <w:t>membuat</w:t>
      </w:r>
      <w:proofErr w:type="spellEnd"/>
      <w:r>
        <w:rPr>
          <w:rFonts w:ascii="Georgia" w:hAnsi="Georgia"/>
          <w:spacing w:val="2"/>
          <w:sz w:val="27"/>
          <w:szCs w:val="27"/>
        </w:rPr>
        <w:t xml:space="preserve"> </w:t>
      </w:r>
      <w:proofErr w:type="spellStart"/>
      <w:r>
        <w:rPr>
          <w:rFonts w:ascii="Georgia" w:hAnsi="Georgia"/>
          <w:spacing w:val="2"/>
          <w:sz w:val="27"/>
          <w:szCs w:val="27"/>
        </w:rPr>
        <w:t>beberapa</w:t>
      </w:r>
      <w:proofErr w:type="spellEnd"/>
      <w:r>
        <w:rPr>
          <w:rFonts w:ascii="Georgia" w:hAnsi="Georgia"/>
          <w:spacing w:val="2"/>
          <w:sz w:val="27"/>
          <w:szCs w:val="27"/>
        </w:rPr>
        <w:t xml:space="preserve"> website, orang-orang </w:t>
      </w:r>
      <w:proofErr w:type="spellStart"/>
      <w:r>
        <w:rPr>
          <w:rFonts w:ascii="Georgia" w:hAnsi="Georgia"/>
          <w:spacing w:val="2"/>
          <w:sz w:val="27"/>
          <w:szCs w:val="27"/>
        </w:rPr>
        <w:t>tersebut</w:t>
      </w:r>
      <w:proofErr w:type="spellEnd"/>
      <w:r>
        <w:rPr>
          <w:rFonts w:ascii="Georgia" w:hAnsi="Georgia"/>
          <w:spacing w:val="2"/>
          <w:sz w:val="27"/>
          <w:szCs w:val="27"/>
        </w:rPr>
        <w:t xml:space="preserve"> </w:t>
      </w:r>
      <w:proofErr w:type="spellStart"/>
      <w:r>
        <w:rPr>
          <w:rFonts w:ascii="Georgia" w:hAnsi="Georgia"/>
          <w:spacing w:val="2"/>
          <w:sz w:val="27"/>
          <w:szCs w:val="27"/>
        </w:rPr>
        <w:t>mulai</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w:t>
      </w:r>
      <w:proofErr w:type="spellStart"/>
      <w:r>
        <w:rPr>
          <w:rFonts w:ascii="Georgia" w:hAnsi="Georgia"/>
          <w:spacing w:val="2"/>
          <w:sz w:val="27"/>
          <w:szCs w:val="27"/>
        </w:rPr>
        <w:t>ulang</w:t>
      </w:r>
      <w:proofErr w:type="spellEnd"/>
      <w:r>
        <w:rPr>
          <w:rFonts w:ascii="Georgia" w:hAnsi="Georgia"/>
          <w:spacing w:val="2"/>
          <w:sz w:val="27"/>
          <w:szCs w:val="27"/>
        </w:rPr>
        <w:t xml:space="preserve"> </w:t>
      </w:r>
      <w:proofErr w:type="spellStart"/>
      <w:r>
        <w:rPr>
          <w:rFonts w:ascii="Georgia" w:hAnsi="Georgia"/>
          <w:spacing w:val="2"/>
          <w:sz w:val="27"/>
          <w:szCs w:val="27"/>
        </w:rPr>
        <w:t>kode-kode</w:t>
      </w:r>
      <w:proofErr w:type="spellEnd"/>
      <w:r>
        <w:rPr>
          <w:rFonts w:ascii="Georgia" w:hAnsi="Georgia"/>
          <w:spacing w:val="2"/>
          <w:sz w:val="27"/>
          <w:szCs w:val="27"/>
        </w:rPr>
        <w:t xml:space="preserve"> yang </w:t>
      </w:r>
      <w:proofErr w:type="spellStart"/>
      <w:r>
        <w:rPr>
          <w:rFonts w:ascii="Georgia" w:hAnsi="Georgia"/>
          <w:spacing w:val="2"/>
          <w:sz w:val="27"/>
          <w:szCs w:val="27"/>
        </w:rPr>
        <w:t>pernah</w:t>
      </w:r>
      <w:proofErr w:type="spellEnd"/>
      <w:r>
        <w:rPr>
          <w:rFonts w:ascii="Georgia" w:hAnsi="Georgia"/>
          <w:spacing w:val="2"/>
          <w:sz w:val="27"/>
          <w:szCs w:val="27"/>
        </w:rPr>
        <w:t xml:space="preserve"> </w:t>
      </w:r>
      <w:proofErr w:type="spellStart"/>
      <w:r>
        <w:rPr>
          <w:rFonts w:ascii="Georgia" w:hAnsi="Georgia"/>
          <w:spacing w:val="2"/>
          <w:sz w:val="27"/>
          <w:szCs w:val="27"/>
        </w:rPr>
        <w:t>mereka</w:t>
      </w:r>
      <w:proofErr w:type="spellEnd"/>
      <w:r>
        <w:rPr>
          <w:rFonts w:ascii="Georgia" w:hAnsi="Georgia"/>
          <w:spacing w:val="2"/>
          <w:sz w:val="27"/>
          <w:szCs w:val="27"/>
        </w:rPr>
        <w:t xml:space="preserve"> </w:t>
      </w:r>
      <w:proofErr w:type="spellStart"/>
      <w:r>
        <w:rPr>
          <w:rFonts w:ascii="Georgia" w:hAnsi="Georgia"/>
          <w:spacing w:val="2"/>
          <w:sz w:val="27"/>
          <w:szCs w:val="27"/>
        </w:rPr>
        <w:t>tulis</w:t>
      </w:r>
      <w:proofErr w:type="spellEnd"/>
      <w:r>
        <w:rPr>
          <w:rFonts w:ascii="Georgia" w:hAnsi="Georgia"/>
          <w:spacing w:val="2"/>
          <w:sz w:val="27"/>
          <w:szCs w:val="27"/>
        </w:rPr>
        <w:t xml:space="preserve">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menerapkan</w:t>
      </w:r>
      <w:proofErr w:type="spellEnd"/>
      <w:r>
        <w:rPr>
          <w:rFonts w:ascii="Georgia" w:hAnsi="Georgia"/>
          <w:spacing w:val="2"/>
          <w:sz w:val="27"/>
          <w:szCs w:val="27"/>
        </w:rPr>
        <w:t xml:space="preserve"> </w:t>
      </w:r>
      <w:proofErr w:type="spellStart"/>
      <w:r>
        <w:rPr>
          <w:rFonts w:ascii="Georgia" w:hAnsi="Georgia"/>
          <w:spacing w:val="2"/>
          <w:sz w:val="27"/>
          <w:szCs w:val="27"/>
        </w:rPr>
        <w:t>beberapa</w:t>
      </w:r>
      <w:proofErr w:type="spellEnd"/>
      <w:r>
        <w:rPr>
          <w:rFonts w:ascii="Georgia" w:hAnsi="Georgia"/>
          <w:spacing w:val="2"/>
          <w:sz w:val="27"/>
          <w:szCs w:val="27"/>
        </w:rPr>
        <w:t> </w:t>
      </w:r>
      <w:r>
        <w:rPr>
          <w:rStyle w:val="Emphasis"/>
          <w:rFonts w:ascii="Georgia" w:hAnsi="Georgia"/>
          <w:spacing w:val="2"/>
          <w:sz w:val="27"/>
          <w:szCs w:val="27"/>
        </w:rPr>
        <w:t>design pattern</w:t>
      </w:r>
      <w:r>
        <w:rPr>
          <w:rFonts w:ascii="Georgia" w:hAnsi="Georgia"/>
          <w:spacing w:val="2"/>
          <w:sz w:val="27"/>
          <w:szCs w:val="27"/>
        </w:rPr>
        <w:t xml:space="preserve">. </w:t>
      </w:r>
      <w:proofErr w:type="spellStart"/>
      <w:r>
        <w:rPr>
          <w:rFonts w:ascii="Georgia" w:hAnsi="Georgia"/>
          <w:spacing w:val="2"/>
          <w:sz w:val="27"/>
          <w:szCs w:val="27"/>
        </w:rPr>
        <w:t>Lalu</w:t>
      </w:r>
      <w:proofErr w:type="spellEnd"/>
      <w:r>
        <w:rPr>
          <w:rFonts w:ascii="Georgia" w:hAnsi="Georgia"/>
          <w:spacing w:val="2"/>
          <w:sz w:val="27"/>
          <w:szCs w:val="27"/>
        </w:rPr>
        <w:t xml:space="preserve"> </w:t>
      </w:r>
      <w:proofErr w:type="spellStart"/>
      <w:r>
        <w:rPr>
          <w:rFonts w:ascii="Georgia" w:hAnsi="Georgia"/>
          <w:spacing w:val="2"/>
          <w:sz w:val="27"/>
          <w:szCs w:val="27"/>
        </w:rPr>
        <w:t>disebarkan</w:t>
      </w:r>
      <w:proofErr w:type="spellEnd"/>
      <w:r>
        <w:rPr>
          <w:rFonts w:ascii="Georgia" w:hAnsi="Georgia"/>
          <w:spacing w:val="2"/>
          <w:sz w:val="27"/>
          <w:szCs w:val="27"/>
        </w:rPr>
        <w:t xml:space="preserve"> </w:t>
      </w:r>
      <w:proofErr w:type="spellStart"/>
      <w:r>
        <w:rPr>
          <w:rFonts w:ascii="Georgia" w:hAnsi="Georgia"/>
          <w:spacing w:val="2"/>
          <w:sz w:val="27"/>
          <w:szCs w:val="27"/>
        </w:rPr>
        <w:t>sebagai</w:t>
      </w:r>
      <w:proofErr w:type="spellEnd"/>
      <w:r>
        <w:rPr>
          <w:rFonts w:ascii="Georgia" w:hAnsi="Georgia"/>
          <w:spacing w:val="2"/>
          <w:sz w:val="27"/>
          <w:szCs w:val="27"/>
        </w:rPr>
        <w:t xml:space="preserve"> project open source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nama</w:t>
      </w:r>
      <w:proofErr w:type="spellEnd"/>
      <w:r>
        <w:rPr>
          <w:rFonts w:ascii="Georgia" w:hAnsi="Georgia"/>
          <w:spacing w:val="2"/>
          <w:sz w:val="27"/>
          <w:szCs w:val="27"/>
        </w:rPr>
        <w:t xml:space="preserve"> “Django” pada </w:t>
      </w:r>
      <w:proofErr w:type="spellStart"/>
      <w:r>
        <w:rPr>
          <w:rFonts w:ascii="Georgia" w:hAnsi="Georgia"/>
          <w:spacing w:val="2"/>
          <w:sz w:val="27"/>
          <w:szCs w:val="27"/>
        </w:rPr>
        <w:t>bulan</w:t>
      </w:r>
      <w:proofErr w:type="spellEnd"/>
      <w:r>
        <w:rPr>
          <w:rFonts w:ascii="Georgia" w:hAnsi="Georgia"/>
          <w:spacing w:val="2"/>
          <w:sz w:val="27"/>
          <w:szCs w:val="27"/>
        </w:rPr>
        <w:t xml:space="preserve"> </w:t>
      </w:r>
      <w:proofErr w:type="spellStart"/>
      <w:r>
        <w:rPr>
          <w:rFonts w:ascii="Georgia" w:hAnsi="Georgia"/>
          <w:spacing w:val="2"/>
          <w:sz w:val="27"/>
          <w:szCs w:val="27"/>
        </w:rPr>
        <w:t>july</w:t>
      </w:r>
      <w:proofErr w:type="spellEnd"/>
      <w:r>
        <w:rPr>
          <w:rFonts w:ascii="Georgia" w:hAnsi="Georgia"/>
          <w:spacing w:val="2"/>
          <w:sz w:val="27"/>
          <w:szCs w:val="27"/>
        </w:rPr>
        <w:t xml:space="preserve"> 2005.</w:t>
      </w:r>
    </w:p>
    <w:p w14:paraId="564D7D39"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lastRenderedPageBreak/>
        <w:t xml:space="preserve">Django </w:t>
      </w:r>
      <w:proofErr w:type="spellStart"/>
      <w:r>
        <w:rPr>
          <w:rFonts w:ascii="Georgia" w:hAnsi="Georgia"/>
          <w:spacing w:val="2"/>
          <w:sz w:val="27"/>
          <w:szCs w:val="27"/>
        </w:rPr>
        <w:t>kemudian</w:t>
      </w:r>
      <w:proofErr w:type="spellEnd"/>
      <w:r>
        <w:rPr>
          <w:rFonts w:ascii="Georgia" w:hAnsi="Georgia"/>
          <w:spacing w:val="2"/>
          <w:sz w:val="27"/>
          <w:szCs w:val="27"/>
        </w:rPr>
        <w:t xml:space="preserve"> </w:t>
      </w:r>
      <w:proofErr w:type="spellStart"/>
      <w:r>
        <w:rPr>
          <w:rFonts w:ascii="Georgia" w:hAnsi="Georgia"/>
          <w:spacing w:val="2"/>
          <w:sz w:val="27"/>
          <w:szCs w:val="27"/>
        </w:rPr>
        <w:t>semakin</w:t>
      </w:r>
      <w:proofErr w:type="spellEnd"/>
      <w:r>
        <w:rPr>
          <w:rFonts w:ascii="Georgia" w:hAnsi="Georgia"/>
          <w:spacing w:val="2"/>
          <w:sz w:val="27"/>
          <w:szCs w:val="27"/>
        </w:rPr>
        <w:t xml:space="preserve"> </w:t>
      </w:r>
      <w:proofErr w:type="spellStart"/>
      <w:r>
        <w:rPr>
          <w:rFonts w:ascii="Georgia" w:hAnsi="Georgia"/>
          <w:spacing w:val="2"/>
          <w:sz w:val="27"/>
          <w:szCs w:val="27"/>
        </w:rPr>
        <w:t>berkembang</w:t>
      </w:r>
      <w:proofErr w:type="spellEnd"/>
      <w:r>
        <w:rPr>
          <w:rFonts w:ascii="Georgia" w:hAnsi="Georgia"/>
          <w:spacing w:val="2"/>
          <w:sz w:val="27"/>
          <w:szCs w:val="27"/>
        </w:rPr>
        <w:t xml:space="preserve">, </w:t>
      </w:r>
      <w:proofErr w:type="spellStart"/>
      <w:r>
        <w:rPr>
          <w:rFonts w:ascii="Georgia" w:hAnsi="Georgia"/>
          <w:spacing w:val="2"/>
          <w:sz w:val="27"/>
          <w:szCs w:val="27"/>
        </w:rPr>
        <w:t>lalu</w:t>
      </w:r>
      <w:proofErr w:type="spellEnd"/>
      <w:r>
        <w:rPr>
          <w:rFonts w:ascii="Georgia" w:hAnsi="Georgia"/>
          <w:spacing w:val="2"/>
          <w:sz w:val="27"/>
          <w:szCs w:val="27"/>
        </w:rPr>
        <w:t xml:space="preserve"> </w:t>
      </w:r>
      <w:proofErr w:type="spellStart"/>
      <w:r>
        <w:rPr>
          <w:rFonts w:ascii="Georgia" w:hAnsi="Georgia"/>
          <w:spacing w:val="2"/>
          <w:sz w:val="27"/>
          <w:szCs w:val="27"/>
        </w:rPr>
        <w:t>dirilis</w:t>
      </w:r>
      <w:proofErr w:type="spellEnd"/>
      <w:r>
        <w:rPr>
          <w:rFonts w:ascii="Georgia" w:hAnsi="Georgia"/>
          <w:spacing w:val="2"/>
          <w:sz w:val="27"/>
          <w:szCs w:val="27"/>
        </w:rPr>
        <w:t xml:space="preserve"> </w:t>
      </w:r>
      <w:proofErr w:type="spellStart"/>
      <w:r>
        <w:rPr>
          <w:rFonts w:ascii="Georgia" w:hAnsi="Georgia"/>
          <w:spacing w:val="2"/>
          <w:sz w:val="27"/>
          <w:szCs w:val="27"/>
        </w:rPr>
        <w:t>versi</w:t>
      </w:r>
      <w:proofErr w:type="spellEnd"/>
      <w:r>
        <w:rPr>
          <w:rFonts w:ascii="Georgia" w:hAnsi="Georgia"/>
          <w:spacing w:val="2"/>
          <w:sz w:val="27"/>
          <w:szCs w:val="27"/>
        </w:rPr>
        <w:t> </w:t>
      </w:r>
      <w:r>
        <w:rPr>
          <w:rStyle w:val="HTMLCode"/>
          <w:rFonts w:ascii="Consolas" w:hAnsi="Consolas"/>
          <w:color w:val="E83E8C"/>
          <w:spacing w:val="2"/>
        </w:rPr>
        <w:t>1.0</w:t>
      </w:r>
      <w:r>
        <w:rPr>
          <w:rFonts w:ascii="Georgia" w:hAnsi="Georgia"/>
          <w:spacing w:val="2"/>
          <w:sz w:val="27"/>
          <w:szCs w:val="27"/>
        </w:rPr>
        <w:t xml:space="preserve"> pada </w:t>
      </w:r>
      <w:proofErr w:type="spellStart"/>
      <w:r>
        <w:rPr>
          <w:rFonts w:ascii="Georgia" w:hAnsi="Georgia"/>
          <w:spacing w:val="2"/>
          <w:sz w:val="27"/>
          <w:szCs w:val="27"/>
        </w:rPr>
        <w:t>bulan</w:t>
      </w:r>
      <w:proofErr w:type="spellEnd"/>
      <w:r>
        <w:rPr>
          <w:rFonts w:ascii="Georgia" w:hAnsi="Georgia"/>
          <w:spacing w:val="2"/>
          <w:sz w:val="27"/>
          <w:szCs w:val="27"/>
        </w:rPr>
        <w:t xml:space="preserve"> </w:t>
      </w:r>
      <w:proofErr w:type="spellStart"/>
      <w:r>
        <w:rPr>
          <w:rFonts w:ascii="Georgia" w:hAnsi="Georgia"/>
          <w:spacing w:val="2"/>
          <w:sz w:val="27"/>
          <w:szCs w:val="27"/>
        </w:rPr>
        <w:t>september</w:t>
      </w:r>
      <w:proofErr w:type="spellEnd"/>
      <w:r>
        <w:rPr>
          <w:rFonts w:ascii="Georgia" w:hAnsi="Georgia"/>
          <w:spacing w:val="2"/>
          <w:sz w:val="27"/>
          <w:szCs w:val="27"/>
        </w:rPr>
        <w:t xml:space="preserve"> 2008. </w:t>
      </w:r>
      <w:proofErr w:type="spellStart"/>
      <w:r>
        <w:rPr>
          <w:rFonts w:ascii="Georgia" w:hAnsi="Georgia"/>
          <w:spacing w:val="2"/>
          <w:sz w:val="27"/>
          <w:szCs w:val="27"/>
        </w:rPr>
        <w:t>Sekarang</w:t>
      </w:r>
      <w:proofErr w:type="spellEnd"/>
      <w:r>
        <w:rPr>
          <w:rFonts w:ascii="Georgia" w:hAnsi="Georgia"/>
          <w:spacing w:val="2"/>
          <w:sz w:val="27"/>
          <w:szCs w:val="27"/>
        </w:rPr>
        <w:t xml:space="preserve"> (2018) Django </w:t>
      </w:r>
      <w:proofErr w:type="spellStart"/>
      <w:r>
        <w:rPr>
          <w:rFonts w:ascii="Georgia" w:hAnsi="Georgia"/>
          <w:spacing w:val="2"/>
          <w:sz w:val="27"/>
          <w:szCs w:val="27"/>
        </w:rPr>
        <w:t>sudah</w:t>
      </w:r>
      <w:proofErr w:type="spellEnd"/>
      <w:r>
        <w:rPr>
          <w:rFonts w:ascii="Georgia" w:hAnsi="Georgia"/>
          <w:spacing w:val="2"/>
          <w:sz w:val="27"/>
          <w:szCs w:val="27"/>
        </w:rPr>
        <w:t xml:space="preserve"> </w:t>
      </w:r>
      <w:proofErr w:type="spellStart"/>
      <w:r>
        <w:rPr>
          <w:rFonts w:ascii="Georgia" w:hAnsi="Georgia"/>
          <w:spacing w:val="2"/>
          <w:sz w:val="27"/>
          <w:szCs w:val="27"/>
        </w:rPr>
        <w:t>mencapai</w:t>
      </w:r>
      <w:proofErr w:type="spellEnd"/>
      <w:r>
        <w:rPr>
          <w:rFonts w:ascii="Georgia" w:hAnsi="Georgia"/>
          <w:spacing w:val="2"/>
          <w:sz w:val="27"/>
          <w:szCs w:val="27"/>
        </w:rPr>
        <w:t xml:space="preserve"> </w:t>
      </w:r>
      <w:proofErr w:type="spellStart"/>
      <w:r>
        <w:rPr>
          <w:rFonts w:ascii="Georgia" w:hAnsi="Georgia"/>
          <w:spacing w:val="2"/>
          <w:sz w:val="27"/>
          <w:szCs w:val="27"/>
        </w:rPr>
        <w:t>versi</w:t>
      </w:r>
      <w:proofErr w:type="spellEnd"/>
      <w:r>
        <w:rPr>
          <w:rFonts w:ascii="Georgia" w:hAnsi="Georgia"/>
          <w:spacing w:val="2"/>
          <w:sz w:val="27"/>
          <w:szCs w:val="27"/>
        </w:rPr>
        <w:t> </w:t>
      </w:r>
      <w:r>
        <w:rPr>
          <w:rStyle w:val="HTMLCode"/>
          <w:rFonts w:ascii="Consolas" w:hAnsi="Consolas"/>
          <w:color w:val="E83E8C"/>
          <w:spacing w:val="2"/>
        </w:rPr>
        <w:t>2.0</w:t>
      </w:r>
      <w:r>
        <w:rPr>
          <w:rFonts w:ascii="Georgia" w:hAnsi="Georgia"/>
          <w:spacing w:val="2"/>
          <w:sz w:val="27"/>
          <w:szCs w:val="27"/>
        </w:rPr>
        <w:t>.</w:t>
      </w:r>
    </w:p>
    <w:p w14:paraId="75C9C48D"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Berikut</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 xml:space="preserve"> roadmap </w:t>
      </w:r>
      <w:proofErr w:type="spellStart"/>
      <w:r>
        <w:rPr>
          <w:rFonts w:ascii="Georgia" w:hAnsi="Georgia"/>
          <w:spacing w:val="2"/>
          <w:sz w:val="27"/>
          <w:szCs w:val="27"/>
        </w:rPr>
        <w:t>jadwal</w:t>
      </w:r>
      <w:proofErr w:type="spellEnd"/>
      <w:r>
        <w:rPr>
          <w:rFonts w:ascii="Georgia" w:hAnsi="Georgia"/>
          <w:spacing w:val="2"/>
          <w:sz w:val="27"/>
          <w:szCs w:val="27"/>
        </w:rPr>
        <w:t xml:space="preserve"> </w:t>
      </w:r>
      <w:proofErr w:type="spellStart"/>
      <w:r>
        <w:rPr>
          <w:rFonts w:ascii="Georgia" w:hAnsi="Georgia"/>
          <w:spacing w:val="2"/>
          <w:sz w:val="27"/>
          <w:szCs w:val="27"/>
        </w:rPr>
        <w:t>rilis</w:t>
      </w:r>
      <w:proofErr w:type="spellEnd"/>
      <w:r>
        <w:rPr>
          <w:rFonts w:ascii="Georgia" w:hAnsi="Georgia"/>
          <w:spacing w:val="2"/>
          <w:sz w:val="27"/>
          <w:szCs w:val="27"/>
        </w:rPr>
        <w:t xml:space="preserve"> Django:</w:t>
      </w:r>
    </w:p>
    <w:p w14:paraId="5886550D" w14:textId="66163D59"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56F16A0D" wp14:editId="653CBC72">
            <wp:extent cx="4206875" cy="1961515"/>
            <wp:effectExtent l="0" t="0" r="3175" b="635"/>
            <wp:docPr id="127" name="Picture 127" descr="Versi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ersi Django"/>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4206875" cy="1961515"/>
                    </a:xfrm>
                    <a:prstGeom prst="rect">
                      <a:avLst/>
                    </a:prstGeom>
                    <a:noFill/>
                    <a:ln>
                      <a:noFill/>
                    </a:ln>
                  </pic:spPr>
                </pic:pic>
              </a:graphicData>
            </a:graphic>
          </wp:inline>
        </w:drawing>
      </w:r>
    </w:p>
    <w:p w14:paraId="3479A911"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Versi</w:t>
      </w:r>
      <w:proofErr w:type="spellEnd"/>
      <w:r>
        <w:rPr>
          <w:rFonts w:ascii="Georgia" w:hAnsi="Georgia"/>
          <w:spacing w:val="2"/>
          <w:sz w:val="27"/>
          <w:szCs w:val="27"/>
        </w:rPr>
        <w:t xml:space="preserve"> LTS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dirilis</w:t>
      </w:r>
      <w:proofErr w:type="spellEnd"/>
      <w:r>
        <w:rPr>
          <w:rFonts w:ascii="Georgia" w:hAnsi="Georgia"/>
          <w:spacing w:val="2"/>
          <w:sz w:val="27"/>
          <w:szCs w:val="27"/>
        </w:rPr>
        <w:t xml:space="preserve"> </w:t>
      </w:r>
      <w:proofErr w:type="spellStart"/>
      <w:r>
        <w:rPr>
          <w:rFonts w:ascii="Georgia" w:hAnsi="Georgia"/>
          <w:spacing w:val="2"/>
          <w:sz w:val="27"/>
          <w:szCs w:val="27"/>
        </w:rPr>
        <w:t>setiap</w:t>
      </w:r>
      <w:proofErr w:type="spellEnd"/>
      <w:r>
        <w:rPr>
          <w:rFonts w:ascii="Georgia" w:hAnsi="Georgia"/>
          <w:spacing w:val="2"/>
          <w:sz w:val="27"/>
          <w:szCs w:val="27"/>
        </w:rPr>
        <w:t xml:space="preserve"> 2 </w:t>
      </w:r>
      <w:proofErr w:type="spellStart"/>
      <w:r>
        <w:rPr>
          <w:rFonts w:ascii="Georgia" w:hAnsi="Georgia"/>
          <w:spacing w:val="2"/>
          <w:sz w:val="27"/>
          <w:szCs w:val="27"/>
        </w:rPr>
        <w:t>tahun</w:t>
      </w:r>
      <w:proofErr w:type="spellEnd"/>
      <w:r>
        <w:rPr>
          <w:rFonts w:ascii="Georgia" w:hAnsi="Georgia"/>
          <w:spacing w:val="2"/>
          <w:sz w:val="27"/>
          <w:szCs w:val="27"/>
        </w:rPr>
        <w:t xml:space="preserve"> dan </w:t>
      </w:r>
      <w:proofErr w:type="spellStart"/>
      <w:r>
        <w:rPr>
          <w:rFonts w:ascii="Georgia" w:hAnsi="Georgia"/>
          <w:spacing w:val="2"/>
          <w:sz w:val="27"/>
          <w:szCs w:val="27"/>
        </w:rPr>
        <w:t>memiliki</w:t>
      </w:r>
      <w:proofErr w:type="spellEnd"/>
      <w:r>
        <w:rPr>
          <w:rFonts w:ascii="Georgia" w:hAnsi="Georgia"/>
          <w:spacing w:val="2"/>
          <w:sz w:val="27"/>
          <w:szCs w:val="27"/>
        </w:rPr>
        <w:t xml:space="preserve"> masa </w:t>
      </w:r>
      <w:proofErr w:type="spellStart"/>
      <w:r>
        <w:rPr>
          <w:rFonts w:ascii="Georgia" w:hAnsi="Georgia"/>
          <w:spacing w:val="2"/>
          <w:sz w:val="27"/>
          <w:szCs w:val="27"/>
        </w:rPr>
        <w:t>dukungan</w:t>
      </w:r>
      <w:proofErr w:type="spellEnd"/>
      <w:r>
        <w:rPr>
          <w:rFonts w:ascii="Georgia" w:hAnsi="Georgia"/>
          <w:spacing w:val="2"/>
          <w:sz w:val="27"/>
          <w:szCs w:val="27"/>
        </w:rPr>
        <w:t xml:space="preserve"> yang </w:t>
      </w:r>
      <w:proofErr w:type="spellStart"/>
      <w:r>
        <w:rPr>
          <w:rFonts w:ascii="Georgia" w:hAnsi="Georgia"/>
          <w:spacing w:val="2"/>
          <w:sz w:val="27"/>
          <w:szCs w:val="27"/>
        </w:rPr>
        <w:t>lebih</w:t>
      </w:r>
      <w:proofErr w:type="spellEnd"/>
      <w:r>
        <w:rPr>
          <w:rFonts w:ascii="Georgia" w:hAnsi="Georgia"/>
          <w:spacing w:val="2"/>
          <w:sz w:val="27"/>
          <w:szCs w:val="27"/>
        </w:rPr>
        <w:t xml:space="preserve"> </w:t>
      </w:r>
      <w:proofErr w:type="spellStart"/>
      <w:r>
        <w:rPr>
          <w:rFonts w:ascii="Georgia" w:hAnsi="Georgia"/>
          <w:spacing w:val="2"/>
          <w:sz w:val="27"/>
          <w:szCs w:val="27"/>
        </w:rPr>
        <w:t>panjang</w:t>
      </w:r>
      <w:proofErr w:type="spellEnd"/>
      <w:r>
        <w:rPr>
          <w:rFonts w:ascii="Georgia" w:hAnsi="Georgia"/>
          <w:spacing w:val="2"/>
          <w:sz w:val="27"/>
          <w:szCs w:val="27"/>
        </w:rPr>
        <w:t>.</w:t>
      </w:r>
    </w:p>
    <w:p w14:paraId="3A57C6BF"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Peralatan yang Harus dipersiapkan untuk Belajar Django</w:t>
      </w:r>
    </w:p>
    <w:p w14:paraId="5470517F"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Peralatan</w:t>
      </w:r>
      <w:proofErr w:type="spellEnd"/>
      <w:r>
        <w:rPr>
          <w:rFonts w:ascii="Georgia" w:hAnsi="Georgia"/>
          <w:spacing w:val="2"/>
          <w:sz w:val="27"/>
          <w:szCs w:val="27"/>
        </w:rPr>
        <w:t xml:space="preserve"> yang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butuhkan</w:t>
      </w:r>
      <w:proofErr w:type="spellEnd"/>
      <w:r>
        <w:rPr>
          <w:rFonts w:ascii="Georgia" w:hAnsi="Georgia"/>
          <w:spacing w:val="2"/>
          <w:sz w:val="27"/>
          <w:szCs w:val="27"/>
        </w:rPr>
        <w:t xml:space="preserve"> </w:t>
      </w: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project Django </w:t>
      </w:r>
      <w:proofErr w:type="spellStart"/>
      <w:r>
        <w:rPr>
          <w:rFonts w:ascii="Georgia" w:hAnsi="Georgia"/>
          <w:spacing w:val="2"/>
          <w:sz w:val="27"/>
          <w:szCs w:val="27"/>
        </w:rPr>
        <w:t>adalah</w:t>
      </w:r>
      <w:proofErr w:type="spellEnd"/>
      <w:r>
        <w:rPr>
          <w:rFonts w:ascii="Georgia" w:hAnsi="Georgia"/>
          <w:spacing w:val="2"/>
          <w:sz w:val="27"/>
          <w:szCs w:val="27"/>
        </w:rPr>
        <w:t>:</w:t>
      </w:r>
    </w:p>
    <w:p w14:paraId="73F3533E" w14:textId="77777777" w:rsidR="00FD21A2" w:rsidRDefault="00FD21A2" w:rsidP="00C02352">
      <w:pPr>
        <w:numPr>
          <w:ilvl w:val="0"/>
          <w:numId w:val="59"/>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Virtualenv;</w:t>
      </w:r>
    </w:p>
    <w:p w14:paraId="58CD771F" w14:textId="77777777" w:rsidR="00FD21A2" w:rsidRDefault="00FD21A2" w:rsidP="00C02352">
      <w:pPr>
        <w:numPr>
          <w:ilvl w:val="0"/>
          <w:numId w:val="59"/>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pip.</w:t>
      </w:r>
    </w:p>
    <w:p w14:paraId="5D5FB501"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Virtualenv</w:t>
      </w:r>
      <w:proofErr w:type="spellEnd"/>
      <w:r>
        <w:rPr>
          <w:rFonts w:ascii="Georgia" w:hAnsi="Georgia"/>
          <w:spacing w:val="2"/>
          <w:sz w:val="27"/>
          <w:szCs w:val="27"/>
        </w:rPr>
        <w:t xml:space="preserve">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sebuah</w:t>
      </w:r>
      <w:proofErr w:type="spellEnd"/>
      <w:r>
        <w:rPr>
          <w:rFonts w:ascii="Georgia" w:hAnsi="Georgia"/>
          <w:spacing w:val="2"/>
          <w:sz w:val="27"/>
          <w:szCs w:val="27"/>
        </w:rPr>
        <w:t xml:space="preserve"> tool yang </w:t>
      </w:r>
      <w:proofErr w:type="spellStart"/>
      <w:r>
        <w:rPr>
          <w:rFonts w:ascii="Georgia" w:hAnsi="Georgia"/>
          <w:spacing w:val="2"/>
          <w:sz w:val="27"/>
          <w:szCs w:val="27"/>
        </w:rPr>
        <w:t>berfungsi</w:t>
      </w:r>
      <w:proofErr w:type="spellEnd"/>
      <w:r>
        <w:rPr>
          <w:rFonts w:ascii="Georgia" w:hAnsi="Georgia"/>
          <w:spacing w:val="2"/>
          <w:sz w:val="27"/>
          <w:szCs w:val="27"/>
        </w:rPr>
        <w:t xml:space="preserve"> </w:t>
      </w: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w:t>
      </w:r>
      <w:proofErr w:type="spellStart"/>
      <w:r>
        <w:rPr>
          <w:rFonts w:ascii="Georgia" w:hAnsi="Georgia"/>
          <w:spacing w:val="2"/>
          <w:sz w:val="27"/>
          <w:szCs w:val="27"/>
        </w:rPr>
        <w:t>lingkungan</w:t>
      </w:r>
      <w:proofErr w:type="spellEnd"/>
      <w:r>
        <w:rPr>
          <w:rFonts w:ascii="Georgia" w:hAnsi="Georgia"/>
          <w:spacing w:val="2"/>
          <w:sz w:val="27"/>
          <w:szCs w:val="27"/>
        </w:rPr>
        <w:t xml:space="preserve"> virtual yang </w:t>
      </w:r>
      <w:proofErr w:type="spellStart"/>
      <w:r>
        <w:rPr>
          <w:rFonts w:ascii="Georgia" w:hAnsi="Georgia"/>
          <w:spacing w:val="2"/>
          <w:sz w:val="27"/>
          <w:szCs w:val="27"/>
        </w:rPr>
        <w:t>terisolasi</w:t>
      </w:r>
      <w:proofErr w:type="spellEnd"/>
      <w:r>
        <w:rPr>
          <w:rFonts w:ascii="Georgia" w:hAnsi="Georgia"/>
          <w:spacing w:val="2"/>
          <w:sz w:val="27"/>
          <w:szCs w:val="27"/>
        </w:rPr>
        <w:t>.</w:t>
      </w:r>
    </w:p>
    <w:p w14:paraId="3BAFD1E9"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Kenapa</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harus</w:t>
      </w:r>
      <w:proofErr w:type="spellEnd"/>
      <w:r>
        <w:rPr>
          <w:rFonts w:ascii="Georgia" w:hAnsi="Georgia"/>
          <w:spacing w:val="2"/>
          <w:sz w:val="27"/>
          <w:szCs w:val="27"/>
        </w:rPr>
        <w:t xml:space="preserve"> </w:t>
      </w:r>
      <w:proofErr w:type="spellStart"/>
      <w:r>
        <w:rPr>
          <w:rFonts w:ascii="Georgia" w:hAnsi="Georgia"/>
          <w:spacing w:val="2"/>
          <w:sz w:val="27"/>
          <w:szCs w:val="27"/>
        </w:rPr>
        <w:t>menggunakan</w:t>
      </w:r>
      <w:proofErr w:type="spellEnd"/>
      <w:r>
        <w:rPr>
          <w:rFonts w:ascii="Georgia" w:hAnsi="Georgia"/>
          <w:spacing w:val="2"/>
          <w:sz w:val="27"/>
          <w:szCs w:val="27"/>
        </w:rPr>
        <w:t xml:space="preserve"> </w:t>
      </w:r>
      <w:proofErr w:type="spellStart"/>
      <w:r>
        <w:rPr>
          <w:rFonts w:ascii="Georgia" w:hAnsi="Georgia"/>
          <w:spacing w:val="2"/>
          <w:sz w:val="27"/>
          <w:szCs w:val="27"/>
        </w:rPr>
        <w:t>virtualenv</w:t>
      </w:r>
      <w:proofErr w:type="spellEnd"/>
      <w:r>
        <w:rPr>
          <w:rFonts w:ascii="Georgia" w:hAnsi="Georgia"/>
          <w:spacing w:val="2"/>
          <w:sz w:val="27"/>
          <w:szCs w:val="27"/>
        </w:rPr>
        <w:t>?</w:t>
      </w:r>
    </w:p>
    <w:p w14:paraId="6314BCB9"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Karena agar </w:t>
      </w:r>
      <w:proofErr w:type="spellStart"/>
      <w:r>
        <w:rPr>
          <w:rFonts w:ascii="Georgia" w:hAnsi="Georgia"/>
          <w:spacing w:val="2"/>
          <w:sz w:val="27"/>
          <w:szCs w:val="27"/>
        </w:rPr>
        <w:t>tidak</w:t>
      </w:r>
      <w:proofErr w:type="spellEnd"/>
      <w:r>
        <w:rPr>
          <w:rFonts w:ascii="Georgia" w:hAnsi="Georgia"/>
          <w:spacing w:val="2"/>
          <w:sz w:val="27"/>
          <w:szCs w:val="27"/>
        </w:rPr>
        <w:t xml:space="preserve"> </w:t>
      </w:r>
      <w:proofErr w:type="spellStart"/>
      <w:r>
        <w:rPr>
          <w:rFonts w:ascii="Georgia" w:hAnsi="Georgia"/>
          <w:spacing w:val="2"/>
          <w:sz w:val="27"/>
          <w:szCs w:val="27"/>
        </w:rPr>
        <w:t>bentrok</w:t>
      </w:r>
      <w:proofErr w:type="spellEnd"/>
      <w:r>
        <w:rPr>
          <w:rFonts w:ascii="Georgia" w:hAnsi="Georgia"/>
          <w:spacing w:val="2"/>
          <w:sz w:val="27"/>
          <w:szCs w:val="27"/>
        </w:rPr>
        <w:t xml:space="preserve"> </w:t>
      </w:r>
      <w:proofErr w:type="spellStart"/>
      <w:r>
        <w:rPr>
          <w:rFonts w:ascii="Georgia" w:hAnsi="Georgia"/>
          <w:spacing w:val="2"/>
          <w:sz w:val="27"/>
          <w:szCs w:val="27"/>
        </w:rPr>
        <w:t>dengan</w:t>
      </w:r>
      <w:proofErr w:type="spellEnd"/>
      <w:r>
        <w:rPr>
          <w:rFonts w:ascii="Georgia" w:hAnsi="Georgia"/>
          <w:spacing w:val="2"/>
          <w:sz w:val="27"/>
          <w:szCs w:val="27"/>
        </w:rPr>
        <w:t xml:space="preserve"> project yang lain.</w:t>
      </w:r>
    </w:p>
    <w:p w14:paraId="2D98E052"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lastRenderedPageBreak/>
        <w:t>Pembahasan</w:t>
      </w:r>
      <w:proofErr w:type="spellEnd"/>
      <w:r>
        <w:rPr>
          <w:rFonts w:ascii="Georgia" w:hAnsi="Georgia"/>
          <w:spacing w:val="2"/>
          <w:sz w:val="27"/>
          <w:szCs w:val="27"/>
        </w:rPr>
        <w:t xml:space="preserve"> </w:t>
      </w:r>
      <w:proofErr w:type="spellStart"/>
      <w:r>
        <w:rPr>
          <w:rFonts w:ascii="Georgia" w:hAnsi="Georgia"/>
          <w:spacing w:val="2"/>
          <w:sz w:val="27"/>
          <w:szCs w:val="27"/>
        </w:rPr>
        <w:t>tentang</w:t>
      </w:r>
      <w:proofErr w:type="spellEnd"/>
      <w:r>
        <w:rPr>
          <w:rFonts w:ascii="Georgia" w:hAnsi="Georgia"/>
          <w:spacing w:val="2"/>
          <w:sz w:val="27"/>
          <w:szCs w:val="27"/>
        </w:rPr>
        <w:t xml:space="preserve"> </w:t>
      </w:r>
      <w:proofErr w:type="spellStart"/>
      <w:r>
        <w:rPr>
          <w:rFonts w:ascii="Georgia" w:hAnsi="Georgia"/>
          <w:spacing w:val="2"/>
          <w:sz w:val="27"/>
          <w:szCs w:val="27"/>
        </w:rPr>
        <w:t>virtualenv</w:t>
      </w:r>
      <w:proofErr w:type="spellEnd"/>
      <w:r>
        <w:rPr>
          <w:rFonts w:ascii="Georgia" w:hAnsi="Georgia"/>
          <w:spacing w:val="2"/>
          <w:sz w:val="27"/>
          <w:szCs w:val="27"/>
        </w:rPr>
        <w:t xml:space="preserve">, </w:t>
      </w:r>
      <w:proofErr w:type="spellStart"/>
      <w:r>
        <w:rPr>
          <w:rFonts w:ascii="Georgia" w:hAnsi="Georgia"/>
          <w:spacing w:val="2"/>
          <w:sz w:val="27"/>
          <w:szCs w:val="27"/>
        </w:rPr>
        <w:t>bisa</w:t>
      </w:r>
      <w:proofErr w:type="spellEnd"/>
      <w:r>
        <w:rPr>
          <w:rFonts w:ascii="Georgia" w:hAnsi="Georgia"/>
          <w:spacing w:val="2"/>
          <w:sz w:val="27"/>
          <w:szCs w:val="27"/>
        </w:rPr>
        <w:t xml:space="preserve"> </w:t>
      </w:r>
      <w:proofErr w:type="spellStart"/>
      <w:r>
        <w:rPr>
          <w:rFonts w:ascii="Georgia" w:hAnsi="Georgia"/>
          <w:spacing w:val="2"/>
          <w:sz w:val="27"/>
          <w:szCs w:val="27"/>
        </w:rPr>
        <w:t>kamu</w:t>
      </w:r>
      <w:proofErr w:type="spellEnd"/>
      <w:r>
        <w:rPr>
          <w:rFonts w:ascii="Georgia" w:hAnsi="Georgia"/>
          <w:spacing w:val="2"/>
          <w:sz w:val="27"/>
          <w:szCs w:val="27"/>
        </w:rPr>
        <w:t xml:space="preserve"> </w:t>
      </w:r>
      <w:proofErr w:type="spellStart"/>
      <w:r>
        <w:rPr>
          <w:rFonts w:ascii="Georgia" w:hAnsi="Georgia"/>
          <w:spacing w:val="2"/>
          <w:sz w:val="27"/>
          <w:szCs w:val="27"/>
        </w:rPr>
        <w:t>baca</w:t>
      </w:r>
      <w:proofErr w:type="spellEnd"/>
      <w:r>
        <w:rPr>
          <w:rFonts w:ascii="Georgia" w:hAnsi="Georgia"/>
          <w:spacing w:val="2"/>
          <w:sz w:val="27"/>
          <w:szCs w:val="27"/>
        </w:rPr>
        <w:t xml:space="preserve"> di: </w:t>
      </w:r>
      <w:proofErr w:type="spellStart"/>
      <w:r>
        <w:rPr>
          <w:rFonts w:ascii="Georgia" w:hAnsi="Georgia"/>
          <w:spacing w:val="2"/>
          <w:sz w:val="27"/>
          <w:szCs w:val="27"/>
        </w:rPr>
        <w:fldChar w:fldCharType="begin"/>
      </w:r>
      <w:r>
        <w:rPr>
          <w:rFonts w:ascii="Georgia" w:hAnsi="Georgia"/>
          <w:spacing w:val="2"/>
          <w:sz w:val="27"/>
          <w:szCs w:val="27"/>
        </w:rPr>
        <w:instrText xml:space="preserve"> HYPERLINK "https://www.petanikode.com/python-virtualenv/" </w:instrText>
      </w:r>
      <w:r>
        <w:rPr>
          <w:rFonts w:ascii="Georgia" w:hAnsi="Georgia"/>
          <w:spacing w:val="2"/>
          <w:sz w:val="27"/>
          <w:szCs w:val="27"/>
        </w:rPr>
        <w:fldChar w:fldCharType="separate"/>
      </w:r>
      <w:r>
        <w:rPr>
          <w:rStyle w:val="Hyperlink"/>
          <w:rFonts w:ascii="Georgia" w:hAnsi="Georgia"/>
          <w:color w:val="00C7B7"/>
          <w:spacing w:val="2"/>
          <w:sz w:val="27"/>
          <w:szCs w:val="27"/>
          <w:u w:val="none"/>
        </w:rPr>
        <w:t>Mengenal</w:t>
      </w:r>
      <w:proofErr w:type="spellEnd"/>
      <w:r>
        <w:rPr>
          <w:rStyle w:val="Hyperlink"/>
          <w:rFonts w:ascii="Georgia" w:hAnsi="Georgia"/>
          <w:color w:val="00C7B7"/>
          <w:spacing w:val="2"/>
          <w:sz w:val="27"/>
          <w:szCs w:val="27"/>
          <w:u w:val="none"/>
        </w:rPr>
        <w:t xml:space="preserve"> </w:t>
      </w:r>
      <w:proofErr w:type="spellStart"/>
      <w:r>
        <w:rPr>
          <w:rStyle w:val="Hyperlink"/>
          <w:rFonts w:ascii="Georgia" w:hAnsi="Georgia"/>
          <w:color w:val="00C7B7"/>
          <w:spacing w:val="2"/>
          <w:sz w:val="27"/>
          <w:szCs w:val="27"/>
          <w:u w:val="none"/>
        </w:rPr>
        <w:t>Virtualenv</w:t>
      </w:r>
      <w:proofErr w:type="spellEnd"/>
      <w:r>
        <w:rPr>
          <w:rStyle w:val="Hyperlink"/>
          <w:rFonts w:ascii="Georgia" w:hAnsi="Georgia"/>
          <w:color w:val="00C7B7"/>
          <w:spacing w:val="2"/>
          <w:sz w:val="27"/>
          <w:szCs w:val="27"/>
          <w:u w:val="none"/>
        </w:rPr>
        <w:t xml:space="preserve">: </w:t>
      </w:r>
      <w:proofErr w:type="spellStart"/>
      <w:r>
        <w:rPr>
          <w:rStyle w:val="Hyperlink"/>
          <w:rFonts w:ascii="Georgia" w:hAnsi="Georgia"/>
          <w:color w:val="00C7B7"/>
          <w:spacing w:val="2"/>
          <w:sz w:val="27"/>
          <w:szCs w:val="27"/>
          <w:u w:val="none"/>
        </w:rPr>
        <w:t>Apa</w:t>
      </w:r>
      <w:proofErr w:type="spellEnd"/>
      <w:r>
        <w:rPr>
          <w:rStyle w:val="Hyperlink"/>
          <w:rFonts w:ascii="Georgia" w:hAnsi="Georgia"/>
          <w:color w:val="00C7B7"/>
          <w:spacing w:val="2"/>
          <w:sz w:val="27"/>
          <w:szCs w:val="27"/>
          <w:u w:val="none"/>
        </w:rPr>
        <w:t xml:space="preserve"> </w:t>
      </w:r>
      <w:proofErr w:type="spellStart"/>
      <w:r>
        <w:rPr>
          <w:rStyle w:val="Hyperlink"/>
          <w:rFonts w:ascii="Georgia" w:hAnsi="Georgia"/>
          <w:color w:val="00C7B7"/>
          <w:spacing w:val="2"/>
          <w:sz w:val="27"/>
          <w:szCs w:val="27"/>
          <w:u w:val="none"/>
        </w:rPr>
        <w:t>Saja</w:t>
      </w:r>
      <w:proofErr w:type="spellEnd"/>
      <w:r>
        <w:rPr>
          <w:rStyle w:val="Hyperlink"/>
          <w:rFonts w:ascii="Georgia" w:hAnsi="Georgia"/>
          <w:color w:val="00C7B7"/>
          <w:spacing w:val="2"/>
          <w:sz w:val="27"/>
          <w:szCs w:val="27"/>
          <w:u w:val="none"/>
        </w:rPr>
        <w:t xml:space="preserve"> yang </w:t>
      </w:r>
      <w:proofErr w:type="spellStart"/>
      <w:r>
        <w:rPr>
          <w:rStyle w:val="Hyperlink"/>
          <w:rFonts w:ascii="Georgia" w:hAnsi="Georgia"/>
          <w:color w:val="00C7B7"/>
          <w:spacing w:val="2"/>
          <w:sz w:val="27"/>
          <w:szCs w:val="27"/>
          <w:u w:val="none"/>
        </w:rPr>
        <w:t>Harus</w:t>
      </w:r>
      <w:proofErr w:type="spellEnd"/>
      <w:r>
        <w:rPr>
          <w:rStyle w:val="Hyperlink"/>
          <w:rFonts w:ascii="Georgia" w:hAnsi="Georgia"/>
          <w:color w:val="00C7B7"/>
          <w:spacing w:val="2"/>
          <w:sz w:val="27"/>
          <w:szCs w:val="27"/>
          <w:u w:val="none"/>
        </w:rPr>
        <w:t xml:space="preserve"> </w:t>
      </w:r>
      <w:proofErr w:type="spellStart"/>
      <w:r>
        <w:rPr>
          <w:rStyle w:val="Hyperlink"/>
          <w:rFonts w:ascii="Georgia" w:hAnsi="Georgia"/>
          <w:color w:val="00C7B7"/>
          <w:spacing w:val="2"/>
          <w:sz w:val="27"/>
          <w:szCs w:val="27"/>
          <w:u w:val="none"/>
        </w:rPr>
        <w:t>Kamu</w:t>
      </w:r>
      <w:proofErr w:type="spellEnd"/>
      <w:r>
        <w:rPr>
          <w:rStyle w:val="Hyperlink"/>
          <w:rFonts w:ascii="Georgia" w:hAnsi="Georgia"/>
          <w:color w:val="00C7B7"/>
          <w:spacing w:val="2"/>
          <w:sz w:val="27"/>
          <w:szCs w:val="27"/>
          <w:u w:val="none"/>
        </w:rPr>
        <w:t xml:space="preserve"> </w:t>
      </w:r>
      <w:proofErr w:type="spellStart"/>
      <w:r>
        <w:rPr>
          <w:rStyle w:val="Hyperlink"/>
          <w:rFonts w:ascii="Georgia" w:hAnsi="Georgia"/>
          <w:color w:val="00C7B7"/>
          <w:spacing w:val="2"/>
          <w:sz w:val="27"/>
          <w:szCs w:val="27"/>
          <w:u w:val="none"/>
        </w:rPr>
        <w:t>Ketahui</w:t>
      </w:r>
      <w:proofErr w:type="spellEnd"/>
      <w:r>
        <w:rPr>
          <w:rStyle w:val="Hyperlink"/>
          <w:rFonts w:ascii="Georgia" w:hAnsi="Georgia"/>
          <w:color w:val="00C7B7"/>
          <w:spacing w:val="2"/>
          <w:sz w:val="27"/>
          <w:szCs w:val="27"/>
          <w:u w:val="none"/>
        </w:rPr>
        <w:t>?</w:t>
      </w:r>
      <w:r>
        <w:rPr>
          <w:rFonts w:ascii="Georgia" w:hAnsi="Georgia"/>
          <w:spacing w:val="2"/>
          <w:sz w:val="27"/>
          <w:szCs w:val="27"/>
        </w:rPr>
        <w:fldChar w:fldCharType="end"/>
      </w:r>
    </w:p>
    <w:p w14:paraId="5CE27ED5"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Lalu</w:t>
      </w:r>
      <w:proofErr w:type="spellEnd"/>
      <w:r>
        <w:rPr>
          <w:rFonts w:ascii="Georgia" w:hAnsi="Georgia"/>
          <w:spacing w:val="2"/>
          <w:sz w:val="27"/>
          <w:szCs w:val="27"/>
        </w:rPr>
        <w:t>, </w:t>
      </w:r>
      <w:r>
        <w:rPr>
          <w:rStyle w:val="HTMLCode"/>
          <w:rFonts w:ascii="Consolas" w:hAnsi="Consolas"/>
          <w:color w:val="E83E8C"/>
          <w:spacing w:val="2"/>
        </w:rPr>
        <w:t>pip</w:t>
      </w:r>
      <w:r>
        <w:rPr>
          <w:rFonts w:ascii="Georgia" w:hAnsi="Georgia"/>
          <w:spacing w:val="2"/>
          <w:sz w:val="27"/>
          <w:szCs w:val="27"/>
        </w:rPr>
        <w:t>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sebuah</w:t>
      </w:r>
      <w:proofErr w:type="spellEnd"/>
      <w:r>
        <w:rPr>
          <w:rFonts w:ascii="Georgia" w:hAnsi="Georgia"/>
          <w:spacing w:val="2"/>
          <w:sz w:val="27"/>
          <w:szCs w:val="27"/>
        </w:rPr>
        <w:t xml:space="preserve"> tool yang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gunakan</w:t>
      </w:r>
      <w:proofErr w:type="spellEnd"/>
      <w:r>
        <w:rPr>
          <w:rFonts w:ascii="Georgia" w:hAnsi="Georgia"/>
          <w:spacing w:val="2"/>
          <w:sz w:val="27"/>
          <w:szCs w:val="27"/>
        </w:rPr>
        <w:t xml:space="preserve"> </w:t>
      </w: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manajemen</w:t>
      </w:r>
      <w:proofErr w:type="spellEnd"/>
      <w:r>
        <w:rPr>
          <w:rFonts w:ascii="Georgia" w:hAnsi="Georgia"/>
          <w:spacing w:val="2"/>
          <w:sz w:val="27"/>
          <w:szCs w:val="27"/>
        </w:rPr>
        <w:t xml:space="preserve"> </w:t>
      </w:r>
      <w:proofErr w:type="spellStart"/>
      <w:r>
        <w:rPr>
          <w:rFonts w:ascii="Georgia" w:hAnsi="Georgia"/>
          <w:spacing w:val="2"/>
          <w:sz w:val="27"/>
          <w:szCs w:val="27"/>
        </w:rPr>
        <w:t>paket</w:t>
      </w:r>
      <w:proofErr w:type="spellEnd"/>
      <w:r>
        <w:rPr>
          <w:rFonts w:ascii="Georgia" w:hAnsi="Georgia"/>
          <w:spacing w:val="2"/>
          <w:sz w:val="27"/>
          <w:szCs w:val="27"/>
        </w:rPr>
        <w:t xml:space="preserve"> python. </w:t>
      </w:r>
      <w:proofErr w:type="spellStart"/>
      <w:r>
        <w:rPr>
          <w:rFonts w:ascii="Georgia" w:hAnsi="Georgia"/>
          <w:spacing w:val="2"/>
          <w:sz w:val="27"/>
          <w:szCs w:val="27"/>
        </w:rPr>
        <w:t>Termasuk</w:t>
      </w:r>
      <w:proofErr w:type="spellEnd"/>
      <w:r>
        <w:rPr>
          <w:rFonts w:ascii="Georgia" w:hAnsi="Georgia"/>
          <w:spacing w:val="2"/>
          <w:sz w:val="27"/>
          <w:szCs w:val="27"/>
        </w:rPr>
        <w:t xml:space="preserve"> juga </w:t>
      </w:r>
      <w:proofErr w:type="spellStart"/>
      <w:r>
        <w:rPr>
          <w:rFonts w:ascii="Georgia" w:hAnsi="Georgia"/>
          <w:spacing w:val="2"/>
          <w:sz w:val="27"/>
          <w:szCs w:val="27"/>
        </w:rPr>
        <w:t>menginstall</w:t>
      </w:r>
      <w:proofErr w:type="spellEnd"/>
      <w:r>
        <w:rPr>
          <w:rFonts w:ascii="Georgia" w:hAnsi="Georgia"/>
          <w:spacing w:val="2"/>
          <w:sz w:val="27"/>
          <w:szCs w:val="27"/>
        </w:rPr>
        <w:t xml:space="preserve"> Django.</w:t>
      </w:r>
    </w:p>
    <w:p w14:paraId="7828916F"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Install </w:t>
      </w:r>
      <w:proofErr w:type="spellStart"/>
      <w:r>
        <w:rPr>
          <w:rFonts w:ascii="Georgia" w:hAnsi="Georgia"/>
          <w:spacing w:val="2"/>
          <w:sz w:val="27"/>
          <w:szCs w:val="27"/>
        </w:rPr>
        <w:t>virtualenv</w:t>
      </w:r>
      <w:proofErr w:type="spellEnd"/>
      <w:r>
        <w:rPr>
          <w:rFonts w:ascii="Georgia" w:hAnsi="Georgia"/>
          <w:spacing w:val="2"/>
          <w:sz w:val="27"/>
          <w:szCs w:val="27"/>
        </w:rPr>
        <w:t xml:space="preserve"> dan pip:</w:t>
      </w:r>
    </w:p>
    <w:p w14:paraId="47604A48"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apt install python-</w:t>
      </w:r>
      <w:proofErr w:type="spellStart"/>
      <w:r>
        <w:rPr>
          <w:rStyle w:val="HTMLCode"/>
          <w:rFonts w:ascii="Consolas" w:hAnsi="Consolas"/>
          <w:color w:val="F8F8F2"/>
          <w:spacing w:val="2"/>
        </w:rPr>
        <w:t>virtualenv</w:t>
      </w:r>
      <w:proofErr w:type="spellEnd"/>
      <w:r>
        <w:rPr>
          <w:rStyle w:val="HTMLCode"/>
          <w:rFonts w:ascii="Consolas" w:hAnsi="Consolas"/>
          <w:color w:val="F8F8F2"/>
          <w:spacing w:val="2"/>
        </w:rPr>
        <w:t xml:space="preserve"> python-pip python3-virtualenv python3-pip</w:t>
      </w:r>
    </w:p>
    <w:p w14:paraId="540E88D7"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Instalasi Django di Lingkungan OS</w:t>
      </w:r>
    </w:p>
    <w:p w14:paraId="4CA49465"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Instalasi</w:t>
      </w:r>
      <w:proofErr w:type="spellEnd"/>
      <w:r>
        <w:rPr>
          <w:rFonts w:ascii="Georgia" w:hAnsi="Georgia"/>
          <w:spacing w:val="2"/>
          <w:sz w:val="27"/>
          <w:szCs w:val="27"/>
        </w:rPr>
        <w:t xml:space="preserve"> Django </w:t>
      </w:r>
      <w:proofErr w:type="spellStart"/>
      <w:r>
        <w:rPr>
          <w:rFonts w:ascii="Georgia" w:hAnsi="Georgia"/>
          <w:spacing w:val="2"/>
          <w:sz w:val="27"/>
          <w:szCs w:val="27"/>
        </w:rPr>
        <w:t>dapat</w:t>
      </w:r>
      <w:proofErr w:type="spellEnd"/>
      <w:r>
        <w:rPr>
          <w:rFonts w:ascii="Georgia" w:hAnsi="Georgia"/>
          <w:spacing w:val="2"/>
          <w:sz w:val="27"/>
          <w:szCs w:val="27"/>
        </w:rPr>
        <w:t xml:space="preserve"> </w:t>
      </w:r>
      <w:proofErr w:type="spellStart"/>
      <w:r>
        <w:rPr>
          <w:rFonts w:ascii="Georgia" w:hAnsi="Georgia"/>
          <w:spacing w:val="2"/>
          <w:sz w:val="27"/>
          <w:szCs w:val="27"/>
        </w:rPr>
        <w:t>dilakukan</w:t>
      </w:r>
      <w:proofErr w:type="spellEnd"/>
      <w:r>
        <w:rPr>
          <w:rFonts w:ascii="Georgia" w:hAnsi="Georgia"/>
          <w:spacing w:val="2"/>
          <w:sz w:val="27"/>
          <w:szCs w:val="27"/>
        </w:rPr>
        <w:t xml:space="preserve"> </w:t>
      </w:r>
      <w:proofErr w:type="spellStart"/>
      <w:r>
        <w:rPr>
          <w:rFonts w:ascii="Georgia" w:hAnsi="Georgia"/>
          <w:spacing w:val="2"/>
          <w:sz w:val="27"/>
          <w:szCs w:val="27"/>
        </w:rPr>
        <w:t>melalui</w:t>
      </w:r>
      <w:proofErr w:type="spellEnd"/>
      <w:r>
        <w:rPr>
          <w:rFonts w:ascii="Georgia" w:hAnsi="Georgia"/>
          <w:spacing w:val="2"/>
          <w:sz w:val="27"/>
          <w:szCs w:val="27"/>
        </w:rPr>
        <w:t> </w:t>
      </w:r>
      <w:r>
        <w:rPr>
          <w:rStyle w:val="HTMLCode"/>
          <w:rFonts w:ascii="Consolas" w:hAnsi="Consolas"/>
          <w:color w:val="E83E8C"/>
          <w:spacing w:val="2"/>
        </w:rPr>
        <w:t>pip</w:t>
      </w:r>
      <w:r>
        <w:rPr>
          <w:rFonts w:ascii="Georgia" w:hAnsi="Georgia"/>
          <w:spacing w:val="2"/>
          <w:sz w:val="27"/>
          <w:szCs w:val="27"/>
        </w:rPr>
        <w:t>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perintah</w:t>
      </w:r>
      <w:proofErr w:type="spellEnd"/>
      <w:r>
        <w:rPr>
          <w:rFonts w:ascii="Georgia" w:hAnsi="Georgia"/>
          <w:spacing w:val="2"/>
          <w:sz w:val="27"/>
          <w:szCs w:val="27"/>
        </w:rPr>
        <w:t xml:space="preserve"> </w:t>
      </w:r>
      <w:proofErr w:type="spellStart"/>
      <w:r>
        <w:rPr>
          <w:rFonts w:ascii="Georgia" w:hAnsi="Georgia"/>
          <w:spacing w:val="2"/>
          <w:sz w:val="27"/>
          <w:szCs w:val="27"/>
        </w:rPr>
        <w:t>seperti</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60DDBCEF"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pip install </w:t>
      </w:r>
      <w:r>
        <w:rPr>
          <w:rStyle w:val="HTMLCode"/>
          <w:rFonts w:ascii="Consolas" w:hAnsi="Consolas"/>
          <w:i/>
          <w:iCs/>
          <w:color w:val="8BE9FD"/>
          <w:spacing w:val="2"/>
        </w:rPr>
        <w:t>Django</w:t>
      </w:r>
      <w:r>
        <w:rPr>
          <w:rStyle w:val="HTMLCode"/>
          <w:rFonts w:ascii="Consolas" w:hAnsi="Consolas"/>
          <w:color w:val="FF79C6"/>
          <w:spacing w:val="2"/>
        </w:rPr>
        <w:t>==</w:t>
      </w:r>
      <w:r>
        <w:rPr>
          <w:rStyle w:val="HTMLCode"/>
          <w:rFonts w:ascii="Consolas" w:hAnsi="Consolas"/>
          <w:color w:val="F8F8F2"/>
          <w:spacing w:val="2"/>
        </w:rPr>
        <w:t>3.0.2</w:t>
      </w:r>
    </w:p>
    <w:p w14:paraId="35A5F949"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Maka</w:t>
      </w:r>
      <w:proofErr w:type="spellEnd"/>
      <w:r>
        <w:rPr>
          <w:rFonts w:ascii="Georgia" w:hAnsi="Georgia"/>
          <w:spacing w:val="2"/>
          <w:sz w:val="27"/>
          <w:szCs w:val="27"/>
        </w:rPr>
        <w:t xml:space="preserve"> Django yang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terinstall</w:t>
      </w:r>
      <w:proofErr w:type="spellEnd"/>
      <w:r>
        <w:rPr>
          <w:rFonts w:ascii="Georgia" w:hAnsi="Georgia"/>
          <w:spacing w:val="2"/>
          <w:sz w:val="27"/>
          <w:szCs w:val="27"/>
        </w:rPr>
        <w:t xml:space="preserve"> </w:t>
      </w:r>
      <w:proofErr w:type="spellStart"/>
      <w:r>
        <w:rPr>
          <w:rFonts w:ascii="Georgia" w:hAnsi="Georgia"/>
          <w:spacing w:val="2"/>
          <w:sz w:val="27"/>
          <w:szCs w:val="27"/>
        </w:rPr>
        <w:t>adalah</w:t>
      </w:r>
      <w:proofErr w:type="spellEnd"/>
      <w:r>
        <w:rPr>
          <w:rFonts w:ascii="Georgia" w:hAnsi="Georgia"/>
          <w:spacing w:val="2"/>
          <w:sz w:val="27"/>
          <w:szCs w:val="27"/>
        </w:rPr>
        <w:t xml:space="preserve"> Django </w:t>
      </w:r>
      <w:proofErr w:type="spellStart"/>
      <w:r>
        <w:rPr>
          <w:rFonts w:ascii="Georgia" w:hAnsi="Georgia"/>
          <w:spacing w:val="2"/>
          <w:sz w:val="27"/>
          <w:szCs w:val="27"/>
        </w:rPr>
        <w:t>versi</w:t>
      </w:r>
      <w:proofErr w:type="spellEnd"/>
      <w:r>
        <w:rPr>
          <w:rFonts w:ascii="Georgia" w:hAnsi="Georgia"/>
          <w:spacing w:val="2"/>
          <w:sz w:val="27"/>
          <w:szCs w:val="27"/>
        </w:rPr>
        <w:t> </w:t>
      </w:r>
      <w:r>
        <w:rPr>
          <w:rStyle w:val="HTMLCode"/>
          <w:rFonts w:ascii="Consolas" w:hAnsi="Consolas"/>
          <w:color w:val="E83E8C"/>
          <w:spacing w:val="2"/>
        </w:rPr>
        <w:t>3.0.2</w:t>
      </w:r>
      <w:r>
        <w:rPr>
          <w:rFonts w:ascii="Georgia" w:hAnsi="Georgia"/>
          <w:spacing w:val="2"/>
          <w:sz w:val="27"/>
          <w:szCs w:val="27"/>
        </w:rPr>
        <w:t>.</w:t>
      </w:r>
    </w:p>
    <w:p w14:paraId="3B5944E7"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menguji</w:t>
      </w:r>
      <w:proofErr w:type="spellEnd"/>
      <w:r>
        <w:rPr>
          <w:rFonts w:ascii="Georgia" w:hAnsi="Georgia"/>
          <w:spacing w:val="2"/>
          <w:sz w:val="27"/>
          <w:szCs w:val="27"/>
        </w:rPr>
        <w:t xml:space="preserve"> </w:t>
      </w:r>
      <w:proofErr w:type="spellStart"/>
      <w:r>
        <w:rPr>
          <w:rFonts w:ascii="Georgia" w:hAnsi="Georgia"/>
          <w:spacing w:val="2"/>
          <w:sz w:val="27"/>
          <w:szCs w:val="27"/>
        </w:rPr>
        <w:t>django</w:t>
      </w:r>
      <w:proofErr w:type="spellEnd"/>
      <w:r>
        <w:rPr>
          <w:rFonts w:ascii="Georgia" w:hAnsi="Georgia"/>
          <w:spacing w:val="2"/>
          <w:sz w:val="27"/>
          <w:szCs w:val="27"/>
        </w:rPr>
        <w:t xml:space="preserve"> yang </w:t>
      </w:r>
      <w:proofErr w:type="spellStart"/>
      <w:r>
        <w:rPr>
          <w:rFonts w:ascii="Georgia" w:hAnsi="Georgia"/>
          <w:spacing w:val="2"/>
          <w:sz w:val="27"/>
          <w:szCs w:val="27"/>
        </w:rPr>
        <w:t>sudah</w:t>
      </w:r>
      <w:proofErr w:type="spellEnd"/>
      <w:r>
        <w:rPr>
          <w:rFonts w:ascii="Georgia" w:hAnsi="Georgia"/>
          <w:spacing w:val="2"/>
          <w:sz w:val="27"/>
          <w:szCs w:val="27"/>
        </w:rPr>
        <w:t xml:space="preserve"> </w:t>
      </w:r>
      <w:proofErr w:type="spellStart"/>
      <w:r>
        <w:rPr>
          <w:rFonts w:ascii="Georgia" w:hAnsi="Georgia"/>
          <w:spacing w:val="2"/>
          <w:sz w:val="27"/>
          <w:szCs w:val="27"/>
        </w:rPr>
        <w:t>diinstal</w:t>
      </w:r>
      <w:proofErr w:type="spellEnd"/>
      <w:r>
        <w:rPr>
          <w:rFonts w:ascii="Georgia" w:hAnsi="Georgia"/>
          <w:spacing w:val="2"/>
          <w:sz w:val="27"/>
          <w:szCs w:val="27"/>
        </w:rPr>
        <w:t xml:space="preserve">, </w:t>
      </w:r>
      <w:proofErr w:type="spellStart"/>
      <w:r>
        <w:rPr>
          <w:rFonts w:ascii="Georgia" w:hAnsi="Georgia"/>
          <w:spacing w:val="2"/>
          <w:sz w:val="27"/>
          <w:szCs w:val="27"/>
        </w:rPr>
        <w:t>masuk</w:t>
      </w:r>
      <w:proofErr w:type="spellEnd"/>
      <w:r>
        <w:rPr>
          <w:rFonts w:ascii="Georgia" w:hAnsi="Georgia"/>
          <w:spacing w:val="2"/>
          <w:sz w:val="27"/>
          <w:szCs w:val="27"/>
        </w:rPr>
        <w:t xml:space="preserve"> </w:t>
      </w:r>
      <w:proofErr w:type="spellStart"/>
      <w:r>
        <w:rPr>
          <w:rFonts w:ascii="Georgia" w:hAnsi="Georgia"/>
          <w:spacing w:val="2"/>
          <w:sz w:val="27"/>
          <w:szCs w:val="27"/>
        </w:rPr>
        <w:t>ke</w:t>
      </w:r>
      <w:proofErr w:type="spellEnd"/>
      <w:r>
        <w:rPr>
          <w:rFonts w:ascii="Georgia" w:hAnsi="Georgia"/>
          <w:spacing w:val="2"/>
          <w:sz w:val="27"/>
          <w:szCs w:val="27"/>
        </w:rPr>
        <w:t> </w:t>
      </w:r>
      <w:r>
        <w:rPr>
          <w:rStyle w:val="Emphasis"/>
          <w:rFonts w:ascii="Georgia" w:hAnsi="Georgia"/>
          <w:spacing w:val="2"/>
          <w:sz w:val="27"/>
          <w:szCs w:val="27"/>
        </w:rPr>
        <w:t>shell python</w:t>
      </w:r>
      <w:r>
        <w:rPr>
          <w:rFonts w:ascii="Georgia" w:hAnsi="Georgia"/>
          <w:spacing w:val="2"/>
          <w:sz w:val="27"/>
          <w:szCs w:val="27"/>
        </w:rPr>
        <w:t xml:space="preserve">. </w:t>
      </w:r>
      <w:proofErr w:type="spellStart"/>
      <w:r>
        <w:rPr>
          <w:rFonts w:ascii="Georgia" w:hAnsi="Georgia"/>
          <w:spacing w:val="2"/>
          <w:sz w:val="27"/>
          <w:szCs w:val="27"/>
        </w:rPr>
        <w:t>Kemudian</w:t>
      </w:r>
      <w:proofErr w:type="spellEnd"/>
      <w:r>
        <w:rPr>
          <w:rFonts w:ascii="Georgia" w:hAnsi="Georgia"/>
          <w:spacing w:val="2"/>
          <w:sz w:val="27"/>
          <w:szCs w:val="27"/>
        </w:rPr>
        <w:t xml:space="preserve"> </w:t>
      </w:r>
      <w:proofErr w:type="spellStart"/>
      <w:r>
        <w:rPr>
          <w:rFonts w:ascii="Georgia" w:hAnsi="Georgia"/>
          <w:spacing w:val="2"/>
          <w:sz w:val="27"/>
          <w:szCs w:val="27"/>
        </w:rPr>
        <w:t>ketik</w:t>
      </w:r>
      <w:proofErr w:type="spellEnd"/>
      <w:r>
        <w:rPr>
          <w:rFonts w:ascii="Georgia" w:hAnsi="Georgia"/>
          <w:spacing w:val="2"/>
          <w:sz w:val="27"/>
          <w:szCs w:val="27"/>
        </w:rPr>
        <w:t> </w:t>
      </w:r>
      <w:r>
        <w:rPr>
          <w:rStyle w:val="HTMLCode"/>
          <w:rFonts w:ascii="Consolas" w:hAnsi="Consolas"/>
          <w:color w:val="E83E8C"/>
          <w:spacing w:val="2"/>
        </w:rPr>
        <w:t xml:space="preserve">import </w:t>
      </w:r>
      <w:proofErr w:type="spellStart"/>
      <w:r>
        <w:rPr>
          <w:rStyle w:val="HTMLCode"/>
          <w:rFonts w:ascii="Consolas" w:hAnsi="Consolas"/>
          <w:color w:val="E83E8C"/>
          <w:spacing w:val="2"/>
        </w:rPr>
        <w:t>django</w:t>
      </w:r>
      <w:proofErr w:type="spellEnd"/>
      <w:r>
        <w:rPr>
          <w:rFonts w:ascii="Georgia" w:hAnsi="Georgia"/>
          <w:spacing w:val="2"/>
          <w:sz w:val="27"/>
          <w:szCs w:val="27"/>
        </w:rPr>
        <w:t> dan </w:t>
      </w:r>
      <w:proofErr w:type="spellStart"/>
      <w:proofErr w:type="gramStart"/>
      <w:r>
        <w:rPr>
          <w:rStyle w:val="HTMLCode"/>
          <w:rFonts w:ascii="Consolas" w:hAnsi="Consolas"/>
          <w:color w:val="E83E8C"/>
          <w:spacing w:val="2"/>
        </w:rPr>
        <w:t>django.VERSION</w:t>
      </w:r>
      <w:proofErr w:type="spellEnd"/>
      <w:proofErr w:type="gramEnd"/>
      <w:r>
        <w:rPr>
          <w:rFonts w:ascii="Georgia" w:hAnsi="Georgia"/>
          <w:spacing w:val="2"/>
          <w:sz w:val="27"/>
          <w:szCs w:val="27"/>
        </w:rPr>
        <w:t>:</w:t>
      </w:r>
    </w:p>
    <w:p w14:paraId="6AB53485"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F79C6"/>
          <w:spacing w:val="2"/>
        </w:rPr>
        <w:t>&gt;&gt;&gt;</w:t>
      </w:r>
      <w:r>
        <w:rPr>
          <w:rStyle w:val="HTMLCode"/>
          <w:rFonts w:ascii="Consolas" w:hAnsi="Consolas"/>
          <w:color w:val="F8F8F2"/>
          <w:spacing w:val="2"/>
        </w:rPr>
        <w:t xml:space="preserve"> </w:t>
      </w:r>
      <w:r>
        <w:rPr>
          <w:rStyle w:val="HTMLCode"/>
          <w:rFonts w:ascii="Consolas" w:hAnsi="Consolas"/>
          <w:color w:val="FF79C6"/>
          <w:spacing w:val="2"/>
        </w:rPr>
        <w:t>import</w:t>
      </w:r>
      <w:r>
        <w:rPr>
          <w:rStyle w:val="HTMLCode"/>
          <w:rFonts w:ascii="Consolas" w:hAnsi="Consolas"/>
          <w:color w:val="F8F8F2"/>
          <w:spacing w:val="2"/>
        </w:rPr>
        <w:t xml:space="preserve"> </w:t>
      </w:r>
      <w:proofErr w:type="spellStart"/>
      <w:r>
        <w:rPr>
          <w:rStyle w:val="HTMLCode"/>
          <w:rFonts w:ascii="Consolas" w:hAnsi="Consolas"/>
          <w:color w:val="F8F8F2"/>
          <w:spacing w:val="2"/>
        </w:rPr>
        <w:t>django</w:t>
      </w:r>
      <w:proofErr w:type="spellEnd"/>
    </w:p>
    <w:p w14:paraId="44ACD404"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F79C6"/>
          <w:spacing w:val="2"/>
        </w:rPr>
        <w:t>&gt;&gt;&gt;</w:t>
      </w:r>
      <w:r>
        <w:rPr>
          <w:rStyle w:val="HTMLCode"/>
          <w:rFonts w:ascii="Consolas" w:hAnsi="Consolas"/>
          <w:color w:val="F8F8F2"/>
          <w:spacing w:val="2"/>
        </w:rPr>
        <w:t xml:space="preserve"> </w:t>
      </w:r>
      <w:proofErr w:type="spellStart"/>
      <w:proofErr w:type="gramStart"/>
      <w:r>
        <w:rPr>
          <w:rStyle w:val="HTMLCode"/>
          <w:rFonts w:ascii="Consolas" w:hAnsi="Consolas"/>
          <w:color w:val="F8F8F2"/>
          <w:spacing w:val="2"/>
        </w:rPr>
        <w:t>django</w:t>
      </w:r>
      <w:r>
        <w:rPr>
          <w:rStyle w:val="HTMLCode"/>
          <w:rFonts w:ascii="Consolas" w:hAnsi="Consolas"/>
          <w:color w:val="FF79C6"/>
          <w:spacing w:val="2"/>
        </w:rPr>
        <w:t>.</w:t>
      </w:r>
      <w:r>
        <w:rPr>
          <w:rStyle w:val="HTMLCode"/>
          <w:rFonts w:ascii="Consolas" w:hAnsi="Consolas"/>
          <w:color w:val="F8F8F2"/>
          <w:spacing w:val="2"/>
        </w:rPr>
        <w:t>VERSION</w:t>
      </w:r>
      <w:proofErr w:type="spellEnd"/>
      <w:proofErr w:type="gramEnd"/>
    </w:p>
    <w:p w14:paraId="354E8767"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w:t>
      </w:r>
      <w:r>
        <w:rPr>
          <w:rStyle w:val="HTMLCode"/>
          <w:rFonts w:ascii="Consolas" w:hAnsi="Consolas"/>
          <w:color w:val="BD93F9"/>
          <w:spacing w:val="2"/>
        </w:rPr>
        <w:t>2</w:t>
      </w:r>
      <w:r>
        <w:rPr>
          <w:rStyle w:val="HTMLCode"/>
          <w:rFonts w:ascii="Consolas" w:hAnsi="Consolas"/>
          <w:color w:val="F8F8F2"/>
          <w:spacing w:val="2"/>
        </w:rPr>
        <w:t xml:space="preserve">, </w:t>
      </w:r>
      <w:r>
        <w:rPr>
          <w:rStyle w:val="HTMLCode"/>
          <w:rFonts w:ascii="Consolas" w:hAnsi="Consolas"/>
          <w:color w:val="BD93F9"/>
          <w:spacing w:val="2"/>
        </w:rPr>
        <w:t>0</w:t>
      </w:r>
      <w:r>
        <w:rPr>
          <w:rStyle w:val="HTMLCode"/>
          <w:rFonts w:ascii="Consolas" w:hAnsi="Consolas"/>
          <w:color w:val="F8F8F2"/>
          <w:spacing w:val="2"/>
        </w:rPr>
        <w:t xml:space="preserve">, </w:t>
      </w:r>
      <w:r>
        <w:rPr>
          <w:rStyle w:val="HTMLCode"/>
          <w:rFonts w:ascii="Consolas" w:hAnsi="Consolas"/>
          <w:color w:val="BD93F9"/>
          <w:spacing w:val="2"/>
        </w:rPr>
        <w:t>2</w:t>
      </w:r>
      <w:r>
        <w:rPr>
          <w:rStyle w:val="HTMLCode"/>
          <w:rFonts w:ascii="Consolas" w:hAnsi="Consolas"/>
          <w:color w:val="F8F8F2"/>
          <w:spacing w:val="2"/>
        </w:rPr>
        <w:t xml:space="preserve">, </w:t>
      </w:r>
      <w:r>
        <w:rPr>
          <w:rStyle w:val="HTMLCode"/>
          <w:rFonts w:ascii="Consolas" w:hAnsi="Consolas"/>
          <w:color w:val="F1FA8C"/>
          <w:spacing w:val="2"/>
        </w:rPr>
        <w:t>'final'</w:t>
      </w:r>
      <w:r>
        <w:rPr>
          <w:rStyle w:val="HTMLCode"/>
          <w:rFonts w:ascii="Consolas" w:hAnsi="Consolas"/>
          <w:color w:val="F8F8F2"/>
          <w:spacing w:val="2"/>
        </w:rPr>
        <w:t xml:space="preserve">, </w:t>
      </w:r>
      <w:r>
        <w:rPr>
          <w:rStyle w:val="HTMLCode"/>
          <w:rFonts w:ascii="Consolas" w:hAnsi="Consolas"/>
          <w:color w:val="BD93F9"/>
          <w:spacing w:val="2"/>
        </w:rPr>
        <w:t>0</w:t>
      </w:r>
      <w:r>
        <w:rPr>
          <w:rStyle w:val="HTMLCode"/>
          <w:rFonts w:ascii="Consolas" w:hAnsi="Consolas"/>
          <w:color w:val="F8F8F2"/>
          <w:spacing w:val="2"/>
        </w:rPr>
        <w:t>)</w:t>
      </w:r>
    </w:p>
    <w:p w14:paraId="20AD4E1D"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F79C6"/>
          <w:spacing w:val="2"/>
        </w:rPr>
        <w:t>&gt;&gt;&gt;</w:t>
      </w:r>
      <w:r>
        <w:rPr>
          <w:rStyle w:val="HTMLCode"/>
          <w:rFonts w:ascii="Consolas" w:hAnsi="Consolas"/>
          <w:color w:val="F8F8F2"/>
          <w:spacing w:val="2"/>
        </w:rPr>
        <w:t xml:space="preserve"> </w:t>
      </w:r>
    </w:p>
    <w:p w14:paraId="339A8441"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Jika</w:t>
      </w:r>
      <w:proofErr w:type="spellEnd"/>
      <w:r>
        <w:rPr>
          <w:rFonts w:ascii="Georgia" w:hAnsi="Georgia"/>
          <w:spacing w:val="2"/>
          <w:sz w:val="27"/>
          <w:szCs w:val="27"/>
        </w:rPr>
        <w:t xml:space="preserve"> </w:t>
      </w:r>
      <w:proofErr w:type="spellStart"/>
      <w:r>
        <w:rPr>
          <w:rFonts w:ascii="Georgia" w:hAnsi="Georgia"/>
          <w:spacing w:val="2"/>
          <w:sz w:val="27"/>
          <w:szCs w:val="27"/>
        </w:rPr>
        <w:t>terjadi</w:t>
      </w:r>
      <w:proofErr w:type="spellEnd"/>
      <w:r>
        <w:rPr>
          <w:rFonts w:ascii="Georgia" w:hAnsi="Georgia"/>
          <w:spacing w:val="2"/>
          <w:sz w:val="27"/>
          <w:szCs w:val="27"/>
        </w:rPr>
        <w:t xml:space="preserve"> error </w:t>
      </w:r>
      <w:proofErr w:type="spellStart"/>
      <w:r>
        <w:rPr>
          <w:rFonts w:ascii="Georgia" w:hAnsi="Georgia"/>
          <w:spacing w:val="2"/>
          <w:sz w:val="27"/>
          <w:szCs w:val="27"/>
        </w:rPr>
        <w:t>seperti</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49D083A9" w14:textId="0A5F51D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lastRenderedPageBreak/>
        <w:drawing>
          <wp:inline distT="0" distB="0" distL="0" distR="0" wp14:anchorId="067E5B4E" wp14:editId="44F872F7">
            <wp:extent cx="4206875" cy="2696845"/>
            <wp:effectExtent l="0" t="0" r="3175" b="8255"/>
            <wp:docPr id="126" name="Picture 126" descr="Error saat import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rror saat import django"/>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206875" cy="2696845"/>
                    </a:xfrm>
                    <a:prstGeom prst="rect">
                      <a:avLst/>
                    </a:prstGeom>
                    <a:noFill/>
                    <a:ln>
                      <a:noFill/>
                    </a:ln>
                  </pic:spPr>
                </pic:pic>
              </a:graphicData>
            </a:graphic>
          </wp:inline>
        </w:drawing>
      </w:r>
    </w:p>
    <w:p w14:paraId="5F57C043"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Artinya</w:t>
      </w:r>
      <w:proofErr w:type="spellEnd"/>
      <w:r>
        <w:rPr>
          <w:rFonts w:ascii="Georgia" w:hAnsi="Georgia"/>
          <w:spacing w:val="2"/>
          <w:sz w:val="27"/>
          <w:szCs w:val="27"/>
        </w:rPr>
        <w:t xml:space="preserve"> Django </w:t>
      </w:r>
      <w:proofErr w:type="spellStart"/>
      <w:r>
        <w:rPr>
          <w:rFonts w:ascii="Georgia" w:hAnsi="Georgia"/>
          <w:spacing w:val="2"/>
          <w:sz w:val="27"/>
          <w:szCs w:val="27"/>
        </w:rPr>
        <w:t>belum</w:t>
      </w:r>
      <w:proofErr w:type="spellEnd"/>
      <w:r>
        <w:rPr>
          <w:rFonts w:ascii="Georgia" w:hAnsi="Georgia"/>
          <w:spacing w:val="2"/>
          <w:sz w:val="27"/>
          <w:szCs w:val="27"/>
        </w:rPr>
        <w:t xml:space="preserve"> </w:t>
      </w:r>
      <w:proofErr w:type="spellStart"/>
      <w:r>
        <w:rPr>
          <w:rFonts w:ascii="Georgia" w:hAnsi="Georgia"/>
          <w:spacing w:val="2"/>
          <w:sz w:val="27"/>
          <w:szCs w:val="27"/>
        </w:rPr>
        <w:t>terinstal</w:t>
      </w:r>
      <w:proofErr w:type="spellEnd"/>
      <w:r>
        <w:rPr>
          <w:rFonts w:ascii="Georgia" w:hAnsi="Georgia"/>
          <w:spacing w:val="2"/>
          <w:sz w:val="27"/>
          <w:szCs w:val="27"/>
        </w:rPr>
        <w:t xml:space="preserve">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benar</w:t>
      </w:r>
      <w:proofErr w:type="spellEnd"/>
      <w:r>
        <w:rPr>
          <w:rFonts w:ascii="Georgia" w:hAnsi="Georgia"/>
          <w:spacing w:val="2"/>
          <w:sz w:val="27"/>
          <w:szCs w:val="27"/>
        </w:rPr>
        <w:t>.</w:t>
      </w:r>
    </w:p>
    <w:p w14:paraId="4477AA53"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Coba</w:t>
      </w:r>
      <w:proofErr w:type="spellEnd"/>
      <w:r>
        <w:rPr>
          <w:rFonts w:ascii="Georgia" w:hAnsi="Georgia"/>
          <w:spacing w:val="2"/>
          <w:sz w:val="27"/>
          <w:szCs w:val="27"/>
        </w:rPr>
        <w:t xml:space="preserve"> </w:t>
      </w:r>
      <w:proofErr w:type="spellStart"/>
      <w:r>
        <w:rPr>
          <w:rFonts w:ascii="Georgia" w:hAnsi="Georgia"/>
          <w:spacing w:val="2"/>
          <w:sz w:val="27"/>
          <w:szCs w:val="27"/>
        </w:rPr>
        <w:t>instal</w:t>
      </w:r>
      <w:proofErr w:type="spellEnd"/>
      <w:r>
        <w:rPr>
          <w:rFonts w:ascii="Georgia" w:hAnsi="Georgia"/>
          <w:spacing w:val="2"/>
          <w:sz w:val="27"/>
          <w:szCs w:val="27"/>
        </w:rPr>
        <w:t xml:space="preserve"> </w:t>
      </w:r>
      <w:proofErr w:type="spellStart"/>
      <w:r>
        <w:rPr>
          <w:rFonts w:ascii="Georgia" w:hAnsi="Georgia"/>
          <w:spacing w:val="2"/>
          <w:sz w:val="27"/>
          <w:szCs w:val="27"/>
        </w:rPr>
        <w:t>ulang</w:t>
      </w:r>
      <w:proofErr w:type="spellEnd"/>
      <w:r>
        <w:rPr>
          <w:rFonts w:ascii="Georgia" w:hAnsi="Georgia"/>
          <w:spacing w:val="2"/>
          <w:sz w:val="27"/>
          <w:szCs w:val="27"/>
        </w:rPr>
        <w:t>!</w:t>
      </w:r>
    </w:p>
    <w:p w14:paraId="3DCDFFC7"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Instalasi Django di Virtualenv</w:t>
      </w:r>
    </w:p>
    <w:p w14:paraId="22DA5607"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Virtualenv</w:t>
      </w:r>
      <w:proofErr w:type="spellEnd"/>
      <w:r>
        <w:rPr>
          <w:rFonts w:ascii="Georgia" w:hAnsi="Georgia"/>
          <w:spacing w:val="2"/>
          <w:sz w:val="27"/>
          <w:szCs w:val="27"/>
        </w:rPr>
        <w:t xml:space="preserve"> </w:t>
      </w:r>
      <w:proofErr w:type="spellStart"/>
      <w:r>
        <w:rPr>
          <w:rFonts w:ascii="Georgia" w:hAnsi="Georgia"/>
          <w:spacing w:val="2"/>
          <w:sz w:val="27"/>
          <w:szCs w:val="27"/>
        </w:rPr>
        <w:t>adalah</w:t>
      </w:r>
      <w:proofErr w:type="spellEnd"/>
      <w:r>
        <w:rPr>
          <w:rFonts w:ascii="Georgia" w:hAnsi="Georgia"/>
          <w:spacing w:val="2"/>
          <w:sz w:val="27"/>
          <w:szCs w:val="27"/>
        </w:rPr>
        <w:t xml:space="preserve"> </w:t>
      </w:r>
      <w:proofErr w:type="spellStart"/>
      <w:r>
        <w:rPr>
          <w:rFonts w:ascii="Georgia" w:hAnsi="Georgia"/>
          <w:spacing w:val="2"/>
          <w:sz w:val="27"/>
          <w:szCs w:val="27"/>
        </w:rPr>
        <w:t>lingkungan</w:t>
      </w:r>
      <w:proofErr w:type="spellEnd"/>
      <w:r>
        <w:rPr>
          <w:rFonts w:ascii="Georgia" w:hAnsi="Georgia"/>
          <w:spacing w:val="2"/>
          <w:sz w:val="27"/>
          <w:szCs w:val="27"/>
        </w:rPr>
        <w:t xml:space="preserve"> virtual yang </w:t>
      </w:r>
      <w:proofErr w:type="spellStart"/>
      <w:r>
        <w:rPr>
          <w:rFonts w:ascii="Georgia" w:hAnsi="Georgia"/>
          <w:spacing w:val="2"/>
          <w:sz w:val="27"/>
          <w:szCs w:val="27"/>
        </w:rPr>
        <w:t>terisolasi</w:t>
      </w:r>
      <w:proofErr w:type="spellEnd"/>
      <w:r>
        <w:rPr>
          <w:rFonts w:ascii="Georgia" w:hAnsi="Georgia"/>
          <w:spacing w:val="2"/>
          <w:sz w:val="27"/>
          <w:szCs w:val="27"/>
        </w:rPr>
        <w:t xml:space="preserve"> </w:t>
      </w:r>
      <w:proofErr w:type="spellStart"/>
      <w:r>
        <w:rPr>
          <w:rFonts w:ascii="Georgia" w:hAnsi="Georgia"/>
          <w:spacing w:val="2"/>
          <w:sz w:val="27"/>
          <w:szCs w:val="27"/>
        </w:rPr>
        <w:t>dari</w:t>
      </w:r>
      <w:proofErr w:type="spellEnd"/>
      <w:r>
        <w:rPr>
          <w:rFonts w:ascii="Georgia" w:hAnsi="Georgia"/>
          <w:spacing w:val="2"/>
          <w:sz w:val="27"/>
          <w:szCs w:val="27"/>
        </w:rPr>
        <w:t xml:space="preserve"> </w:t>
      </w:r>
      <w:proofErr w:type="spellStart"/>
      <w:r>
        <w:rPr>
          <w:rFonts w:ascii="Georgia" w:hAnsi="Georgia"/>
          <w:spacing w:val="2"/>
          <w:sz w:val="27"/>
          <w:szCs w:val="27"/>
        </w:rPr>
        <w:t>lingkungan</w:t>
      </w:r>
      <w:proofErr w:type="spellEnd"/>
      <w:r>
        <w:rPr>
          <w:rFonts w:ascii="Georgia" w:hAnsi="Georgia"/>
          <w:spacing w:val="2"/>
          <w:sz w:val="27"/>
          <w:szCs w:val="27"/>
        </w:rPr>
        <w:t xml:space="preserve"> </w:t>
      </w:r>
      <w:proofErr w:type="spellStart"/>
      <w:r>
        <w:rPr>
          <w:rFonts w:ascii="Georgia" w:hAnsi="Georgia"/>
          <w:spacing w:val="2"/>
          <w:sz w:val="27"/>
          <w:szCs w:val="27"/>
        </w:rPr>
        <w:t>luar</w:t>
      </w:r>
      <w:proofErr w:type="spellEnd"/>
      <w:r>
        <w:rPr>
          <w:rFonts w:ascii="Georgia" w:hAnsi="Georgia"/>
          <w:spacing w:val="2"/>
          <w:sz w:val="27"/>
          <w:szCs w:val="27"/>
        </w:rPr>
        <w:t xml:space="preserve"> (OS).</w:t>
      </w:r>
    </w:p>
    <w:p w14:paraId="2D231120"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Artinya</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bebas</w:t>
      </w:r>
      <w:proofErr w:type="spellEnd"/>
      <w:r>
        <w:rPr>
          <w:rFonts w:ascii="Georgia" w:hAnsi="Georgia"/>
          <w:spacing w:val="2"/>
          <w:sz w:val="27"/>
          <w:szCs w:val="27"/>
        </w:rPr>
        <w:t xml:space="preserve"> </w:t>
      </w:r>
      <w:proofErr w:type="spellStart"/>
      <w:r>
        <w:rPr>
          <w:rFonts w:ascii="Georgia" w:hAnsi="Georgia"/>
          <w:spacing w:val="2"/>
          <w:sz w:val="27"/>
          <w:szCs w:val="27"/>
        </w:rPr>
        <w:t>menginstal</w:t>
      </w:r>
      <w:proofErr w:type="spellEnd"/>
      <w:r>
        <w:rPr>
          <w:rFonts w:ascii="Georgia" w:hAnsi="Georgia"/>
          <w:spacing w:val="2"/>
          <w:sz w:val="27"/>
          <w:szCs w:val="27"/>
        </w:rPr>
        <w:t xml:space="preserve"> </w:t>
      </w:r>
      <w:proofErr w:type="spellStart"/>
      <w:r>
        <w:rPr>
          <w:rFonts w:ascii="Georgia" w:hAnsi="Georgia"/>
          <w:spacing w:val="2"/>
          <w:sz w:val="27"/>
          <w:szCs w:val="27"/>
        </w:rPr>
        <w:t>apapun</w:t>
      </w:r>
      <w:proofErr w:type="spellEnd"/>
      <w:r>
        <w:rPr>
          <w:rFonts w:ascii="Georgia" w:hAnsi="Georgia"/>
          <w:spacing w:val="2"/>
          <w:sz w:val="27"/>
          <w:szCs w:val="27"/>
        </w:rPr>
        <w:t xml:space="preserve"> di </w:t>
      </w:r>
      <w:proofErr w:type="spellStart"/>
      <w:r>
        <w:rPr>
          <w:rFonts w:ascii="Georgia" w:hAnsi="Georgia"/>
          <w:spacing w:val="2"/>
          <w:sz w:val="27"/>
          <w:szCs w:val="27"/>
        </w:rPr>
        <w:t>dalam</w:t>
      </w:r>
      <w:proofErr w:type="spellEnd"/>
      <w:r>
        <w:rPr>
          <w:rFonts w:ascii="Georgia" w:hAnsi="Georgia"/>
          <w:spacing w:val="2"/>
          <w:sz w:val="27"/>
          <w:szCs w:val="27"/>
        </w:rPr>
        <w:t xml:space="preserve"> </w:t>
      </w:r>
      <w:proofErr w:type="spellStart"/>
      <w:r>
        <w:rPr>
          <w:rFonts w:ascii="Georgia" w:hAnsi="Georgia"/>
          <w:spacing w:val="2"/>
          <w:sz w:val="27"/>
          <w:szCs w:val="27"/>
        </w:rPr>
        <w:t>lingkungan</w:t>
      </w:r>
      <w:proofErr w:type="spellEnd"/>
      <w:r>
        <w:rPr>
          <w:rFonts w:ascii="Georgia" w:hAnsi="Georgia"/>
          <w:spacing w:val="2"/>
          <w:sz w:val="27"/>
          <w:szCs w:val="27"/>
        </w:rPr>
        <w:t xml:space="preserve"> virtual, </w:t>
      </w:r>
      <w:proofErr w:type="spellStart"/>
      <w:r>
        <w:rPr>
          <w:rFonts w:ascii="Georgia" w:hAnsi="Georgia"/>
          <w:spacing w:val="2"/>
          <w:sz w:val="27"/>
          <w:szCs w:val="27"/>
        </w:rPr>
        <w:t>tanpa</w:t>
      </w:r>
      <w:proofErr w:type="spellEnd"/>
      <w:r>
        <w:rPr>
          <w:rFonts w:ascii="Georgia" w:hAnsi="Georgia"/>
          <w:spacing w:val="2"/>
          <w:sz w:val="27"/>
          <w:szCs w:val="27"/>
        </w:rPr>
        <w:t xml:space="preserve"> </w:t>
      </w:r>
      <w:proofErr w:type="spellStart"/>
      <w:r>
        <w:rPr>
          <w:rFonts w:ascii="Georgia" w:hAnsi="Georgia"/>
          <w:spacing w:val="2"/>
          <w:sz w:val="27"/>
          <w:szCs w:val="27"/>
        </w:rPr>
        <w:t>harus</w:t>
      </w:r>
      <w:proofErr w:type="spellEnd"/>
      <w:r>
        <w:rPr>
          <w:rFonts w:ascii="Georgia" w:hAnsi="Georgia"/>
          <w:spacing w:val="2"/>
          <w:sz w:val="27"/>
          <w:szCs w:val="27"/>
        </w:rPr>
        <w:t xml:space="preserve"> </w:t>
      </w:r>
      <w:proofErr w:type="spellStart"/>
      <w:r>
        <w:rPr>
          <w:rFonts w:ascii="Georgia" w:hAnsi="Georgia"/>
          <w:spacing w:val="2"/>
          <w:sz w:val="27"/>
          <w:szCs w:val="27"/>
        </w:rPr>
        <w:t>menggangu</w:t>
      </w:r>
      <w:proofErr w:type="spellEnd"/>
      <w:r>
        <w:rPr>
          <w:rFonts w:ascii="Georgia" w:hAnsi="Georgia"/>
          <w:spacing w:val="2"/>
          <w:sz w:val="27"/>
          <w:szCs w:val="27"/>
        </w:rPr>
        <w:t xml:space="preserve"> </w:t>
      </w:r>
      <w:proofErr w:type="spellStart"/>
      <w:r>
        <w:rPr>
          <w:rFonts w:ascii="Georgia" w:hAnsi="Georgia"/>
          <w:spacing w:val="2"/>
          <w:sz w:val="27"/>
          <w:szCs w:val="27"/>
        </w:rPr>
        <w:t>aplikasi</w:t>
      </w:r>
      <w:proofErr w:type="spellEnd"/>
      <w:r>
        <w:rPr>
          <w:rFonts w:ascii="Georgia" w:hAnsi="Georgia"/>
          <w:spacing w:val="2"/>
          <w:sz w:val="27"/>
          <w:szCs w:val="27"/>
        </w:rPr>
        <w:t xml:space="preserve"> lain di </w:t>
      </w:r>
      <w:proofErr w:type="spellStart"/>
      <w:r>
        <w:rPr>
          <w:rFonts w:ascii="Georgia" w:hAnsi="Georgia"/>
          <w:spacing w:val="2"/>
          <w:sz w:val="27"/>
          <w:szCs w:val="27"/>
        </w:rPr>
        <w:t>lingkungan</w:t>
      </w:r>
      <w:proofErr w:type="spellEnd"/>
      <w:r>
        <w:rPr>
          <w:rFonts w:ascii="Georgia" w:hAnsi="Georgia"/>
          <w:spacing w:val="2"/>
          <w:sz w:val="27"/>
          <w:szCs w:val="27"/>
        </w:rPr>
        <w:t xml:space="preserve"> </w:t>
      </w:r>
      <w:proofErr w:type="spellStart"/>
      <w:r>
        <w:rPr>
          <w:rFonts w:ascii="Georgia" w:hAnsi="Georgia"/>
          <w:spacing w:val="2"/>
          <w:sz w:val="27"/>
          <w:szCs w:val="27"/>
        </w:rPr>
        <w:t>luar</w:t>
      </w:r>
      <w:proofErr w:type="spellEnd"/>
      <w:r>
        <w:rPr>
          <w:rFonts w:ascii="Georgia" w:hAnsi="Georgia"/>
          <w:spacing w:val="2"/>
          <w:sz w:val="27"/>
          <w:szCs w:val="27"/>
        </w:rPr>
        <w:t>.</w:t>
      </w:r>
    </w:p>
    <w:p w14:paraId="3554D683"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Baiklah</w:t>
      </w:r>
      <w:proofErr w:type="spellEnd"/>
      <w:r>
        <w:rPr>
          <w:rFonts w:ascii="Georgia" w:hAnsi="Georgia"/>
          <w:spacing w:val="2"/>
          <w:sz w:val="27"/>
          <w:szCs w:val="27"/>
        </w:rPr>
        <w:t xml:space="preserve">, </w:t>
      </w:r>
      <w:proofErr w:type="spellStart"/>
      <w:r>
        <w:rPr>
          <w:rFonts w:ascii="Georgia" w:hAnsi="Georgia"/>
          <w:spacing w:val="2"/>
          <w:sz w:val="27"/>
          <w:szCs w:val="27"/>
        </w:rPr>
        <w:t>karena</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menggunakan</w:t>
      </w:r>
      <w:proofErr w:type="spellEnd"/>
      <w:r>
        <w:rPr>
          <w:rFonts w:ascii="Georgia" w:hAnsi="Georgia"/>
          <w:spacing w:val="2"/>
          <w:sz w:val="27"/>
          <w:szCs w:val="27"/>
        </w:rPr>
        <w:t xml:space="preserve"> Python 3 pada </w:t>
      </w:r>
      <w:proofErr w:type="spellStart"/>
      <w:r>
        <w:rPr>
          <w:rFonts w:ascii="Georgia" w:hAnsi="Georgia"/>
          <w:spacing w:val="2"/>
          <w:sz w:val="27"/>
          <w:szCs w:val="27"/>
        </w:rPr>
        <w:t>virtualenv</w:t>
      </w:r>
      <w:proofErr w:type="spellEnd"/>
      <w:r>
        <w:rPr>
          <w:rFonts w:ascii="Georgia" w:hAnsi="Georgia"/>
          <w:spacing w:val="2"/>
          <w:sz w:val="27"/>
          <w:szCs w:val="27"/>
        </w:rPr>
        <w:t xml:space="preserve">, </w:t>
      </w:r>
      <w:proofErr w:type="spellStart"/>
      <w:r>
        <w:rPr>
          <w:rFonts w:ascii="Georgia" w:hAnsi="Georgia"/>
          <w:spacing w:val="2"/>
          <w:sz w:val="27"/>
          <w:szCs w:val="27"/>
        </w:rPr>
        <w:t>maka</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harus</w:t>
      </w:r>
      <w:proofErr w:type="spellEnd"/>
      <w:r>
        <w:rPr>
          <w:rFonts w:ascii="Georgia" w:hAnsi="Georgia"/>
          <w:spacing w:val="2"/>
          <w:sz w:val="27"/>
          <w:szCs w:val="27"/>
        </w:rPr>
        <w:t xml:space="preserve"> </w:t>
      </w:r>
      <w:proofErr w:type="spellStart"/>
      <w:r>
        <w:rPr>
          <w:rFonts w:ascii="Georgia" w:hAnsi="Georgia"/>
          <w:spacing w:val="2"/>
          <w:sz w:val="27"/>
          <w:szCs w:val="27"/>
        </w:rPr>
        <w:t>memberikan</w:t>
      </w:r>
      <w:proofErr w:type="spellEnd"/>
      <w:r>
        <w:rPr>
          <w:rFonts w:ascii="Georgia" w:hAnsi="Georgia"/>
          <w:spacing w:val="2"/>
          <w:sz w:val="27"/>
          <w:szCs w:val="27"/>
        </w:rPr>
        <w:t xml:space="preserve"> </w:t>
      </w:r>
      <w:proofErr w:type="spellStart"/>
      <w:r>
        <w:rPr>
          <w:rFonts w:ascii="Georgia" w:hAnsi="Georgia"/>
          <w:spacing w:val="2"/>
          <w:sz w:val="27"/>
          <w:szCs w:val="27"/>
        </w:rPr>
        <w:t>argumen</w:t>
      </w:r>
      <w:proofErr w:type="spellEnd"/>
      <w:r>
        <w:rPr>
          <w:rFonts w:ascii="Georgia" w:hAnsi="Georgia"/>
          <w:spacing w:val="2"/>
          <w:sz w:val="27"/>
          <w:szCs w:val="27"/>
        </w:rPr>
        <w:t> </w:t>
      </w:r>
      <w:r>
        <w:rPr>
          <w:rStyle w:val="HTMLCode"/>
          <w:rFonts w:ascii="Consolas" w:hAnsi="Consolas"/>
          <w:color w:val="E83E8C"/>
          <w:spacing w:val="2"/>
        </w:rPr>
        <w:t>-p python3</w:t>
      </w:r>
      <w:r>
        <w:rPr>
          <w:rFonts w:ascii="Georgia" w:hAnsi="Georgia"/>
          <w:spacing w:val="2"/>
          <w:sz w:val="27"/>
          <w:szCs w:val="27"/>
        </w:rPr>
        <w:t> </w:t>
      </w:r>
      <w:proofErr w:type="spellStart"/>
      <w:r>
        <w:rPr>
          <w:rFonts w:ascii="Georgia" w:hAnsi="Georgia"/>
          <w:spacing w:val="2"/>
          <w:sz w:val="27"/>
          <w:szCs w:val="27"/>
        </w:rPr>
        <w:t>saat</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w:t>
      </w:r>
      <w:proofErr w:type="spellStart"/>
      <w:r>
        <w:rPr>
          <w:rFonts w:ascii="Georgia" w:hAnsi="Georgia"/>
          <w:spacing w:val="2"/>
          <w:sz w:val="27"/>
          <w:szCs w:val="27"/>
        </w:rPr>
        <w:t>virtualenv</w:t>
      </w:r>
      <w:proofErr w:type="spellEnd"/>
      <w:r>
        <w:rPr>
          <w:rFonts w:ascii="Georgia" w:hAnsi="Georgia"/>
          <w:spacing w:val="2"/>
          <w:sz w:val="27"/>
          <w:szCs w:val="27"/>
        </w:rPr>
        <w:t>:</w:t>
      </w:r>
    </w:p>
    <w:p w14:paraId="12B629EC"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 </w:t>
      </w:r>
      <w:proofErr w:type="spellStart"/>
      <w:r>
        <w:rPr>
          <w:rStyle w:val="HTMLCode"/>
          <w:rFonts w:ascii="Consolas" w:hAnsi="Consolas"/>
          <w:color w:val="F8F8F2"/>
          <w:spacing w:val="2"/>
        </w:rPr>
        <w:t>virtualenv</w:t>
      </w:r>
      <w:proofErr w:type="spellEnd"/>
      <w:r>
        <w:rPr>
          <w:rStyle w:val="HTMLCode"/>
          <w:rFonts w:ascii="Consolas" w:hAnsi="Consolas"/>
          <w:color w:val="F8F8F2"/>
          <w:spacing w:val="2"/>
        </w:rPr>
        <w:t xml:space="preserve"> -p python3 </w:t>
      </w:r>
      <w:proofErr w:type="spellStart"/>
      <w:r>
        <w:rPr>
          <w:rStyle w:val="HTMLCode"/>
          <w:rFonts w:ascii="Consolas" w:hAnsi="Consolas"/>
          <w:color w:val="F8F8F2"/>
          <w:spacing w:val="2"/>
        </w:rPr>
        <w:t>belajar_django</w:t>
      </w:r>
      <w:proofErr w:type="spellEnd"/>
    </w:p>
    <w:p w14:paraId="7172FD67"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Maka</w:t>
      </w:r>
      <w:proofErr w:type="spellEnd"/>
      <w:r>
        <w:rPr>
          <w:rFonts w:ascii="Georgia" w:hAnsi="Georgia"/>
          <w:spacing w:val="2"/>
          <w:sz w:val="27"/>
          <w:szCs w:val="27"/>
        </w:rPr>
        <w:t xml:space="preserve"> </w:t>
      </w:r>
      <w:proofErr w:type="spellStart"/>
      <w:r>
        <w:rPr>
          <w:rFonts w:ascii="Georgia" w:hAnsi="Georgia"/>
          <w:spacing w:val="2"/>
          <w:sz w:val="27"/>
          <w:szCs w:val="27"/>
        </w:rPr>
        <w:t>sekarang</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punya </w:t>
      </w:r>
      <w:proofErr w:type="spellStart"/>
      <w:r>
        <w:rPr>
          <w:rFonts w:ascii="Georgia" w:hAnsi="Georgia"/>
          <w:spacing w:val="2"/>
          <w:sz w:val="27"/>
          <w:szCs w:val="27"/>
        </w:rPr>
        <w:t>direktori</w:t>
      </w:r>
      <w:proofErr w:type="spellEnd"/>
      <w:r>
        <w:rPr>
          <w:rFonts w:ascii="Georgia" w:hAnsi="Georgia"/>
          <w:spacing w:val="2"/>
          <w:sz w:val="27"/>
          <w:szCs w:val="27"/>
        </w:rPr>
        <w:t xml:space="preserve"> </w:t>
      </w:r>
      <w:proofErr w:type="spellStart"/>
      <w:r>
        <w:rPr>
          <w:rFonts w:ascii="Georgia" w:hAnsi="Georgia"/>
          <w:spacing w:val="2"/>
          <w:sz w:val="27"/>
          <w:szCs w:val="27"/>
        </w:rPr>
        <w:t>baru</w:t>
      </w:r>
      <w:proofErr w:type="spellEnd"/>
      <w:r>
        <w:rPr>
          <w:rFonts w:ascii="Georgia" w:hAnsi="Georgia"/>
          <w:spacing w:val="2"/>
          <w:sz w:val="27"/>
          <w:szCs w:val="27"/>
        </w:rPr>
        <w:t xml:space="preserve"> </w:t>
      </w:r>
      <w:proofErr w:type="spellStart"/>
      <w:r>
        <w:rPr>
          <w:rFonts w:ascii="Georgia" w:hAnsi="Georgia"/>
          <w:spacing w:val="2"/>
          <w:sz w:val="27"/>
          <w:szCs w:val="27"/>
        </w:rPr>
        <w:t>bernama</w:t>
      </w:r>
      <w:proofErr w:type="spellEnd"/>
      <w:r>
        <w:rPr>
          <w:rFonts w:ascii="Georgia" w:hAnsi="Georgia"/>
          <w:spacing w:val="2"/>
          <w:sz w:val="27"/>
          <w:szCs w:val="27"/>
        </w:rPr>
        <w:t> </w:t>
      </w:r>
      <w:proofErr w:type="spellStart"/>
      <w:r>
        <w:rPr>
          <w:rStyle w:val="HTMLCode"/>
          <w:rFonts w:ascii="Consolas" w:hAnsi="Consolas"/>
          <w:color w:val="E83E8C"/>
          <w:spacing w:val="2"/>
        </w:rPr>
        <w:t>belajar_django</w:t>
      </w:r>
      <w:proofErr w:type="spellEnd"/>
      <w:r>
        <w:rPr>
          <w:rFonts w:ascii="Georgia" w:hAnsi="Georgia"/>
          <w:spacing w:val="2"/>
          <w:sz w:val="27"/>
          <w:szCs w:val="27"/>
        </w:rPr>
        <w:t xml:space="preserve">. </w:t>
      </w:r>
      <w:proofErr w:type="spellStart"/>
      <w:r>
        <w:rPr>
          <w:rFonts w:ascii="Georgia" w:hAnsi="Georgia"/>
          <w:spacing w:val="2"/>
          <w:sz w:val="27"/>
          <w:szCs w:val="27"/>
        </w:rPr>
        <w:t>Silahkan</w:t>
      </w:r>
      <w:proofErr w:type="spellEnd"/>
      <w:r>
        <w:rPr>
          <w:rFonts w:ascii="Georgia" w:hAnsi="Georgia"/>
          <w:spacing w:val="2"/>
          <w:sz w:val="27"/>
          <w:szCs w:val="27"/>
        </w:rPr>
        <w:t xml:space="preserve"> </w:t>
      </w:r>
      <w:proofErr w:type="spellStart"/>
      <w:r>
        <w:rPr>
          <w:rFonts w:ascii="Georgia" w:hAnsi="Georgia"/>
          <w:spacing w:val="2"/>
          <w:sz w:val="27"/>
          <w:szCs w:val="27"/>
        </w:rPr>
        <w:t>masuk</w:t>
      </w:r>
      <w:proofErr w:type="spellEnd"/>
      <w:r>
        <w:rPr>
          <w:rFonts w:ascii="Georgia" w:hAnsi="Georgia"/>
          <w:spacing w:val="2"/>
          <w:sz w:val="27"/>
          <w:szCs w:val="27"/>
        </w:rPr>
        <w:t xml:space="preserve"> </w:t>
      </w:r>
      <w:proofErr w:type="spellStart"/>
      <w:r>
        <w:rPr>
          <w:rFonts w:ascii="Georgia" w:hAnsi="Georgia"/>
          <w:spacing w:val="2"/>
          <w:sz w:val="27"/>
          <w:szCs w:val="27"/>
        </w:rPr>
        <w:t>ke</w:t>
      </w:r>
      <w:proofErr w:type="spellEnd"/>
      <w:r>
        <w:rPr>
          <w:rFonts w:ascii="Georgia" w:hAnsi="Georgia"/>
          <w:spacing w:val="2"/>
          <w:sz w:val="27"/>
          <w:szCs w:val="27"/>
        </w:rPr>
        <w:t xml:space="preserve"> </w:t>
      </w:r>
      <w:proofErr w:type="spellStart"/>
      <w:r>
        <w:rPr>
          <w:rFonts w:ascii="Georgia" w:hAnsi="Georgia"/>
          <w:spacing w:val="2"/>
          <w:sz w:val="27"/>
          <w:szCs w:val="27"/>
        </w:rPr>
        <w:t>direktori</w:t>
      </w:r>
      <w:proofErr w:type="spellEnd"/>
      <w:r>
        <w:rPr>
          <w:rFonts w:ascii="Georgia" w:hAnsi="Georgia"/>
          <w:spacing w:val="2"/>
          <w:sz w:val="27"/>
          <w:szCs w:val="27"/>
        </w:rPr>
        <w:t xml:space="preserve"> </w:t>
      </w:r>
      <w:proofErr w:type="spellStart"/>
      <w:r>
        <w:rPr>
          <w:rFonts w:ascii="Georgia" w:hAnsi="Georgia"/>
          <w:spacing w:val="2"/>
          <w:sz w:val="27"/>
          <w:szCs w:val="27"/>
        </w:rPr>
        <w:t>tersebut</w:t>
      </w:r>
      <w:proofErr w:type="spellEnd"/>
      <w:r>
        <w:rPr>
          <w:rFonts w:ascii="Georgia" w:hAnsi="Georgia"/>
          <w:spacing w:val="2"/>
          <w:sz w:val="27"/>
          <w:szCs w:val="27"/>
        </w:rPr>
        <w:t xml:space="preserve">, </w:t>
      </w:r>
      <w:proofErr w:type="spellStart"/>
      <w:r>
        <w:rPr>
          <w:rFonts w:ascii="Georgia" w:hAnsi="Georgia"/>
          <w:spacing w:val="2"/>
          <w:sz w:val="27"/>
          <w:szCs w:val="27"/>
        </w:rPr>
        <w:t>kemudian</w:t>
      </w:r>
      <w:proofErr w:type="spellEnd"/>
      <w:r>
        <w:rPr>
          <w:rFonts w:ascii="Georgia" w:hAnsi="Georgia"/>
          <w:spacing w:val="2"/>
          <w:sz w:val="27"/>
          <w:szCs w:val="27"/>
        </w:rPr>
        <w:t xml:space="preserve"> </w:t>
      </w:r>
      <w:proofErr w:type="spellStart"/>
      <w:r>
        <w:rPr>
          <w:rFonts w:ascii="Georgia" w:hAnsi="Georgia"/>
          <w:spacing w:val="2"/>
          <w:sz w:val="27"/>
          <w:szCs w:val="27"/>
        </w:rPr>
        <w:t>aktifkan</w:t>
      </w:r>
      <w:proofErr w:type="spellEnd"/>
      <w:r>
        <w:rPr>
          <w:rFonts w:ascii="Georgia" w:hAnsi="Georgia"/>
          <w:spacing w:val="2"/>
          <w:sz w:val="27"/>
          <w:szCs w:val="27"/>
        </w:rPr>
        <w:t xml:space="preserve"> virtual </w:t>
      </w:r>
      <w:proofErr w:type="spellStart"/>
      <w:r>
        <w:rPr>
          <w:rFonts w:ascii="Georgia" w:hAnsi="Georgia"/>
          <w:spacing w:val="2"/>
          <w:sz w:val="27"/>
          <w:szCs w:val="27"/>
        </w:rPr>
        <w:t>enviroment-nya</w:t>
      </w:r>
      <w:proofErr w:type="spellEnd"/>
      <w:r>
        <w:rPr>
          <w:rFonts w:ascii="Georgia" w:hAnsi="Georgia"/>
          <w:spacing w:val="2"/>
          <w:sz w:val="27"/>
          <w:szCs w:val="27"/>
        </w:rPr>
        <w:t>.</w:t>
      </w:r>
    </w:p>
    <w:p w14:paraId="63703ADF"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i/>
          <w:iCs/>
          <w:color w:val="8BE9FD"/>
          <w:spacing w:val="2"/>
        </w:rPr>
        <w:t>cd</w:t>
      </w:r>
      <w:r>
        <w:rPr>
          <w:rStyle w:val="HTMLCode"/>
          <w:rFonts w:ascii="Consolas" w:hAnsi="Consolas"/>
          <w:color w:val="F8F8F2"/>
          <w:spacing w:val="2"/>
        </w:rPr>
        <w:t xml:space="preserve"> </w:t>
      </w:r>
      <w:proofErr w:type="spellStart"/>
      <w:r>
        <w:rPr>
          <w:rStyle w:val="HTMLCode"/>
          <w:rFonts w:ascii="Consolas" w:hAnsi="Consolas"/>
          <w:color w:val="F8F8F2"/>
          <w:spacing w:val="2"/>
        </w:rPr>
        <w:t>belajar_django</w:t>
      </w:r>
      <w:proofErr w:type="spellEnd"/>
    </w:p>
    <w:p w14:paraId="638F70ED"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lastRenderedPageBreak/>
        <w:t>. bin/activate</w:t>
      </w:r>
    </w:p>
    <w:p w14:paraId="10EC0DDD"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Kalau</w:t>
      </w:r>
      <w:proofErr w:type="spellEnd"/>
      <w:r>
        <w:rPr>
          <w:rFonts w:ascii="Georgia" w:hAnsi="Georgia"/>
          <w:spacing w:val="2"/>
          <w:sz w:val="27"/>
          <w:szCs w:val="27"/>
        </w:rPr>
        <w:t xml:space="preserve"> </w:t>
      </w:r>
      <w:proofErr w:type="spellStart"/>
      <w:r>
        <w:rPr>
          <w:rFonts w:ascii="Georgia" w:hAnsi="Georgia"/>
          <w:spacing w:val="2"/>
          <w:sz w:val="27"/>
          <w:szCs w:val="27"/>
        </w:rPr>
        <w:t>berhasil</w:t>
      </w:r>
      <w:proofErr w:type="spellEnd"/>
      <w:r>
        <w:rPr>
          <w:rFonts w:ascii="Georgia" w:hAnsi="Georgia"/>
          <w:spacing w:val="2"/>
          <w:sz w:val="27"/>
          <w:szCs w:val="27"/>
        </w:rPr>
        <w:t xml:space="preserve">, </w:t>
      </w:r>
      <w:proofErr w:type="spellStart"/>
      <w:r>
        <w:rPr>
          <w:rFonts w:ascii="Georgia" w:hAnsi="Georgia"/>
          <w:spacing w:val="2"/>
          <w:sz w:val="27"/>
          <w:szCs w:val="27"/>
        </w:rPr>
        <w:t>tampilannya</w:t>
      </w:r>
      <w:proofErr w:type="spellEnd"/>
      <w:r>
        <w:rPr>
          <w:rFonts w:ascii="Georgia" w:hAnsi="Georgia"/>
          <w:spacing w:val="2"/>
          <w:sz w:val="27"/>
          <w:szCs w:val="27"/>
        </w:rPr>
        <w:t xml:space="preserve">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seperti</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4ADCA1FD" w14:textId="7A299A24"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38816600" wp14:editId="407C432B">
            <wp:extent cx="4206875" cy="2696845"/>
            <wp:effectExtent l="0" t="0" r="3175" b="8255"/>
            <wp:docPr id="125" name="Picture 125" descr="Membuat virtualenv untuk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embuat virtualenv untuk Django"/>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206875" cy="2696845"/>
                    </a:xfrm>
                    <a:prstGeom prst="rect">
                      <a:avLst/>
                    </a:prstGeom>
                    <a:noFill/>
                    <a:ln>
                      <a:noFill/>
                    </a:ln>
                  </pic:spPr>
                </pic:pic>
              </a:graphicData>
            </a:graphic>
          </wp:inline>
        </w:drawing>
      </w:r>
    </w:p>
    <w:p w14:paraId="0D3F446D"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Setelah </w:t>
      </w:r>
      <w:proofErr w:type="spellStart"/>
      <w:r>
        <w:rPr>
          <w:rFonts w:ascii="Georgia" w:hAnsi="Georgia"/>
          <w:spacing w:val="2"/>
          <w:sz w:val="27"/>
          <w:szCs w:val="27"/>
        </w:rPr>
        <w:t>itu</w:t>
      </w:r>
      <w:proofErr w:type="spellEnd"/>
      <w:r>
        <w:rPr>
          <w:rFonts w:ascii="Georgia" w:hAnsi="Georgia"/>
          <w:spacing w:val="2"/>
          <w:sz w:val="27"/>
          <w:szCs w:val="27"/>
        </w:rPr>
        <w:t xml:space="preserve">, install Django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perintah</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4F30B116"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pip3 install </w:t>
      </w:r>
      <w:r>
        <w:rPr>
          <w:rStyle w:val="HTMLCode"/>
          <w:rFonts w:ascii="Consolas" w:hAnsi="Consolas"/>
          <w:i/>
          <w:iCs/>
          <w:color w:val="8BE9FD"/>
          <w:spacing w:val="2"/>
        </w:rPr>
        <w:t>Django</w:t>
      </w:r>
      <w:r>
        <w:rPr>
          <w:rStyle w:val="HTMLCode"/>
          <w:rFonts w:ascii="Consolas" w:hAnsi="Consolas"/>
          <w:color w:val="FF79C6"/>
          <w:spacing w:val="2"/>
        </w:rPr>
        <w:t>==</w:t>
      </w:r>
      <w:r>
        <w:rPr>
          <w:rStyle w:val="HTMLCode"/>
          <w:rFonts w:ascii="Consolas" w:hAnsi="Consolas"/>
          <w:color w:val="F8F8F2"/>
          <w:spacing w:val="2"/>
        </w:rPr>
        <w:t>3.0.2</w:t>
      </w:r>
    </w:p>
    <w:p w14:paraId="1A066845"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Perintah</w:t>
      </w:r>
      <w:proofErr w:type="spellEnd"/>
      <w:r>
        <w:rPr>
          <w:rFonts w:ascii="Georgia" w:hAnsi="Georgia"/>
          <w:spacing w:val="2"/>
          <w:sz w:val="27"/>
          <w:szCs w:val="27"/>
        </w:rPr>
        <w:t> </w:t>
      </w:r>
      <w:r>
        <w:rPr>
          <w:rStyle w:val="HTMLCode"/>
          <w:rFonts w:ascii="Consolas" w:hAnsi="Consolas"/>
          <w:color w:val="E83E8C"/>
          <w:spacing w:val="2"/>
        </w:rPr>
        <w:t>pip3</w:t>
      </w:r>
      <w:r>
        <w:rPr>
          <w:rFonts w:ascii="Georgia" w:hAnsi="Georgia"/>
          <w:spacing w:val="2"/>
          <w:sz w:val="27"/>
          <w:szCs w:val="27"/>
        </w:rPr>
        <w:t> </w:t>
      </w:r>
      <w:proofErr w:type="spellStart"/>
      <w:r>
        <w:rPr>
          <w:rFonts w:ascii="Georgia" w:hAnsi="Georgia"/>
          <w:spacing w:val="2"/>
          <w:sz w:val="27"/>
          <w:szCs w:val="27"/>
        </w:rPr>
        <w:t>adalah</w:t>
      </w:r>
      <w:proofErr w:type="spellEnd"/>
      <w:r>
        <w:rPr>
          <w:rFonts w:ascii="Georgia" w:hAnsi="Georgia"/>
          <w:spacing w:val="2"/>
          <w:sz w:val="27"/>
          <w:szCs w:val="27"/>
        </w:rPr>
        <w:t> </w:t>
      </w:r>
      <w:r>
        <w:rPr>
          <w:rStyle w:val="HTMLCode"/>
          <w:rFonts w:ascii="Consolas" w:hAnsi="Consolas"/>
          <w:color w:val="E83E8C"/>
          <w:spacing w:val="2"/>
        </w:rPr>
        <w:t>pip</w:t>
      </w:r>
      <w:r>
        <w:rPr>
          <w:rFonts w:ascii="Georgia" w:hAnsi="Georgia"/>
          <w:spacing w:val="2"/>
          <w:sz w:val="27"/>
          <w:szCs w:val="27"/>
        </w:rPr>
        <w:t> </w:t>
      </w:r>
      <w:proofErr w:type="spellStart"/>
      <w:r>
        <w:rPr>
          <w:rFonts w:ascii="Georgia" w:hAnsi="Georgia"/>
          <w:spacing w:val="2"/>
          <w:sz w:val="27"/>
          <w:szCs w:val="27"/>
        </w:rPr>
        <w:t>untuk</w:t>
      </w:r>
      <w:proofErr w:type="spellEnd"/>
      <w:r>
        <w:rPr>
          <w:rFonts w:ascii="Georgia" w:hAnsi="Georgia"/>
          <w:spacing w:val="2"/>
          <w:sz w:val="27"/>
          <w:szCs w:val="27"/>
        </w:rPr>
        <w:t xml:space="preserve"> Python 3.</w:t>
      </w:r>
    </w:p>
    <w:p w14:paraId="02DAD94A" w14:textId="53414F1D"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5732DD59" wp14:editId="01D13DED">
            <wp:extent cx="4206875" cy="2696845"/>
            <wp:effectExtent l="0" t="0" r="3175" b="8255"/>
            <wp:docPr id="124" name="Picture 124" descr="Instalasi Django di virtual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talasi Django di virtualenv"/>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206875" cy="2696845"/>
                    </a:xfrm>
                    <a:prstGeom prst="rect">
                      <a:avLst/>
                    </a:prstGeom>
                    <a:noFill/>
                    <a:ln>
                      <a:noFill/>
                    </a:ln>
                  </pic:spPr>
                </pic:pic>
              </a:graphicData>
            </a:graphic>
          </wp:inline>
        </w:drawing>
      </w:r>
    </w:p>
    <w:p w14:paraId="20CEA488"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lastRenderedPageBreak/>
        <w:t>Membuat Project Django</w:t>
      </w:r>
    </w:p>
    <w:p w14:paraId="328AB52C"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Untuk</w:t>
      </w:r>
      <w:proofErr w:type="spellEnd"/>
      <w:r>
        <w:rPr>
          <w:rFonts w:ascii="Georgia" w:hAnsi="Georgia"/>
          <w:spacing w:val="2"/>
          <w:sz w:val="27"/>
          <w:szCs w:val="27"/>
        </w:rPr>
        <w:t xml:space="preserve"> </w:t>
      </w:r>
      <w:proofErr w:type="spellStart"/>
      <w:r>
        <w:rPr>
          <w:rFonts w:ascii="Georgia" w:hAnsi="Georgia"/>
          <w:spacing w:val="2"/>
          <w:sz w:val="27"/>
          <w:szCs w:val="27"/>
        </w:rPr>
        <w:t>membuat</w:t>
      </w:r>
      <w:proofErr w:type="spellEnd"/>
      <w:r>
        <w:rPr>
          <w:rFonts w:ascii="Georgia" w:hAnsi="Georgia"/>
          <w:spacing w:val="2"/>
          <w:sz w:val="27"/>
          <w:szCs w:val="27"/>
        </w:rPr>
        <w:t xml:space="preserve"> project </w:t>
      </w:r>
      <w:proofErr w:type="spellStart"/>
      <w:r>
        <w:rPr>
          <w:rFonts w:ascii="Georgia" w:hAnsi="Georgia"/>
          <w:spacing w:val="2"/>
          <w:sz w:val="27"/>
          <w:szCs w:val="27"/>
        </w:rPr>
        <w:t>aplikasi</w:t>
      </w:r>
      <w:proofErr w:type="spellEnd"/>
      <w:r>
        <w:rPr>
          <w:rFonts w:ascii="Georgia" w:hAnsi="Georgia"/>
          <w:spacing w:val="2"/>
          <w:sz w:val="27"/>
          <w:szCs w:val="27"/>
        </w:rPr>
        <w:t xml:space="preserve"> web </w:t>
      </w:r>
      <w:proofErr w:type="spellStart"/>
      <w:r>
        <w:rPr>
          <w:rFonts w:ascii="Georgia" w:hAnsi="Georgia"/>
          <w:spacing w:val="2"/>
          <w:sz w:val="27"/>
          <w:szCs w:val="27"/>
        </w:rPr>
        <w:t>dengan</w:t>
      </w:r>
      <w:proofErr w:type="spellEnd"/>
      <w:r>
        <w:rPr>
          <w:rFonts w:ascii="Georgia" w:hAnsi="Georgia"/>
          <w:spacing w:val="2"/>
          <w:sz w:val="27"/>
          <w:szCs w:val="27"/>
        </w:rPr>
        <w:t xml:space="preserve"> Django,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bisa</w:t>
      </w:r>
      <w:proofErr w:type="spellEnd"/>
      <w:r>
        <w:rPr>
          <w:rFonts w:ascii="Georgia" w:hAnsi="Georgia"/>
          <w:spacing w:val="2"/>
          <w:sz w:val="27"/>
          <w:szCs w:val="27"/>
        </w:rPr>
        <w:t xml:space="preserve"> </w:t>
      </w:r>
      <w:proofErr w:type="spellStart"/>
      <w:r>
        <w:rPr>
          <w:rFonts w:ascii="Georgia" w:hAnsi="Georgia"/>
          <w:spacing w:val="2"/>
          <w:sz w:val="27"/>
          <w:szCs w:val="27"/>
        </w:rPr>
        <w:t>ketik</w:t>
      </w:r>
      <w:proofErr w:type="spellEnd"/>
      <w:r>
        <w:rPr>
          <w:rFonts w:ascii="Georgia" w:hAnsi="Georgia"/>
          <w:spacing w:val="2"/>
          <w:sz w:val="27"/>
          <w:szCs w:val="27"/>
        </w:rPr>
        <w:t xml:space="preserve"> </w:t>
      </w:r>
      <w:proofErr w:type="spellStart"/>
      <w:r>
        <w:rPr>
          <w:rFonts w:ascii="Georgia" w:hAnsi="Georgia"/>
          <w:spacing w:val="2"/>
          <w:sz w:val="27"/>
          <w:szCs w:val="27"/>
        </w:rPr>
        <w:t>perintah</w:t>
      </w:r>
      <w:bookmarkStart w:id="61" w:name="_GoBack"/>
      <w:bookmarkEnd w:id="61"/>
      <w:proofErr w:type="spellEnd"/>
      <w:r>
        <w:rPr>
          <w:rFonts w:ascii="Georgia" w:hAnsi="Georgia"/>
          <w:spacing w:val="2"/>
          <w:sz w:val="27"/>
          <w:szCs w:val="27"/>
        </w:rPr>
        <w:t xml:space="preserve"> </w:t>
      </w:r>
      <w:proofErr w:type="spellStart"/>
      <w:r>
        <w:rPr>
          <w:rFonts w:ascii="Georgia" w:hAnsi="Georgia"/>
          <w:spacing w:val="2"/>
          <w:sz w:val="27"/>
          <w:szCs w:val="27"/>
        </w:rPr>
        <w:t>berikut</w:t>
      </w:r>
      <w:proofErr w:type="spellEnd"/>
      <w:r>
        <w:rPr>
          <w:rFonts w:ascii="Georgia" w:hAnsi="Georgia"/>
          <w:spacing w:val="2"/>
          <w:sz w:val="27"/>
          <w:szCs w:val="27"/>
        </w:rPr>
        <w:t>.</w:t>
      </w:r>
    </w:p>
    <w:p w14:paraId="0E553992" w14:textId="77777777" w:rsidR="00FD21A2" w:rsidRDefault="00FD21A2" w:rsidP="00FD21A2">
      <w:pPr>
        <w:pStyle w:val="HTMLPreformatted"/>
        <w:shd w:val="clear" w:color="auto" w:fill="282A36"/>
        <w:rPr>
          <w:rStyle w:val="HTMLCode"/>
          <w:rFonts w:ascii="Consolas" w:hAnsi="Consolas"/>
          <w:color w:val="F8F8F2"/>
          <w:spacing w:val="2"/>
        </w:rPr>
      </w:pPr>
      <w:proofErr w:type="spellStart"/>
      <w:r>
        <w:rPr>
          <w:rStyle w:val="HTMLCode"/>
          <w:rFonts w:ascii="Consolas" w:hAnsi="Consolas"/>
          <w:color w:val="F8F8F2"/>
          <w:spacing w:val="2"/>
        </w:rPr>
        <w:t>django</w:t>
      </w:r>
      <w:proofErr w:type="spellEnd"/>
      <w:r>
        <w:rPr>
          <w:rStyle w:val="HTMLCode"/>
          <w:rFonts w:ascii="Consolas" w:hAnsi="Consolas"/>
          <w:color w:val="F8F8F2"/>
          <w:spacing w:val="2"/>
        </w:rPr>
        <w:t xml:space="preserve">-admin </w:t>
      </w:r>
      <w:proofErr w:type="spellStart"/>
      <w:r>
        <w:rPr>
          <w:rStyle w:val="HTMLCode"/>
          <w:rFonts w:ascii="Consolas" w:hAnsi="Consolas"/>
          <w:color w:val="F8F8F2"/>
          <w:spacing w:val="2"/>
        </w:rPr>
        <w:t>startproject</w:t>
      </w:r>
      <w:proofErr w:type="spellEnd"/>
      <w:r>
        <w:rPr>
          <w:rStyle w:val="HTMLCode"/>
          <w:rFonts w:ascii="Consolas" w:hAnsi="Consolas"/>
          <w:color w:val="F8F8F2"/>
          <w:spacing w:val="2"/>
        </w:rPr>
        <w:t xml:space="preserve"> </w:t>
      </w:r>
      <w:proofErr w:type="spellStart"/>
      <w:r>
        <w:rPr>
          <w:rStyle w:val="HTMLCode"/>
          <w:rFonts w:ascii="Consolas" w:hAnsi="Consolas"/>
          <w:color w:val="F8F8F2"/>
          <w:spacing w:val="2"/>
        </w:rPr>
        <w:t>mysite</w:t>
      </w:r>
      <w:proofErr w:type="spellEnd"/>
    </w:p>
    <w:p w14:paraId="768E4EAF"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Keterangan</w:t>
      </w:r>
      <w:proofErr w:type="spellEnd"/>
      <w:r>
        <w:rPr>
          <w:rFonts w:ascii="Georgia" w:hAnsi="Georgia"/>
          <w:spacing w:val="2"/>
          <w:sz w:val="27"/>
          <w:szCs w:val="27"/>
        </w:rPr>
        <w:t>:</w:t>
      </w:r>
    </w:p>
    <w:p w14:paraId="4C6D75B3" w14:textId="77777777" w:rsidR="00FD21A2" w:rsidRDefault="00FD21A2" w:rsidP="00C02352">
      <w:pPr>
        <w:numPr>
          <w:ilvl w:val="0"/>
          <w:numId w:val="60"/>
        </w:numPr>
        <w:shd w:val="clear" w:color="auto" w:fill="FFFFFF"/>
        <w:spacing w:before="100" w:beforeAutospacing="1" w:after="100" w:afterAutospacing="1" w:line="240" w:lineRule="auto"/>
        <w:rPr>
          <w:rFonts w:ascii="Georgia" w:hAnsi="Georgia"/>
          <w:spacing w:val="2"/>
          <w:sz w:val="27"/>
          <w:szCs w:val="27"/>
        </w:rPr>
      </w:pPr>
      <w:r>
        <w:rPr>
          <w:rStyle w:val="HTMLCode"/>
          <w:rFonts w:ascii="Consolas" w:eastAsiaTheme="minorHAnsi" w:hAnsi="Consolas"/>
          <w:color w:val="E83E8C"/>
          <w:spacing w:val="2"/>
          <w:sz w:val="24"/>
          <w:szCs w:val="24"/>
        </w:rPr>
        <w:t>startproject</w:t>
      </w:r>
      <w:r>
        <w:rPr>
          <w:rFonts w:ascii="Georgia" w:hAnsi="Georgia"/>
          <w:spacing w:val="2"/>
          <w:sz w:val="27"/>
          <w:szCs w:val="27"/>
        </w:rPr>
        <w:t> adalah perintah untuk membuat project;</w:t>
      </w:r>
    </w:p>
    <w:p w14:paraId="1E49440C" w14:textId="77777777" w:rsidR="00FD21A2" w:rsidRDefault="00FD21A2" w:rsidP="00C02352">
      <w:pPr>
        <w:numPr>
          <w:ilvl w:val="0"/>
          <w:numId w:val="60"/>
        </w:numPr>
        <w:shd w:val="clear" w:color="auto" w:fill="FFFFFF"/>
        <w:spacing w:before="100" w:beforeAutospacing="1" w:after="100" w:afterAutospacing="1" w:line="240" w:lineRule="auto"/>
        <w:rPr>
          <w:rFonts w:ascii="Georgia" w:hAnsi="Georgia"/>
          <w:spacing w:val="2"/>
          <w:sz w:val="27"/>
          <w:szCs w:val="27"/>
        </w:rPr>
      </w:pPr>
      <w:r>
        <w:rPr>
          <w:rStyle w:val="HTMLCode"/>
          <w:rFonts w:ascii="Consolas" w:eastAsiaTheme="minorHAnsi" w:hAnsi="Consolas"/>
          <w:color w:val="E83E8C"/>
          <w:spacing w:val="2"/>
          <w:sz w:val="24"/>
          <w:szCs w:val="24"/>
        </w:rPr>
        <w:t>mysite</w:t>
      </w:r>
      <w:r>
        <w:rPr>
          <w:rFonts w:ascii="Georgia" w:hAnsi="Georgia"/>
          <w:spacing w:val="2"/>
          <w:sz w:val="27"/>
          <w:szCs w:val="27"/>
        </w:rPr>
        <w:t> adalah nama direktori project-nya.</w:t>
      </w:r>
    </w:p>
    <w:p w14:paraId="7BC44909"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Setelah </w:t>
      </w:r>
      <w:proofErr w:type="spellStart"/>
      <w:r>
        <w:rPr>
          <w:rFonts w:ascii="Georgia" w:hAnsi="Georgia"/>
          <w:spacing w:val="2"/>
          <w:sz w:val="27"/>
          <w:szCs w:val="27"/>
        </w:rPr>
        <w:t>itu</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mendapatkan</w:t>
      </w:r>
      <w:proofErr w:type="spellEnd"/>
      <w:r>
        <w:rPr>
          <w:rFonts w:ascii="Georgia" w:hAnsi="Georgia"/>
          <w:spacing w:val="2"/>
          <w:sz w:val="27"/>
          <w:szCs w:val="27"/>
        </w:rPr>
        <w:t xml:space="preserve"> </w:t>
      </w:r>
      <w:proofErr w:type="spellStart"/>
      <w:r>
        <w:rPr>
          <w:rFonts w:ascii="Georgia" w:hAnsi="Georgia"/>
          <w:spacing w:val="2"/>
          <w:sz w:val="27"/>
          <w:szCs w:val="27"/>
        </w:rPr>
        <w:t>direktori</w:t>
      </w:r>
      <w:proofErr w:type="spellEnd"/>
      <w:r>
        <w:rPr>
          <w:rFonts w:ascii="Georgia" w:hAnsi="Georgia"/>
          <w:spacing w:val="2"/>
          <w:sz w:val="27"/>
          <w:szCs w:val="27"/>
        </w:rPr>
        <w:t xml:space="preserve"> </w:t>
      </w:r>
      <w:proofErr w:type="spellStart"/>
      <w:r>
        <w:rPr>
          <w:rFonts w:ascii="Georgia" w:hAnsi="Georgia"/>
          <w:spacing w:val="2"/>
          <w:sz w:val="27"/>
          <w:szCs w:val="27"/>
        </w:rPr>
        <w:t>baru</w:t>
      </w:r>
      <w:proofErr w:type="spellEnd"/>
      <w:r>
        <w:rPr>
          <w:rFonts w:ascii="Georgia" w:hAnsi="Georgia"/>
          <w:spacing w:val="2"/>
          <w:sz w:val="27"/>
          <w:szCs w:val="27"/>
        </w:rPr>
        <w:t xml:space="preserve"> </w:t>
      </w:r>
      <w:proofErr w:type="spellStart"/>
      <w:r>
        <w:rPr>
          <w:rFonts w:ascii="Georgia" w:hAnsi="Georgia"/>
          <w:spacing w:val="2"/>
          <w:sz w:val="27"/>
          <w:szCs w:val="27"/>
        </w:rPr>
        <w:t>bernama</w:t>
      </w:r>
      <w:proofErr w:type="spellEnd"/>
      <w:r>
        <w:rPr>
          <w:rFonts w:ascii="Georgia" w:hAnsi="Georgia"/>
          <w:spacing w:val="2"/>
          <w:sz w:val="27"/>
          <w:szCs w:val="27"/>
        </w:rPr>
        <w:t> </w:t>
      </w:r>
      <w:proofErr w:type="spellStart"/>
      <w:r>
        <w:rPr>
          <w:rStyle w:val="HTMLCode"/>
          <w:rFonts w:ascii="Consolas" w:hAnsi="Consolas"/>
          <w:color w:val="E83E8C"/>
          <w:spacing w:val="2"/>
        </w:rPr>
        <w:t>mysite</w:t>
      </w:r>
      <w:proofErr w:type="spellEnd"/>
      <w:r>
        <w:rPr>
          <w:rFonts w:ascii="Georgia" w:hAnsi="Georgia"/>
          <w:spacing w:val="2"/>
          <w:sz w:val="27"/>
          <w:szCs w:val="27"/>
        </w:rPr>
        <w:t> </w:t>
      </w:r>
      <w:proofErr w:type="spellStart"/>
      <w:r>
        <w:rPr>
          <w:rFonts w:ascii="Georgia" w:hAnsi="Georgia"/>
          <w:spacing w:val="2"/>
          <w:sz w:val="27"/>
          <w:szCs w:val="27"/>
        </w:rPr>
        <w:t>dengan</w:t>
      </w:r>
      <w:proofErr w:type="spellEnd"/>
      <w:r>
        <w:rPr>
          <w:rFonts w:ascii="Georgia" w:hAnsi="Georgia"/>
          <w:spacing w:val="2"/>
          <w:sz w:val="27"/>
          <w:szCs w:val="27"/>
        </w:rPr>
        <w:t xml:space="preserve"> </w:t>
      </w:r>
      <w:proofErr w:type="spellStart"/>
      <w:r>
        <w:rPr>
          <w:rFonts w:ascii="Georgia" w:hAnsi="Georgia"/>
          <w:spacing w:val="2"/>
          <w:sz w:val="27"/>
          <w:szCs w:val="27"/>
        </w:rPr>
        <w:t>isi</w:t>
      </w:r>
      <w:proofErr w:type="spellEnd"/>
      <w:r>
        <w:rPr>
          <w:rFonts w:ascii="Georgia" w:hAnsi="Georgia"/>
          <w:spacing w:val="2"/>
          <w:sz w:val="27"/>
          <w:szCs w:val="27"/>
        </w:rPr>
        <w:t xml:space="preserve"> </w:t>
      </w:r>
      <w:proofErr w:type="spellStart"/>
      <w:r>
        <w:rPr>
          <w:rFonts w:ascii="Georgia" w:hAnsi="Georgia"/>
          <w:spacing w:val="2"/>
          <w:sz w:val="27"/>
          <w:szCs w:val="27"/>
        </w:rPr>
        <w:t>sperti</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3432E5D1" w14:textId="613F6269"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556286E2" wp14:editId="69F46E7B">
            <wp:extent cx="4206875" cy="2696845"/>
            <wp:effectExtent l="0" t="0" r="3175" b="8255"/>
            <wp:docPr id="123" name="Picture 123" descr="Project baru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oject baru django"/>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206875" cy="2696845"/>
                    </a:xfrm>
                    <a:prstGeom prst="rect">
                      <a:avLst/>
                    </a:prstGeom>
                    <a:noFill/>
                    <a:ln>
                      <a:noFill/>
                    </a:ln>
                  </pic:spPr>
                </pic:pic>
              </a:graphicData>
            </a:graphic>
          </wp:inline>
        </w:drawing>
      </w:r>
    </w:p>
    <w:p w14:paraId="1FA74D08"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Mengenal Stuktur Direktori Project Django</w:t>
      </w:r>
    </w:p>
    <w:p w14:paraId="7042F808"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Berikut</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 xml:space="preserve"> </w:t>
      </w:r>
      <w:proofErr w:type="spellStart"/>
      <w:r>
        <w:rPr>
          <w:rFonts w:ascii="Georgia" w:hAnsi="Georgia"/>
          <w:spacing w:val="2"/>
          <w:sz w:val="27"/>
          <w:szCs w:val="27"/>
        </w:rPr>
        <w:t>struktur</w:t>
      </w:r>
      <w:proofErr w:type="spellEnd"/>
      <w:r>
        <w:rPr>
          <w:rFonts w:ascii="Georgia" w:hAnsi="Georgia"/>
          <w:spacing w:val="2"/>
          <w:sz w:val="27"/>
          <w:szCs w:val="27"/>
        </w:rPr>
        <w:t xml:space="preserve"> </w:t>
      </w:r>
      <w:proofErr w:type="spellStart"/>
      <w:r>
        <w:rPr>
          <w:rFonts w:ascii="Georgia" w:hAnsi="Georgia"/>
          <w:spacing w:val="2"/>
          <w:sz w:val="27"/>
          <w:szCs w:val="27"/>
        </w:rPr>
        <w:t>direktori</w:t>
      </w:r>
      <w:proofErr w:type="spellEnd"/>
      <w:r>
        <w:rPr>
          <w:rFonts w:ascii="Georgia" w:hAnsi="Georgia"/>
          <w:spacing w:val="2"/>
          <w:sz w:val="27"/>
          <w:szCs w:val="27"/>
        </w:rPr>
        <w:t xml:space="preserve"> yang </w:t>
      </w:r>
      <w:proofErr w:type="spellStart"/>
      <w:r>
        <w:rPr>
          <w:rFonts w:ascii="Georgia" w:hAnsi="Georgia"/>
          <w:spacing w:val="2"/>
          <w:sz w:val="27"/>
          <w:szCs w:val="27"/>
        </w:rPr>
        <w:t>dibuatkan</w:t>
      </w:r>
      <w:proofErr w:type="spellEnd"/>
      <w:r>
        <w:rPr>
          <w:rFonts w:ascii="Georgia" w:hAnsi="Georgia"/>
          <w:spacing w:val="2"/>
          <w:sz w:val="27"/>
          <w:szCs w:val="27"/>
        </w:rPr>
        <w:t xml:space="preserve"> Django:</w:t>
      </w:r>
    </w:p>
    <w:p w14:paraId="543239B9" w14:textId="77777777" w:rsidR="00FD21A2" w:rsidRDefault="00FD21A2" w:rsidP="00FD21A2">
      <w:pPr>
        <w:pStyle w:val="HTMLPreformatted"/>
        <w:shd w:val="clear" w:color="auto" w:fill="282A36"/>
        <w:rPr>
          <w:rStyle w:val="HTMLCode"/>
          <w:rFonts w:ascii="Consolas" w:hAnsi="Consolas"/>
          <w:color w:val="F8F8F2"/>
          <w:spacing w:val="2"/>
        </w:rPr>
      </w:pPr>
      <w:proofErr w:type="spellStart"/>
      <w:r>
        <w:rPr>
          <w:rStyle w:val="HTMLCode"/>
          <w:rFonts w:ascii="Consolas" w:hAnsi="Consolas"/>
          <w:color w:val="F8F8F2"/>
          <w:spacing w:val="2"/>
        </w:rPr>
        <w:t>mysite</w:t>
      </w:r>
      <w:proofErr w:type="spellEnd"/>
      <w:r>
        <w:rPr>
          <w:rStyle w:val="HTMLCode"/>
          <w:rFonts w:ascii="Consolas" w:hAnsi="Consolas"/>
          <w:color w:val="F8F8F2"/>
          <w:spacing w:val="2"/>
        </w:rPr>
        <w:t>/</w:t>
      </w:r>
    </w:p>
    <w:p w14:paraId="25DD60ED"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manage.py</w:t>
      </w:r>
    </w:p>
    <w:p w14:paraId="38DC1B19"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 </w:t>
      </w:r>
      <w:proofErr w:type="spellStart"/>
      <w:r>
        <w:rPr>
          <w:rStyle w:val="HTMLCode"/>
          <w:rFonts w:ascii="Consolas" w:hAnsi="Consolas"/>
          <w:color w:val="F8F8F2"/>
          <w:spacing w:val="2"/>
        </w:rPr>
        <w:t>mysite</w:t>
      </w:r>
      <w:proofErr w:type="spellEnd"/>
    </w:p>
    <w:p w14:paraId="6F084DFE"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    ├── __init__.py</w:t>
      </w:r>
    </w:p>
    <w:p w14:paraId="2CA50728"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    ├── settings.py</w:t>
      </w:r>
    </w:p>
    <w:p w14:paraId="52104300"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    ├── urls.py</w:t>
      </w:r>
    </w:p>
    <w:p w14:paraId="54E73D0D"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lastRenderedPageBreak/>
        <w:t xml:space="preserve">    └── wsgi.py</w:t>
      </w:r>
    </w:p>
    <w:p w14:paraId="461E04B2"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Ada </w:t>
      </w:r>
      <w:proofErr w:type="spellStart"/>
      <w:r>
        <w:rPr>
          <w:rFonts w:ascii="Georgia" w:hAnsi="Georgia"/>
          <w:spacing w:val="2"/>
          <w:sz w:val="27"/>
          <w:szCs w:val="27"/>
        </w:rPr>
        <w:t>beberapa</w:t>
      </w:r>
      <w:proofErr w:type="spellEnd"/>
      <w:r>
        <w:rPr>
          <w:rFonts w:ascii="Georgia" w:hAnsi="Georgia"/>
          <w:spacing w:val="2"/>
          <w:sz w:val="27"/>
          <w:szCs w:val="27"/>
        </w:rPr>
        <w:t xml:space="preserve"> file dan </w:t>
      </w:r>
      <w:proofErr w:type="spellStart"/>
      <w:r>
        <w:rPr>
          <w:rFonts w:ascii="Georgia" w:hAnsi="Georgia"/>
          <w:spacing w:val="2"/>
          <w:sz w:val="27"/>
          <w:szCs w:val="27"/>
        </w:rPr>
        <w:t>direktori</w:t>
      </w:r>
      <w:proofErr w:type="spellEnd"/>
      <w:r>
        <w:rPr>
          <w:rFonts w:ascii="Georgia" w:hAnsi="Georgia"/>
          <w:spacing w:val="2"/>
          <w:sz w:val="27"/>
          <w:szCs w:val="27"/>
        </w:rPr>
        <w:t xml:space="preserve"> yang </w:t>
      </w:r>
      <w:proofErr w:type="spellStart"/>
      <w:r>
        <w:rPr>
          <w:rFonts w:ascii="Georgia" w:hAnsi="Georgia"/>
          <w:spacing w:val="2"/>
          <w:sz w:val="27"/>
          <w:szCs w:val="27"/>
        </w:rPr>
        <w:t>harus</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ketahui</w:t>
      </w:r>
      <w:proofErr w:type="spellEnd"/>
      <w:r>
        <w:rPr>
          <w:rFonts w:ascii="Georgia" w:hAnsi="Georgia"/>
          <w:spacing w:val="2"/>
          <w:sz w:val="27"/>
          <w:szCs w:val="27"/>
        </w:rPr>
        <w:t>:</w:t>
      </w:r>
    </w:p>
    <w:p w14:paraId="08A70CDD" w14:textId="5A8068CE"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Direktori </w:t>
      </w:r>
      <w:r>
        <w:rPr>
          <w:rFonts w:ascii="Georgia" w:hAnsi="Georgia"/>
          <w:noProof/>
          <w:spacing w:val="2"/>
          <w:sz w:val="27"/>
          <w:szCs w:val="27"/>
        </w:rPr>
        <mc:AlternateContent>
          <mc:Choice Requires="wps">
            <w:drawing>
              <wp:inline distT="0" distB="0" distL="0" distR="0" wp14:anchorId="3FDD66FD" wp14:editId="30AF91FD">
                <wp:extent cx="304800" cy="304800"/>
                <wp:effectExtent l="0" t="0" r="0" b="0"/>
                <wp:docPr id="122" name="Rectangle 1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088CF" id="Rectangle 1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NkwwIAAMgFAAAOAAAAZHJzL2Uyb0RvYy54bWysVFtu1DAU/UdiD5b/0zzqeSRqpmonE4RU&#10;oKKwAE/iTCwSO9ieyRTEB2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Zf&#10;E2T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mysite/</w:t>
      </w:r>
      <w:r>
        <w:rPr>
          <w:rFonts w:ascii="Georgia" w:hAnsi="Georgia"/>
          <w:spacing w:val="2"/>
          <w:sz w:val="27"/>
          <w:szCs w:val="27"/>
        </w:rPr>
        <w:t> adalah root direktori yang berisi seluruh file dari project. Nama direktori ini bisa diganti dengan apa saja, karena tidak akan jadi masalah bagai Django.</w:t>
      </w:r>
    </w:p>
    <w:p w14:paraId="0BA538DB" w14:textId="78E4C0BA"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File </w:t>
      </w:r>
      <w:r>
        <w:rPr>
          <w:rFonts w:ascii="Georgia" w:hAnsi="Georgia"/>
          <w:noProof/>
          <w:spacing w:val="2"/>
          <w:sz w:val="27"/>
          <w:szCs w:val="27"/>
        </w:rPr>
        <mc:AlternateContent>
          <mc:Choice Requires="wps">
            <w:drawing>
              <wp:inline distT="0" distB="0" distL="0" distR="0" wp14:anchorId="2BC4DE6A" wp14:editId="2F981830">
                <wp:extent cx="304800" cy="304800"/>
                <wp:effectExtent l="0" t="0" r="0" b="0"/>
                <wp:docPr id="121" name="Rectangle 1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A08A8" id="Rectangle 1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9cwwIAAMgFAAAOAAAAZHJzL2Uyb0RvYy54bWysVFtu1DAU/UdiD5b/0zzqeSRqpmonE4RU&#10;oKKwAE/iTCwSO9ieyRTEHz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Qs&#10;r1z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manage.py</w:t>
      </w:r>
      <w:r>
        <w:rPr>
          <w:rFonts w:ascii="Georgia" w:hAnsi="Georgia"/>
          <w:spacing w:val="2"/>
          <w:sz w:val="27"/>
          <w:szCs w:val="27"/>
        </w:rPr>
        <w:t> adalah program untuk mengelola project Django. Kita akan sering mengeksekusi </w:t>
      </w:r>
      <w:r>
        <w:rPr>
          <w:rFonts w:ascii="Georgia" w:hAnsi="Georgia"/>
          <w:noProof/>
          <w:spacing w:val="2"/>
          <w:sz w:val="27"/>
          <w:szCs w:val="27"/>
        </w:rPr>
        <mc:AlternateContent>
          <mc:Choice Requires="wps">
            <w:drawing>
              <wp:inline distT="0" distB="0" distL="0" distR="0" wp14:anchorId="3A954E91" wp14:editId="6BD59989">
                <wp:extent cx="304800" cy="304800"/>
                <wp:effectExtent l="0" t="0" r="0" b="0"/>
                <wp:docPr id="120" name="Rectangle 1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DD2A1" id="Rectangle 12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OU38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manage.py</w:t>
      </w:r>
      <w:r>
        <w:rPr>
          <w:rFonts w:ascii="Georgia" w:hAnsi="Georgia"/>
          <w:spacing w:val="2"/>
          <w:sz w:val="27"/>
          <w:szCs w:val="27"/>
        </w:rPr>
        <w:t> saat ingin melakukan sesuatu terhadap project, misalnya: menjalankan server, melakukan migrasi, menciptakan sesuatu, dll.</w:t>
      </w:r>
    </w:p>
    <w:p w14:paraId="5C82D05F" w14:textId="08BBCAA6"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File </w:t>
      </w:r>
      <w:r>
        <w:rPr>
          <w:rFonts w:ascii="Georgia" w:hAnsi="Georgia"/>
          <w:noProof/>
          <w:spacing w:val="2"/>
          <w:sz w:val="27"/>
          <w:szCs w:val="27"/>
        </w:rPr>
        <mc:AlternateContent>
          <mc:Choice Requires="wps">
            <w:drawing>
              <wp:inline distT="0" distB="0" distL="0" distR="0" wp14:anchorId="0CF3E426" wp14:editId="6FFAEF50">
                <wp:extent cx="304800" cy="304800"/>
                <wp:effectExtent l="0" t="0" r="0" b="0"/>
                <wp:docPr id="119" name="Rectangle 1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45E3F" id="Rectangle 1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cOwwIAAMgFAAAOAAAAZHJzL2Uyb0RvYy54bWysVFtu1DAU/UdiD5b/0zzqeSRqpmonE4RU&#10;oKKwAE/iTCwSO9ieyRTEHz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Xk&#10;1w7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mysite/__init__.py</w:t>
      </w:r>
      <w:r>
        <w:rPr>
          <w:rFonts w:ascii="Georgia" w:hAnsi="Georgia"/>
          <w:spacing w:val="2"/>
          <w:sz w:val="27"/>
          <w:szCs w:val="27"/>
        </w:rPr>
        <w:t> adalah sebuah file kosong yang menyatakan direktori ini adalah sebuah paket </w:t>
      </w:r>
      <w:r>
        <w:rPr>
          <w:rStyle w:val="Emphasis"/>
          <w:rFonts w:ascii="Georgia" w:hAnsi="Georgia"/>
          <w:spacing w:val="2"/>
          <w:sz w:val="27"/>
          <w:szCs w:val="27"/>
        </w:rPr>
        <w:t>(python package)</w:t>
      </w:r>
      <w:r>
        <w:rPr>
          <w:rFonts w:ascii="Georgia" w:hAnsi="Georgia"/>
          <w:spacing w:val="2"/>
          <w:sz w:val="27"/>
          <w:szCs w:val="27"/>
        </w:rPr>
        <w:t>.</w:t>
      </w:r>
    </w:p>
    <w:p w14:paraId="2180A9CD" w14:textId="16C872B0"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File </w:t>
      </w:r>
      <w:r>
        <w:rPr>
          <w:rFonts w:ascii="Georgia" w:hAnsi="Georgia"/>
          <w:noProof/>
          <w:spacing w:val="2"/>
          <w:sz w:val="27"/>
          <w:szCs w:val="27"/>
        </w:rPr>
        <mc:AlternateContent>
          <mc:Choice Requires="wps">
            <w:drawing>
              <wp:inline distT="0" distB="0" distL="0" distR="0" wp14:anchorId="0384469F" wp14:editId="518FDAC4">
                <wp:extent cx="304800" cy="304800"/>
                <wp:effectExtent l="0" t="0" r="0" b="0"/>
                <wp:docPr id="118" name="Rectangle 1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B9475" id="Rectangle 1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WuwwIAAMgFAAAOAAAAZHJzL2Uyb0RvYy54bWysVFtu1DAU/UdiD5b/0zzqeSRqpmonE4RU&#10;oKKwAE/iTCwSO9ieyRTEHz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fx&#10;Na7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mysite/settings.py</w:t>
      </w:r>
      <w:r>
        <w:rPr>
          <w:rFonts w:ascii="Georgia" w:hAnsi="Georgia"/>
          <w:spacing w:val="2"/>
          <w:sz w:val="27"/>
          <w:szCs w:val="27"/>
        </w:rPr>
        <w:t> adalah tempat kita mengkonfigurasi project.</w:t>
      </w:r>
    </w:p>
    <w:p w14:paraId="5FFED66B" w14:textId="1CFB8C44"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File </w:t>
      </w:r>
      <w:r>
        <w:rPr>
          <w:rFonts w:ascii="Georgia" w:hAnsi="Georgia"/>
          <w:noProof/>
          <w:spacing w:val="2"/>
          <w:sz w:val="27"/>
          <w:szCs w:val="27"/>
        </w:rPr>
        <mc:AlternateContent>
          <mc:Choice Requires="wps">
            <w:drawing>
              <wp:inline distT="0" distB="0" distL="0" distR="0" wp14:anchorId="0495F9D0" wp14:editId="3C7CDB73">
                <wp:extent cx="304800" cy="304800"/>
                <wp:effectExtent l="0" t="0" r="0" b="0"/>
                <wp:docPr id="117" name="Rectangle 1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312C9" id="Rectangle 1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59wwIAAMgFAAAOAAAAZHJzL2Uyb0RvYy54bWysVFtu1DAU/UdiD5b/0zzqeSRqpmonE4RU&#10;oKKwAE/iTCwSO9ieyRTEHz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wu&#10;Pn3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mysite/urls.py</w:t>
      </w:r>
      <w:r>
        <w:rPr>
          <w:rFonts w:ascii="Georgia" w:hAnsi="Georgia"/>
          <w:spacing w:val="2"/>
          <w:sz w:val="27"/>
          <w:szCs w:val="27"/>
        </w:rPr>
        <w:t> adalah tempat kita mendeklarasikan URL.</w:t>
      </w:r>
    </w:p>
    <w:p w14:paraId="4E74A282" w14:textId="4844C88C" w:rsidR="00FD21A2" w:rsidRDefault="00FD21A2" w:rsidP="00C02352">
      <w:pPr>
        <w:numPr>
          <w:ilvl w:val="0"/>
          <w:numId w:val="61"/>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File </w:t>
      </w:r>
      <w:r>
        <w:rPr>
          <w:rFonts w:ascii="Georgia" w:hAnsi="Georgia"/>
          <w:noProof/>
          <w:spacing w:val="2"/>
          <w:sz w:val="27"/>
          <w:szCs w:val="27"/>
        </w:rPr>
        <mc:AlternateContent>
          <mc:Choice Requires="wps">
            <w:drawing>
              <wp:inline distT="0" distB="0" distL="0" distR="0" wp14:anchorId="089D4EF2" wp14:editId="5A2493BE">
                <wp:extent cx="304800" cy="304800"/>
                <wp:effectExtent l="0" t="0" r="0" b="0"/>
                <wp:docPr id="116" name="Rectangle 1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AF452" id="Rectangle 1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9zdwwIAAMgFAAAOAAAAZHJzL2Uyb0RvYy54bWysVFtu1DAU/UdiD5b/0zzqeSRqpmonE4RU&#10;oKKwAE/iTCwSO9ieyRTEHztgAW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47&#10;3N3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Georgia" w:hAnsi="Georgia"/>
          <w:spacing w:val="2"/>
          <w:sz w:val="27"/>
          <w:szCs w:val="27"/>
        </w:rPr>
        <w:t> </w:t>
      </w:r>
      <w:r>
        <w:rPr>
          <w:rStyle w:val="HTMLCode"/>
          <w:rFonts w:ascii="Consolas" w:eastAsiaTheme="minorHAnsi" w:hAnsi="Consolas"/>
          <w:color w:val="E83E8C"/>
          <w:spacing w:val="2"/>
          <w:sz w:val="24"/>
          <w:szCs w:val="24"/>
        </w:rPr>
        <w:t>mysite/wsgi.py</w:t>
      </w:r>
      <w:r>
        <w:rPr>
          <w:rFonts w:ascii="Georgia" w:hAnsi="Georgia"/>
          <w:spacing w:val="2"/>
          <w:sz w:val="27"/>
          <w:szCs w:val="27"/>
        </w:rPr>
        <w:t> adalah entri point untuk WSGI-compatible</w:t>
      </w:r>
    </w:p>
    <w:p w14:paraId="6B8B34AF"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lastRenderedPageBreak/>
        <w:t>Bagaimana Konsep Kerja Django?</w:t>
      </w:r>
    </w:p>
    <w:p w14:paraId="56710726" w14:textId="4C17AA06"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15EA5E1A" wp14:editId="5F43EE3E">
            <wp:extent cx="4206875" cy="2969895"/>
            <wp:effectExtent l="0" t="0" r="3175" b="1905"/>
            <wp:docPr id="115" name="Picture 115" descr="Konsep Kerj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Konsep Kerja Django"/>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206875" cy="2969895"/>
                    </a:xfrm>
                    <a:prstGeom prst="rect">
                      <a:avLst/>
                    </a:prstGeom>
                    <a:noFill/>
                    <a:ln>
                      <a:noFill/>
                    </a:ln>
                  </pic:spPr>
                </pic:pic>
              </a:graphicData>
            </a:graphic>
          </wp:inline>
        </w:drawing>
      </w:r>
    </w:p>
    <w:p w14:paraId="492C1419"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Setiap</w:t>
      </w:r>
      <w:proofErr w:type="spellEnd"/>
      <w:r>
        <w:rPr>
          <w:rFonts w:ascii="Georgia" w:hAnsi="Georgia"/>
          <w:spacing w:val="2"/>
          <w:sz w:val="27"/>
          <w:szCs w:val="27"/>
        </w:rPr>
        <w:t> </w:t>
      </w:r>
      <w:r>
        <w:rPr>
          <w:rStyle w:val="Emphasis"/>
          <w:rFonts w:ascii="Georgia" w:hAnsi="Georgia"/>
          <w:spacing w:val="2"/>
          <w:sz w:val="27"/>
          <w:szCs w:val="27"/>
        </w:rPr>
        <w:t>request</w:t>
      </w:r>
      <w:r>
        <w:rPr>
          <w:rFonts w:ascii="Georgia" w:hAnsi="Georgia"/>
          <w:spacing w:val="2"/>
          <w:sz w:val="27"/>
          <w:szCs w:val="27"/>
        </w:rPr>
        <w:t> </w:t>
      </w:r>
      <w:proofErr w:type="spellStart"/>
      <w:r>
        <w:rPr>
          <w:rFonts w:ascii="Georgia" w:hAnsi="Georgia"/>
          <w:spacing w:val="2"/>
          <w:sz w:val="27"/>
          <w:szCs w:val="27"/>
        </w:rPr>
        <w:t>dari</w:t>
      </w:r>
      <w:proofErr w:type="spellEnd"/>
      <w:r>
        <w:rPr>
          <w:rFonts w:ascii="Georgia" w:hAnsi="Georgia"/>
          <w:spacing w:val="2"/>
          <w:sz w:val="27"/>
          <w:szCs w:val="27"/>
        </w:rPr>
        <w:t> </w:t>
      </w:r>
      <w:r>
        <w:rPr>
          <w:rStyle w:val="Emphasis"/>
          <w:rFonts w:ascii="Georgia" w:hAnsi="Georgia"/>
          <w:spacing w:val="2"/>
          <w:sz w:val="27"/>
          <w:szCs w:val="27"/>
        </w:rPr>
        <w:t>client</w:t>
      </w:r>
      <w:r>
        <w:rPr>
          <w:rFonts w:ascii="Georgia" w:hAnsi="Georgia"/>
          <w:spacing w:val="2"/>
          <w:sz w:val="27"/>
          <w:szCs w:val="27"/>
        </w:rPr>
        <w:t>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diproses</w:t>
      </w:r>
      <w:proofErr w:type="spellEnd"/>
      <w:r>
        <w:rPr>
          <w:rFonts w:ascii="Georgia" w:hAnsi="Georgia"/>
          <w:spacing w:val="2"/>
          <w:sz w:val="27"/>
          <w:szCs w:val="27"/>
        </w:rPr>
        <w:t xml:space="preserve"> </w:t>
      </w:r>
      <w:proofErr w:type="spellStart"/>
      <w:r>
        <w:rPr>
          <w:rFonts w:ascii="Georgia" w:hAnsi="Georgia"/>
          <w:spacing w:val="2"/>
          <w:sz w:val="27"/>
          <w:szCs w:val="27"/>
        </w:rPr>
        <w:t>pertama</w:t>
      </w:r>
      <w:proofErr w:type="spellEnd"/>
      <w:r>
        <w:rPr>
          <w:rFonts w:ascii="Georgia" w:hAnsi="Georgia"/>
          <w:spacing w:val="2"/>
          <w:sz w:val="27"/>
          <w:szCs w:val="27"/>
        </w:rPr>
        <w:t xml:space="preserve"> kali oleh </w:t>
      </w:r>
      <w:r>
        <w:rPr>
          <w:rStyle w:val="HTMLCode"/>
          <w:rFonts w:ascii="Consolas" w:hAnsi="Consolas"/>
          <w:color w:val="E83E8C"/>
          <w:spacing w:val="2"/>
        </w:rPr>
        <w:t>urls.py</w:t>
      </w:r>
      <w:r>
        <w:rPr>
          <w:rFonts w:ascii="Georgia" w:hAnsi="Georgia"/>
          <w:spacing w:val="2"/>
          <w:sz w:val="27"/>
          <w:szCs w:val="27"/>
        </w:rPr>
        <w:t xml:space="preserve">, </w:t>
      </w:r>
      <w:proofErr w:type="spellStart"/>
      <w:r>
        <w:rPr>
          <w:rFonts w:ascii="Georgia" w:hAnsi="Georgia"/>
          <w:spacing w:val="2"/>
          <w:sz w:val="27"/>
          <w:szCs w:val="27"/>
        </w:rPr>
        <w:t>karena</w:t>
      </w:r>
      <w:proofErr w:type="spellEnd"/>
      <w:r>
        <w:rPr>
          <w:rFonts w:ascii="Georgia" w:hAnsi="Georgia"/>
          <w:spacing w:val="2"/>
          <w:sz w:val="27"/>
          <w:szCs w:val="27"/>
        </w:rPr>
        <w:t xml:space="preserve"> di </w:t>
      </w:r>
      <w:proofErr w:type="spellStart"/>
      <w:r>
        <w:rPr>
          <w:rFonts w:ascii="Georgia" w:hAnsi="Georgia"/>
          <w:spacing w:val="2"/>
          <w:sz w:val="27"/>
          <w:szCs w:val="27"/>
        </w:rPr>
        <w:t>sini</w:t>
      </w:r>
      <w:proofErr w:type="spellEnd"/>
      <w:r>
        <w:rPr>
          <w:rFonts w:ascii="Georgia" w:hAnsi="Georgia"/>
          <w:spacing w:val="2"/>
          <w:sz w:val="27"/>
          <w:szCs w:val="27"/>
        </w:rPr>
        <w:t xml:space="preserve"> </w:t>
      </w:r>
      <w:proofErr w:type="spellStart"/>
      <w:r>
        <w:rPr>
          <w:rFonts w:ascii="Georgia" w:hAnsi="Georgia"/>
          <w:spacing w:val="2"/>
          <w:sz w:val="27"/>
          <w:szCs w:val="27"/>
        </w:rPr>
        <w:t>berisi</w:t>
      </w:r>
      <w:proofErr w:type="spellEnd"/>
      <w:r>
        <w:rPr>
          <w:rFonts w:ascii="Georgia" w:hAnsi="Georgia"/>
          <w:spacing w:val="2"/>
          <w:sz w:val="27"/>
          <w:szCs w:val="27"/>
        </w:rPr>
        <w:t xml:space="preserve"> </w:t>
      </w:r>
      <w:proofErr w:type="spellStart"/>
      <w:r>
        <w:rPr>
          <w:rFonts w:ascii="Georgia" w:hAnsi="Georgia"/>
          <w:spacing w:val="2"/>
          <w:sz w:val="27"/>
          <w:szCs w:val="27"/>
        </w:rPr>
        <w:t>definisi</w:t>
      </w:r>
      <w:proofErr w:type="spellEnd"/>
      <w:r>
        <w:rPr>
          <w:rFonts w:ascii="Georgia" w:hAnsi="Georgia"/>
          <w:spacing w:val="2"/>
          <w:sz w:val="27"/>
          <w:szCs w:val="27"/>
        </w:rPr>
        <w:t xml:space="preserve"> </w:t>
      </w:r>
      <w:proofErr w:type="spellStart"/>
      <w:r>
        <w:rPr>
          <w:rFonts w:ascii="Georgia" w:hAnsi="Georgia"/>
          <w:spacing w:val="2"/>
          <w:sz w:val="27"/>
          <w:szCs w:val="27"/>
        </w:rPr>
        <w:t>alamat</w:t>
      </w:r>
      <w:proofErr w:type="spellEnd"/>
      <w:r>
        <w:rPr>
          <w:rFonts w:ascii="Georgia" w:hAnsi="Georgia"/>
          <w:spacing w:val="2"/>
          <w:sz w:val="27"/>
          <w:szCs w:val="27"/>
        </w:rPr>
        <w:t xml:space="preserve"> URL </w:t>
      </w:r>
      <w:r>
        <w:rPr>
          <w:rStyle w:val="Emphasis"/>
          <w:rFonts w:ascii="Georgia" w:hAnsi="Georgia"/>
          <w:spacing w:val="2"/>
          <w:sz w:val="27"/>
          <w:szCs w:val="27"/>
        </w:rPr>
        <w:t>(route)</w:t>
      </w:r>
      <w:r>
        <w:rPr>
          <w:rFonts w:ascii="Georgia" w:hAnsi="Georgia"/>
          <w:spacing w:val="2"/>
          <w:sz w:val="27"/>
          <w:szCs w:val="27"/>
        </w:rPr>
        <w:t xml:space="preserve"> dan </w:t>
      </w:r>
      <w:proofErr w:type="spellStart"/>
      <w:r>
        <w:rPr>
          <w:rFonts w:ascii="Georgia" w:hAnsi="Georgia"/>
          <w:spacing w:val="2"/>
          <w:sz w:val="27"/>
          <w:szCs w:val="27"/>
        </w:rPr>
        <w:t>fungsi</w:t>
      </w:r>
      <w:proofErr w:type="spellEnd"/>
      <w:r>
        <w:rPr>
          <w:rFonts w:ascii="Georgia" w:hAnsi="Georgia"/>
          <w:spacing w:val="2"/>
          <w:sz w:val="27"/>
          <w:szCs w:val="27"/>
        </w:rPr>
        <w:t xml:space="preserve"> yang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dieksekusi</w:t>
      </w:r>
      <w:proofErr w:type="spellEnd"/>
      <w:r>
        <w:rPr>
          <w:rFonts w:ascii="Georgia" w:hAnsi="Georgia"/>
          <w:spacing w:val="2"/>
          <w:sz w:val="27"/>
          <w:szCs w:val="27"/>
        </w:rPr>
        <w:t xml:space="preserve"> di </w:t>
      </w:r>
      <w:proofErr w:type="spellStart"/>
      <w:r>
        <w:rPr>
          <w:rFonts w:ascii="Georgia" w:hAnsi="Georgia"/>
          <w:spacing w:val="2"/>
          <w:sz w:val="27"/>
          <w:szCs w:val="27"/>
        </w:rPr>
        <w:t>setiap</w:t>
      </w:r>
      <w:proofErr w:type="spellEnd"/>
      <w:r>
        <w:rPr>
          <w:rFonts w:ascii="Georgia" w:hAnsi="Georgia"/>
          <w:spacing w:val="2"/>
          <w:sz w:val="27"/>
          <w:szCs w:val="27"/>
        </w:rPr>
        <w:t xml:space="preserve"> </w:t>
      </w:r>
      <w:proofErr w:type="spellStart"/>
      <w:r>
        <w:rPr>
          <w:rFonts w:ascii="Georgia" w:hAnsi="Georgia"/>
          <w:spacing w:val="2"/>
          <w:sz w:val="27"/>
          <w:szCs w:val="27"/>
        </w:rPr>
        <w:t>rute</w:t>
      </w:r>
      <w:proofErr w:type="spellEnd"/>
      <w:r>
        <w:rPr>
          <w:rFonts w:ascii="Georgia" w:hAnsi="Georgia"/>
          <w:spacing w:val="2"/>
          <w:sz w:val="27"/>
          <w:szCs w:val="27"/>
        </w:rPr>
        <w:t>. </w:t>
      </w:r>
      <w:hyperlink r:id="rId258" w:anchor="fn:2" w:history="1">
        <w:r>
          <w:rPr>
            <w:rStyle w:val="Hyperlink"/>
            <w:rFonts w:ascii="Georgia" w:hAnsi="Georgia"/>
            <w:color w:val="00C7B7"/>
            <w:spacing w:val="2"/>
            <w:sz w:val="20"/>
            <w:szCs w:val="20"/>
            <w:u w:val="none"/>
            <w:vertAlign w:val="superscript"/>
          </w:rPr>
          <w:t>2</w:t>
        </w:r>
      </w:hyperlink>
    </w:p>
    <w:p w14:paraId="3B0BCE03"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Berikutnya</w:t>
      </w:r>
      <w:proofErr w:type="spellEnd"/>
      <w:r>
        <w:rPr>
          <w:rFonts w:ascii="Georgia" w:hAnsi="Georgia"/>
          <w:spacing w:val="2"/>
          <w:sz w:val="27"/>
          <w:szCs w:val="27"/>
        </w:rPr>
        <w:t xml:space="preserve">, </w:t>
      </w:r>
      <w:proofErr w:type="spellStart"/>
      <w:r>
        <w:rPr>
          <w:rFonts w:ascii="Georgia" w:hAnsi="Georgia"/>
          <w:spacing w:val="2"/>
          <w:sz w:val="27"/>
          <w:szCs w:val="27"/>
        </w:rPr>
        <w:t>fungsi</w:t>
      </w:r>
      <w:proofErr w:type="spellEnd"/>
      <w:r>
        <w:rPr>
          <w:rFonts w:ascii="Georgia" w:hAnsi="Georgia"/>
          <w:spacing w:val="2"/>
          <w:sz w:val="27"/>
          <w:szCs w:val="27"/>
        </w:rPr>
        <w:t xml:space="preserve"> yang </w:t>
      </w:r>
      <w:proofErr w:type="spellStart"/>
      <w:r>
        <w:rPr>
          <w:rFonts w:ascii="Georgia" w:hAnsi="Georgia"/>
          <w:spacing w:val="2"/>
          <w:sz w:val="27"/>
          <w:szCs w:val="27"/>
        </w:rPr>
        <w:t>ada</w:t>
      </w:r>
      <w:proofErr w:type="spellEnd"/>
      <w:r>
        <w:rPr>
          <w:rFonts w:ascii="Georgia" w:hAnsi="Georgia"/>
          <w:spacing w:val="2"/>
          <w:sz w:val="27"/>
          <w:szCs w:val="27"/>
        </w:rPr>
        <w:t xml:space="preserve"> di </w:t>
      </w:r>
      <w:r>
        <w:rPr>
          <w:rStyle w:val="HTMLCode"/>
          <w:rFonts w:ascii="Consolas" w:hAnsi="Consolas"/>
          <w:color w:val="E83E8C"/>
          <w:spacing w:val="2"/>
        </w:rPr>
        <w:t>views.py</w:t>
      </w:r>
      <w:r>
        <w:rPr>
          <w:rFonts w:ascii="Georgia" w:hAnsi="Georgia"/>
          <w:spacing w:val="2"/>
          <w:sz w:val="27"/>
          <w:szCs w:val="27"/>
        </w:rPr>
        <w:t>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melakukan</w:t>
      </w:r>
      <w:proofErr w:type="spellEnd"/>
      <w:r>
        <w:rPr>
          <w:rFonts w:ascii="Georgia" w:hAnsi="Georgia"/>
          <w:spacing w:val="2"/>
          <w:sz w:val="27"/>
          <w:szCs w:val="27"/>
        </w:rPr>
        <w:t xml:space="preserve"> </w:t>
      </w:r>
      <w:proofErr w:type="spellStart"/>
      <w:r>
        <w:rPr>
          <w:rFonts w:ascii="Georgia" w:hAnsi="Georgia"/>
          <w:spacing w:val="2"/>
          <w:sz w:val="27"/>
          <w:szCs w:val="27"/>
        </w:rPr>
        <w:t>pemrosesan</w:t>
      </w:r>
      <w:proofErr w:type="spellEnd"/>
      <w:r>
        <w:rPr>
          <w:rFonts w:ascii="Georgia" w:hAnsi="Georgia"/>
          <w:spacing w:val="2"/>
          <w:sz w:val="27"/>
          <w:szCs w:val="27"/>
        </w:rPr>
        <w:t xml:space="preserve"> </w:t>
      </w:r>
      <w:proofErr w:type="spellStart"/>
      <w:r>
        <w:rPr>
          <w:rFonts w:ascii="Georgia" w:hAnsi="Georgia"/>
          <w:spacing w:val="2"/>
          <w:sz w:val="27"/>
          <w:szCs w:val="27"/>
        </w:rPr>
        <w:t>seperti</w:t>
      </w:r>
      <w:proofErr w:type="spellEnd"/>
      <w:r>
        <w:rPr>
          <w:rFonts w:ascii="Georgia" w:hAnsi="Georgia"/>
          <w:spacing w:val="2"/>
          <w:sz w:val="27"/>
          <w:szCs w:val="27"/>
        </w:rPr>
        <w:t>:</w:t>
      </w:r>
    </w:p>
    <w:p w14:paraId="4EEB1524" w14:textId="77777777" w:rsidR="00FD21A2" w:rsidRDefault="00FD21A2" w:rsidP="00C02352">
      <w:pPr>
        <w:numPr>
          <w:ilvl w:val="0"/>
          <w:numId w:val="62"/>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Tulis data atau ambil data dari Model</w:t>
      </w:r>
    </w:p>
    <w:p w14:paraId="2B96EDEE" w14:textId="77777777" w:rsidR="00FD21A2" w:rsidRDefault="00FD21A2" w:rsidP="00C02352">
      <w:pPr>
        <w:numPr>
          <w:ilvl w:val="0"/>
          <w:numId w:val="62"/>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Racik tampilan data dengan template HTML</w:t>
      </w:r>
    </w:p>
    <w:p w14:paraId="583293DC" w14:textId="77777777" w:rsidR="00FD21A2" w:rsidRDefault="00FD21A2" w:rsidP="00C02352">
      <w:pPr>
        <w:numPr>
          <w:ilvl w:val="0"/>
          <w:numId w:val="62"/>
        </w:numPr>
        <w:shd w:val="clear" w:color="auto" w:fill="FFFFFF"/>
        <w:spacing w:before="100" w:beforeAutospacing="1" w:after="100" w:afterAutospacing="1" w:line="240" w:lineRule="auto"/>
        <w:rPr>
          <w:rFonts w:ascii="Georgia" w:hAnsi="Georgia"/>
          <w:spacing w:val="2"/>
          <w:sz w:val="27"/>
          <w:szCs w:val="27"/>
        </w:rPr>
      </w:pPr>
      <w:r>
        <w:rPr>
          <w:rFonts w:ascii="Georgia" w:hAnsi="Georgia"/>
          <w:spacing w:val="2"/>
          <w:sz w:val="27"/>
          <w:szCs w:val="27"/>
        </w:rPr>
        <w:t>Kirim </w:t>
      </w:r>
      <w:r>
        <w:rPr>
          <w:rStyle w:val="Emphasis"/>
          <w:rFonts w:ascii="Georgia" w:hAnsi="Georgia"/>
          <w:spacing w:val="2"/>
          <w:sz w:val="27"/>
          <w:szCs w:val="27"/>
        </w:rPr>
        <w:t>HTTP Response</w:t>
      </w:r>
      <w:r>
        <w:rPr>
          <w:rFonts w:ascii="Georgia" w:hAnsi="Georgia"/>
          <w:spacing w:val="2"/>
          <w:sz w:val="27"/>
          <w:szCs w:val="27"/>
        </w:rPr>
        <w:t> ke </w:t>
      </w:r>
      <w:r>
        <w:rPr>
          <w:rStyle w:val="Emphasis"/>
          <w:rFonts w:ascii="Georgia" w:hAnsi="Georgia"/>
          <w:spacing w:val="2"/>
          <w:sz w:val="27"/>
          <w:szCs w:val="27"/>
        </w:rPr>
        <w:t>client</w:t>
      </w:r>
    </w:p>
    <w:p w14:paraId="275F34F1" w14:textId="77777777" w:rsidR="00FD21A2" w:rsidRDefault="00FD21A2" w:rsidP="00FD21A2">
      <w:pPr>
        <w:pStyle w:val="Heading2"/>
        <w:shd w:val="clear" w:color="auto" w:fill="FFFFFF"/>
        <w:rPr>
          <w:rFonts w:ascii="Arial" w:hAnsi="Arial" w:cs="Arial"/>
          <w:spacing w:val="2"/>
          <w:sz w:val="36"/>
          <w:szCs w:val="36"/>
        </w:rPr>
      </w:pPr>
      <w:r>
        <w:rPr>
          <w:rFonts w:ascii="Arial" w:hAnsi="Arial" w:cs="Arial"/>
          <w:spacing w:val="2"/>
        </w:rPr>
        <w:t>Menjalankan Server Django</w:t>
      </w:r>
    </w:p>
    <w:p w14:paraId="0A7EC91C"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Django </w:t>
      </w:r>
      <w:proofErr w:type="spellStart"/>
      <w:r>
        <w:rPr>
          <w:rFonts w:ascii="Georgia" w:hAnsi="Georgia"/>
          <w:spacing w:val="2"/>
          <w:sz w:val="27"/>
          <w:szCs w:val="27"/>
        </w:rPr>
        <w:t>memiliki</w:t>
      </w:r>
      <w:proofErr w:type="spellEnd"/>
      <w:r>
        <w:rPr>
          <w:rFonts w:ascii="Georgia" w:hAnsi="Georgia"/>
          <w:spacing w:val="2"/>
          <w:sz w:val="27"/>
          <w:szCs w:val="27"/>
        </w:rPr>
        <w:t xml:space="preserve"> server yang </w:t>
      </w:r>
      <w:proofErr w:type="spellStart"/>
      <w:r>
        <w:rPr>
          <w:rFonts w:ascii="Georgia" w:hAnsi="Georgia"/>
          <w:spacing w:val="2"/>
          <w:sz w:val="27"/>
          <w:szCs w:val="27"/>
        </w:rPr>
        <w:t>digunakan</w:t>
      </w:r>
      <w:proofErr w:type="spellEnd"/>
      <w:r>
        <w:rPr>
          <w:rFonts w:ascii="Georgia" w:hAnsi="Georgia"/>
          <w:spacing w:val="2"/>
          <w:sz w:val="27"/>
          <w:szCs w:val="27"/>
        </w:rPr>
        <w:t xml:space="preserve"> </w:t>
      </w:r>
      <w:proofErr w:type="spellStart"/>
      <w:r>
        <w:rPr>
          <w:rFonts w:ascii="Georgia" w:hAnsi="Georgia"/>
          <w:spacing w:val="2"/>
          <w:sz w:val="27"/>
          <w:szCs w:val="27"/>
        </w:rPr>
        <w:t>untuk</w:t>
      </w:r>
      <w:proofErr w:type="spellEnd"/>
      <w:r>
        <w:rPr>
          <w:rFonts w:ascii="Georgia" w:hAnsi="Georgia"/>
          <w:spacing w:val="2"/>
          <w:sz w:val="27"/>
          <w:szCs w:val="27"/>
        </w:rPr>
        <w:t> </w:t>
      </w:r>
      <w:r>
        <w:rPr>
          <w:rStyle w:val="Emphasis"/>
          <w:rFonts w:ascii="Georgia" w:hAnsi="Georgia"/>
          <w:spacing w:val="2"/>
          <w:sz w:val="27"/>
          <w:szCs w:val="27"/>
        </w:rPr>
        <w:t>development</w:t>
      </w:r>
      <w:r>
        <w:rPr>
          <w:rFonts w:ascii="Georgia" w:hAnsi="Georgia"/>
          <w:spacing w:val="2"/>
          <w:sz w:val="27"/>
          <w:szCs w:val="27"/>
        </w:rPr>
        <w:t>.</w:t>
      </w:r>
    </w:p>
    <w:p w14:paraId="3CF5FC8E" w14:textId="77777777"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spacing w:val="2"/>
          <w:sz w:val="27"/>
          <w:szCs w:val="27"/>
        </w:rPr>
        <w:t xml:space="preserve">Cara </w:t>
      </w:r>
      <w:proofErr w:type="spellStart"/>
      <w:r>
        <w:rPr>
          <w:rFonts w:ascii="Georgia" w:hAnsi="Georgia"/>
          <w:spacing w:val="2"/>
          <w:sz w:val="27"/>
          <w:szCs w:val="27"/>
        </w:rPr>
        <w:t>menjalankannya</w:t>
      </w:r>
      <w:proofErr w:type="spellEnd"/>
      <w:r>
        <w:rPr>
          <w:rFonts w:ascii="Georgia" w:hAnsi="Georgia"/>
          <w:spacing w:val="2"/>
          <w:sz w:val="27"/>
          <w:szCs w:val="27"/>
        </w:rPr>
        <w:t xml:space="preserve">, </w:t>
      </w:r>
      <w:proofErr w:type="spellStart"/>
      <w:r>
        <w:rPr>
          <w:rFonts w:ascii="Georgia" w:hAnsi="Georgia"/>
          <w:spacing w:val="2"/>
          <w:sz w:val="27"/>
          <w:szCs w:val="27"/>
        </w:rPr>
        <w:t>ketik</w:t>
      </w:r>
      <w:proofErr w:type="spellEnd"/>
      <w:r>
        <w:rPr>
          <w:rFonts w:ascii="Georgia" w:hAnsi="Georgia"/>
          <w:spacing w:val="2"/>
          <w:sz w:val="27"/>
          <w:szCs w:val="27"/>
        </w:rPr>
        <w:t xml:space="preserve"> </w:t>
      </w:r>
      <w:proofErr w:type="spellStart"/>
      <w:r>
        <w:rPr>
          <w:rFonts w:ascii="Georgia" w:hAnsi="Georgia"/>
          <w:spacing w:val="2"/>
          <w:sz w:val="27"/>
          <w:szCs w:val="27"/>
        </w:rPr>
        <w:t>perintah</w:t>
      </w:r>
      <w:proofErr w:type="spellEnd"/>
      <w:r>
        <w:rPr>
          <w:rFonts w:ascii="Georgia" w:hAnsi="Georgia"/>
          <w:spacing w:val="2"/>
          <w:sz w:val="27"/>
          <w:szCs w:val="27"/>
        </w:rPr>
        <w:t xml:space="preserve"> </w:t>
      </w:r>
      <w:proofErr w:type="spellStart"/>
      <w:r>
        <w:rPr>
          <w:rFonts w:ascii="Georgia" w:hAnsi="Georgia"/>
          <w:spacing w:val="2"/>
          <w:sz w:val="27"/>
          <w:szCs w:val="27"/>
        </w:rPr>
        <w:t>ini</w:t>
      </w:r>
      <w:proofErr w:type="spellEnd"/>
      <w:r>
        <w:rPr>
          <w:rFonts w:ascii="Georgia" w:hAnsi="Georgia"/>
          <w:spacing w:val="2"/>
          <w:sz w:val="27"/>
          <w:szCs w:val="27"/>
        </w:rPr>
        <w:t>:</w:t>
      </w:r>
    </w:p>
    <w:p w14:paraId="43E6B511" w14:textId="77777777" w:rsidR="00FD21A2" w:rsidRDefault="00FD21A2" w:rsidP="00FD21A2">
      <w:pPr>
        <w:pStyle w:val="HTMLPreformatted"/>
        <w:shd w:val="clear" w:color="auto" w:fill="282A36"/>
        <w:rPr>
          <w:rStyle w:val="HTMLCode"/>
          <w:rFonts w:ascii="Consolas" w:hAnsi="Consolas"/>
          <w:color w:val="F8F8F2"/>
          <w:spacing w:val="2"/>
        </w:rPr>
      </w:pPr>
      <w:r>
        <w:rPr>
          <w:rStyle w:val="HTMLCode"/>
          <w:rFonts w:ascii="Consolas" w:hAnsi="Consolas"/>
          <w:color w:val="F8F8F2"/>
          <w:spacing w:val="2"/>
        </w:rPr>
        <w:t xml:space="preserve">python manage.py </w:t>
      </w:r>
      <w:proofErr w:type="spellStart"/>
      <w:r>
        <w:rPr>
          <w:rStyle w:val="HTMLCode"/>
          <w:rFonts w:ascii="Consolas" w:hAnsi="Consolas"/>
          <w:color w:val="F8F8F2"/>
          <w:spacing w:val="2"/>
        </w:rPr>
        <w:t>runserver</w:t>
      </w:r>
      <w:proofErr w:type="spellEnd"/>
    </w:p>
    <w:p w14:paraId="04BD3315"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lastRenderedPageBreak/>
        <w:t>Maka</w:t>
      </w:r>
      <w:proofErr w:type="spellEnd"/>
      <w:r>
        <w:rPr>
          <w:rFonts w:ascii="Georgia" w:hAnsi="Georgia"/>
          <w:spacing w:val="2"/>
          <w:sz w:val="27"/>
          <w:szCs w:val="27"/>
        </w:rPr>
        <w:t xml:space="preserve">, server </w:t>
      </w:r>
      <w:proofErr w:type="spellStart"/>
      <w:r>
        <w:rPr>
          <w:rFonts w:ascii="Georgia" w:hAnsi="Georgia"/>
          <w:spacing w:val="2"/>
          <w:sz w:val="27"/>
          <w:szCs w:val="27"/>
        </w:rPr>
        <w:t>akan</w:t>
      </w:r>
      <w:proofErr w:type="spellEnd"/>
      <w:r>
        <w:rPr>
          <w:rFonts w:ascii="Georgia" w:hAnsi="Georgia"/>
          <w:spacing w:val="2"/>
          <w:sz w:val="27"/>
          <w:szCs w:val="27"/>
        </w:rPr>
        <w:t xml:space="preserve"> </w:t>
      </w:r>
      <w:proofErr w:type="spellStart"/>
      <w:r>
        <w:rPr>
          <w:rFonts w:ascii="Georgia" w:hAnsi="Georgia"/>
          <w:spacing w:val="2"/>
          <w:sz w:val="27"/>
          <w:szCs w:val="27"/>
        </w:rPr>
        <w:t>segera</w:t>
      </w:r>
      <w:proofErr w:type="spellEnd"/>
      <w:r>
        <w:rPr>
          <w:rFonts w:ascii="Georgia" w:hAnsi="Georgia"/>
          <w:spacing w:val="2"/>
          <w:sz w:val="27"/>
          <w:szCs w:val="27"/>
        </w:rPr>
        <w:t xml:space="preserve"> </w:t>
      </w:r>
      <w:proofErr w:type="spellStart"/>
      <w:r>
        <w:rPr>
          <w:rFonts w:ascii="Georgia" w:hAnsi="Georgia"/>
          <w:spacing w:val="2"/>
          <w:sz w:val="27"/>
          <w:szCs w:val="27"/>
        </w:rPr>
        <w:t>dijalankan</w:t>
      </w:r>
      <w:proofErr w:type="spellEnd"/>
      <w:r>
        <w:rPr>
          <w:rFonts w:ascii="Georgia" w:hAnsi="Georgia"/>
          <w:spacing w:val="2"/>
          <w:sz w:val="27"/>
          <w:szCs w:val="27"/>
        </w:rPr>
        <w:t>…</w:t>
      </w:r>
    </w:p>
    <w:p w14:paraId="695D614D" w14:textId="44C11216"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5B28CA29" wp14:editId="3FD40B44">
            <wp:extent cx="4206875" cy="2696845"/>
            <wp:effectExtent l="0" t="0" r="3175" b="8255"/>
            <wp:docPr id="114" name="Picture 114" descr="Menjalankan server django di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njalankan server django di localhos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206875" cy="2696845"/>
                    </a:xfrm>
                    <a:prstGeom prst="rect">
                      <a:avLst/>
                    </a:prstGeom>
                    <a:noFill/>
                    <a:ln>
                      <a:noFill/>
                    </a:ln>
                  </pic:spPr>
                </pic:pic>
              </a:graphicData>
            </a:graphic>
          </wp:inline>
        </w:drawing>
      </w:r>
    </w:p>
    <w:p w14:paraId="3E6ABB69"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Abaikan</w:t>
      </w:r>
      <w:proofErr w:type="spellEnd"/>
      <w:r>
        <w:rPr>
          <w:rFonts w:ascii="Georgia" w:hAnsi="Georgia"/>
          <w:spacing w:val="2"/>
          <w:sz w:val="27"/>
          <w:szCs w:val="27"/>
        </w:rPr>
        <w:t xml:space="preserve"> </w:t>
      </w:r>
      <w:proofErr w:type="spellStart"/>
      <w:r>
        <w:rPr>
          <w:rFonts w:ascii="Georgia" w:hAnsi="Georgia"/>
          <w:spacing w:val="2"/>
          <w:sz w:val="27"/>
          <w:szCs w:val="27"/>
        </w:rPr>
        <w:t>teks</w:t>
      </w:r>
      <w:proofErr w:type="spellEnd"/>
      <w:r>
        <w:rPr>
          <w:rFonts w:ascii="Georgia" w:hAnsi="Georgia"/>
          <w:spacing w:val="2"/>
          <w:sz w:val="27"/>
          <w:szCs w:val="27"/>
        </w:rPr>
        <w:t xml:space="preserve"> yang </w:t>
      </w:r>
      <w:proofErr w:type="spellStart"/>
      <w:r>
        <w:rPr>
          <w:rFonts w:ascii="Georgia" w:hAnsi="Georgia"/>
          <w:spacing w:val="2"/>
          <w:sz w:val="27"/>
          <w:szCs w:val="27"/>
        </w:rPr>
        <w:t>berwarna</w:t>
      </w:r>
      <w:proofErr w:type="spellEnd"/>
      <w:r>
        <w:rPr>
          <w:rFonts w:ascii="Georgia" w:hAnsi="Georgia"/>
          <w:spacing w:val="2"/>
          <w:sz w:val="27"/>
          <w:szCs w:val="27"/>
        </w:rPr>
        <w:t xml:space="preserve"> </w:t>
      </w:r>
      <w:proofErr w:type="spellStart"/>
      <w:r>
        <w:rPr>
          <w:rFonts w:ascii="Georgia" w:hAnsi="Georgia"/>
          <w:spacing w:val="2"/>
          <w:sz w:val="27"/>
          <w:szCs w:val="27"/>
        </w:rPr>
        <w:t>merah</w:t>
      </w:r>
      <w:proofErr w:type="spellEnd"/>
      <w:r>
        <w:rPr>
          <w:rFonts w:ascii="Georgia" w:hAnsi="Georgia"/>
          <w:spacing w:val="2"/>
          <w:sz w:val="27"/>
          <w:szCs w:val="27"/>
        </w:rPr>
        <w:t xml:space="preserve">, </w:t>
      </w:r>
      <w:proofErr w:type="spellStart"/>
      <w:r>
        <w:rPr>
          <w:rFonts w:ascii="Georgia" w:hAnsi="Georgia"/>
          <w:spacing w:val="2"/>
          <w:sz w:val="27"/>
          <w:szCs w:val="27"/>
        </w:rPr>
        <w:t>karena</w:t>
      </w:r>
      <w:proofErr w:type="spellEnd"/>
      <w:r>
        <w:rPr>
          <w:rFonts w:ascii="Georgia" w:hAnsi="Georgia"/>
          <w:spacing w:val="2"/>
          <w:sz w:val="27"/>
          <w:szCs w:val="27"/>
        </w:rPr>
        <w:t xml:space="preserve"> </w:t>
      </w:r>
      <w:proofErr w:type="spellStart"/>
      <w:r>
        <w:rPr>
          <w:rFonts w:ascii="Georgia" w:hAnsi="Georgia"/>
          <w:spacing w:val="2"/>
          <w:sz w:val="27"/>
          <w:szCs w:val="27"/>
        </w:rPr>
        <w:t>kita</w:t>
      </w:r>
      <w:proofErr w:type="spellEnd"/>
      <w:r>
        <w:rPr>
          <w:rFonts w:ascii="Georgia" w:hAnsi="Georgia"/>
          <w:spacing w:val="2"/>
          <w:sz w:val="27"/>
          <w:szCs w:val="27"/>
        </w:rPr>
        <w:t xml:space="preserve"> </w:t>
      </w:r>
      <w:proofErr w:type="spellStart"/>
      <w:r>
        <w:rPr>
          <w:rFonts w:ascii="Georgia" w:hAnsi="Georgia"/>
          <w:spacing w:val="2"/>
          <w:sz w:val="27"/>
          <w:szCs w:val="27"/>
        </w:rPr>
        <w:t>belum</w:t>
      </w:r>
      <w:proofErr w:type="spellEnd"/>
      <w:r>
        <w:rPr>
          <w:rFonts w:ascii="Georgia" w:hAnsi="Georgia"/>
          <w:spacing w:val="2"/>
          <w:sz w:val="27"/>
          <w:szCs w:val="27"/>
        </w:rPr>
        <w:t xml:space="preserve"> </w:t>
      </w:r>
      <w:proofErr w:type="spellStart"/>
      <w:r>
        <w:rPr>
          <w:rFonts w:ascii="Georgia" w:hAnsi="Georgia"/>
          <w:spacing w:val="2"/>
          <w:sz w:val="27"/>
          <w:szCs w:val="27"/>
        </w:rPr>
        <w:t>melakukan</w:t>
      </w:r>
      <w:proofErr w:type="spellEnd"/>
      <w:r>
        <w:rPr>
          <w:rFonts w:ascii="Georgia" w:hAnsi="Georgia"/>
          <w:spacing w:val="2"/>
          <w:sz w:val="27"/>
          <w:szCs w:val="27"/>
        </w:rPr>
        <w:t xml:space="preserve"> </w:t>
      </w:r>
      <w:proofErr w:type="spellStart"/>
      <w:r>
        <w:rPr>
          <w:rFonts w:ascii="Georgia" w:hAnsi="Georgia"/>
          <w:spacing w:val="2"/>
          <w:sz w:val="27"/>
          <w:szCs w:val="27"/>
        </w:rPr>
        <w:t>apapun</w:t>
      </w:r>
      <w:proofErr w:type="spellEnd"/>
      <w:r>
        <w:rPr>
          <w:rFonts w:ascii="Georgia" w:hAnsi="Georgia"/>
          <w:spacing w:val="2"/>
          <w:sz w:val="27"/>
          <w:szCs w:val="27"/>
        </w:rPr>
        <w:t xml:space="preserve"> di </w:t>
      </w:r>
      <w:proofErr w:type="spellStart"/>
      <w:r>
        <w:rPr>
          <w:rFonts w:ascii="Georgia" w:hAnsi="Georgia"/>
          <w:spacing w:val="2"/>
          <w:sz w:val="27"/>
          <w:szCs w:val="27"/>
        </w:rPr>
        <w:t>dalam</w:t>
      </w:r>
      <w:proofErr w:type="spellEnd"/>
      <w:r>
        <w:rPr>
          <w:rFonts w:ascii="Georgia" w:hAnsi="Georgia"/>
          <w:spacing w:val="2"/>
          <w:sz w:val="27"/>
          <w:szCs w:val="27"/>
        </w:rPr>
        <w:t xml:space="preserve"> project </w:t>
      </w:r>
      <w:proofErr w:type="spellStart"/>
      <w:r>
        <w:rPr>
          <w:rFonts w:ascii="Georgia" w:hAnsi="Georgia"/>
          <w:spacing w:val="2"/>
          <w:sz w:val="27"/>
          <w:szCs w:val="27"/>
        </w:rPr>
        <w:t>ini</w:t>
      </w:r>
      <w:proofErr w:type="spellEnd"/>
      <w:r>
        <w:rPr>
          <w:rFonts w:ascii="Georgia" w:hAnsi="Georgia"/>
          <w:spacing w:val="2"/>
          <w:sz w:val="27"/>
          <w:szCs w:val="27"/>
        </w:rPr>
        <w:t>.</w:t>
      </w:r>
    </w:p>
    <w:p w14:paraId="1FA48F53" w14:textId="77777777" w:rsidR="00FD21A2" w:rsidRDefault="00FD21A2" w:rsidP="00FD21A2">
      <w:pPr>
        <w:pStyle w:val="NormalWeb"/>
        <w:shd w:val="clear" w:color="auto" w:fill="FFFFFF"/>
        <w:spacing w:before="0" w:beforeAutospacing="0"/>
        <w:rPr>
          <w:rFonts w:ascii="Georgia" w:hAnsi="Georgia"/>
          <w:spacing w:val="2"/>
          <w:sz w:val="27"/>
          <w:szCs w:val="27"/>
        </w:rPr>
      </w:pPr>
      <w:proofErr w:type="spellStart"/>
      <w:r>
        <w:rPr>
          <w:rFonts w:ascii="Georgia" w:hAnsi="Georgia"/>
          <w:spacing w:val="2"/>
          <w:sz w:val="27"/>
          <w:szCs w:val="27"/>
        </w:rPr>
        <w:t>Sekarang</w:t>
      </w:r>
      <w:proofErr w:type="spellEnd"/>
      <w:r>
        <w:rPr>
          <w:rFonts w:ascii="Georgia" w:hAnsi="Georgia"/>
          <w:spacing w:val="2"/>
          <w:sz w:val="27"/>
          <w:szCs w:val="27"/>
        </w:rPr>
        <w:t xml:space="preserve"> </w:t>
      </w:r>
      <w:proofErr w:type="spellStart"/>
      <w:r>
        <w:rPr>
          <w:rFonts w:ascii="Georgia" w:hAnsi="Georgia"/>
          <w:spacing w:val="2"/>
          <w:sz w:val="27"/>
          <w:szCs w:val="27"/>
        </w:rPr>
        <w:t>coba</w:t>
      </w:r>
      <w:proofErr w:type="spellEnd"/>
      <w:r>
        <w:rPr>
          <w:rFonts w:ascii="Georgia" w:hAnsi="Georgia"/>
          <w:spacing w:val="2"/>
          <w:sz w:val="27"/>
          <w:szCs w:val="27"/>
        </w:rPr>
        <w:t xml:space="preserve"> </w:t>
      </w:r>
      <w:proofErr w:type="spellStart"/>
      <w:r>
        <w:rPr>
          <w:rFonts w:ascii="Georgia" w:hAnsi="Georgia"/>
          <w:spacing w:val="2"/>
          <w:sz w:val="27"/>
          <w:szCs w:val="27"/>
        </w:rPr>
        <w:t>buka</w:t>
      </w:r>
      <w:proofErr w:type="spellEnd"/>
      <w:r>
        <w:rPr>
          <w:rFonts w:ascii="Georgia" w:hAnsi="Georgia"/>
          <w:spacing w:val="2"/>
          <w:sz w:val="27"/>
          <w:szCs w:val="27"/>
        </w:rPr>
        <w:t xml:space="preserve"> http://localhost:8000, </w:t>
      </w:r>
      <w:proofErr w:type="spellStart"/>
      <w:r>
        <w:rPr>
          <w:rFonts w:ascii="Georgia" w:hAnsi="Georgia"/>
          <w:spacing w:val="2"/>
          <w:sz w:val="27"/>
          <w:szCs w:val="27"/>
        </w:rPr>
        <w:t>maka</w:t>
      </w:r>
      <w:proofErr w:type="spellEnd"/>
      <w:r>
        <w:rPr>
          <w:rFonts w:ascii="Georgia" w:hAnsi="Georgia"/>
          <w:spacing w:val="2"/>
          <w:sz w:val="27"/>
          <w:szCs w:val="27"/>
        </w:rPr>
        <w:t xml:space="preserve"> </w:t>
      </w:r>
      <w:proofErr w:type="spellStart"/>
      <w:r>
        <w:rPr>
          <w:rFonts w:ascii="Georgia" w:hAnsi="Georgia"/>
          <w:spacing w:val="2"/>
          <w:sz w:val="27"/>
          <w:szCs w:val="27"/>
        </w:rPr>
        <w:t>hasilnya</w:t>
      </w:r>
      <w:proofErr w:type="spellEnd"/>
      <w:r>
        <w:rPr>
          <w:rFonts w:ascii="Georgia" w:hAnsi="Georgia"/>
          <w:spacing w:val="2"/>
          <w:sz w:val="27"/>
          <w:szCs w:val="27"/>
        </w:rPr>
        <w:t>:</w:t>
      </w:r>
    </w:p>
    <w:p w14:paraId="071B3760" w14:textId="0666E703" w:rsidR="00FD21A2" w:rsidRDefault="00FD21A2" w:rsidP="00FD21A2">
      <w:pPr>
        <w:pStyle w:val="NormalWeb"/>
        <w:shd w:val="clear" w:color="auto" w:fill="FFFFFF"/>
        <w:spacing w:before="0" w:beforeAutospacing="0"/>
        <w:rPr>
          <w:rFonts w:ascii="Georgia" w:hAnsi="Georgia"/>
          <w:spacing w:val="2"/>
          <w:sz w:val="27"/>
          <w:szCs w:val="27"/>
        </w:rPr>
      </w:pPr>
      <w:r>
        <w:rPr>
          <w:rFonts w:ascii="Georgia" w:hAnsi="Georgia"/>
          <w:noProof/>
          <w:spacing w:val="2"/>
          <w:sz w:val="27"/>
          <w:szCs w:val="27"/>
        </w:rPr>
        <w:drawing>
          <wp:inline distT="0" distB="0" distL="0" distR="0" wp14:anchorId="46E06202" wp14:editId="07EC1178">
            <wp:extent cx="4206875" cy="2506980"/>
            <wp:effectExtent l="0" t="0" r="3175" b="7620"/>
            <wp:docPr id="113" name="Picture 113" descr="Website dengan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ebsite dengan Django"/>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4206875" cy="2506980"/>
                    </a:xfrm>
                    <a:prstGeom prst="rect">
                      <a:avLst/>
                    </a:prstGeom>
                    <a:noFill/>
                    <a:ln>
                      <a:noFill/>
                    </a:ln>
                  </pic:spPr>
                </pic:pic>
              </a:graphicData>
            </a:graphic>
          </wp:inline>
        </w:drawing>
      </w:r>
    </w:p>
    <w:p w14:paraId="1B9588C6" w14:textId="77777777"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p>
    <w:p w14:paraId="7FF4E517"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rPr>
      </w:pPr>
      <w:r>
        <w:rPr>
          <w:rStyle w:val="ez-toc-section"/>
          <w:rFonts w:ascii="Helvetica" w:hAnsi="Helvetica" w:cs="Helvetica"/>
          <w:color w:val="444444"/>
          <w:sz w:val="26"/>
          <w:szCs w:val="26"/>
          <w:bdr w:val="none" w:sz="0" w:space="0" w:color="auto" w:frame="1"/>
        </w:rPr>
        <w:t>B. Angular JS</w:t>
      </w:r>
    </w:p>
    <w:p w14:paraId="7105A80D" w14:textId="77777777" w:rsidR="00FD21A2" w:rsidRDefault="00FD21A2" w:rsidP="00FD21A2">
      <w:pPr>
        <w:pStyle w:val="NormalWeb"/>
        <w:shd w:val="clear" w:color="auto" w:fill="FFFFFF"/>
        <w:spacing w:before="0" w:beforeAutospacing="0" w:after="0" w:afterAutospacing="0"/>
        <w:textAlignment w:val="baseline"/>
        <w:rPr>
          <w:rFonts w:ascii="Helvetica" w:hAnsi="Helvetica" w:cs="Helvetica"/>
          <w:color w:val="2D2D2D"/>
        </w:rPr>
      </w:pPr>
      <w:r>
        <w:rPr>
          <w:rFonts w:ascii="Helvetica" w:hAnsi="Helvetica" w:cs="Helvetica"/>
          <w:color w:val="2D2D2D"/>
        </w:rPr>
        <w:t xml:space="preserve">Angular JS </w:t>
      </w:r>
      <w:proofErr w:type="spellStart"/>
      <w:r>
        <w:rPr>
          <w:rFonts w:ascii="Helvetica" w:hAnsi="Helvetica" w:cs="Helvetica"/>
          <w:color w:val="2D2D2D"/>
        </w:rPr>
        <w:t>merupakan</w:t>
      </w:r>
      <w:proofErr w:type="spellEnd"/>
      <w:r>
        <w:rPr>
          <w:rFonts w:ascii="Helvetica" w:hAnsi="Helvetica" w:cs="Helvetica"/>
          <w:color w:val="2D2D2D"/>
        </w:rPr>
        <w:t xml:space="preserve"> framework JavaScript yang </w:t>
      </w:r>
      <w:proofErr w:type="spellStart"/>
      <w:r>
        <w:rPr>
          <w:rFonts w:ascii="Helvetica" w:hAnsi="Helvetica" w:cs="Helvetica"/>
          <w:color w:val="2D2D2D"/>
        </w:rPr>
        <w:t>sengaja</w:t>
      </w:r>
      <w:proofErr w:type="spellEnd"/>
      <w:r>
        <w:rPr>
          <w:rFonts w:ascii="Helvetica" w:hAnsi="Helvetica" w:cs="Helvetica"/>
          <w:color w:val="2D2D2D"/>
        </w:rPr>
        <w:t xml:space="preserve"> </w:t>
      </w:r>
      <w:proofErr w:type="spellStart"/>
      <w:r>
        <w:rPr>
          <w:rFonts w:ascii="Helvetica" w:hAnsi="Helvetica" w:cs="Helvetica"/>
          <w:color w:val="2D2D2D"/>
        </w:rPr>
        <w:t>dirilis</w:t>
      </w:r>
      <w:proofErr w:type="spellEnd"/>
      <w:r>
        <w:rPr>
          <w:rFonts w:ascii="Helvetica" w:hAnsi="Helvetica" w:cs="Helvetica"/>
          <w:color w:val="2D2D2D"/>
        </w:rPr>
        <w:t xml:space="preserve"> oleh Google </w:t>
      </w:r>
      <w:proofErr w:type="spellStart"/>
      <w:r>
        <w:rPr>
          <w:rFonts w:ascii="Helvetica" w:hAnsi="Helvetica" w:cs="Helvetica"/>
          <w:color w:val="2D2D2D"/>
        </w:rPr>
        <w:t>dalam</w:t>
      </w:r>
      <w:proofErr w:type="spellEnd"/>
      <w:r>
        <w:rPr>
          <w:rFonts w:ascii="Helvetica" w:hAnsi="Helvetica" w:cs="Helvetica"/>
          <w:color w:val="2D2D2D"/>
        </w:rPr>
        <w:t xml:space="preserve"> </w:t>
      </w:r>
      <w:proofErr w:type="spellStart"/>
      <w:r>
        <w:rPr>
          <w:rFonts w:ascii="Helvetica" w:hAnsi="Helvetica" w:cs="Helvetica"/>
          <w:color w:val="2D2D2D"/>
        </w:rPr>
        <w:t>mengembangkan</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web. </w:t>
      </w:r>
      <w:proofErr w:type="spellStart"/>
      <w:r>
        <w:rPr>
          <w:rFonts w:ascii="Helvetica" w:hAnsi="Helvetica" w:cs="Helvetica"/>
          <w:color w:val="2D2D2D"/>
        </w:rPr>
        <w:t>Bahkan</w:t>
      </w:r>
      <w:proofErr w:type="spellEnd"/>
      <w:r>
        <w:rPr>
          <w:rFonts w:ascii="Helvetica" w:hAnsi="Helvetica" w:cs="Helvetica"/>
          <w:color w:val="2D2D2D"/>
        </w:rPr>
        <w:t xml:space="preserve">, angular </w:t>
      </w:r>
      <w:proofErr w:type="spellStart"/>
      <w:r>
        <w:rPr>
          <w:rFonts w:ascii="Helvetica" w:hAnsi="Helvetica" w:cs="Helvetica"/>
          <w:color w:val="2D2D2D"/>
        </w:rPr>
        <w:t>dapat</w:t>
      </w:r>
      <w:proofErr w:type="spellEnd"/>
      <w:r>
        <w:rPr>
          <w:rFonts w:ascii="Helvetica" w:hAnsi="Helvetica" w:cs="Helvetica"/>
          <w:color w:val="2D2D2D"/>
        </w:rPr>
        <w:t xml:space="preserve"> </w:t>
      </w:r>
      <w:proofErr w:type="spellStart"/>
      <w:r>
        <w:rPr>
          <w:rFonts w:ascii="Helvetica" w:hAnsi="Helvetica" w:cs="Helvetica"/>
          <w:color w:val="2D2D2D"/>
        </w:rPr>
        <w:t>membangun</w:t>
      </w:r>
      <w:proofErr w:type="spellEnd"/>
      <w:r>
        <w:rPr>
          <w:rFonts w:ascii="Helvetica" w:hAnsi="Helvetica" w:cs="Helvetica"/>
          <w:color w:val="2D2D2D"/>
        </w:rPr>
        <w:t xml:space="preserve"> </w:t>
      </w:r>
      <w:proofErr w:type="spellStart"/>
      <w:r>
        <w:rPr>
          <w:rFonts w:ascii="Helvetica" w:hAnsi="Helvetica" w:cs="Helvetica"/>
          <w:color w:val="2D2D2D"/>
        </w:rPr>
        <w:t>halaman</w:t>
      </w:r>
      <w:proofErr w:type="spellEnd"/>
      <w:r>
        <w:rPr>
          <w:rFonts w:ascii="Helvetica" w:hAnsi="Helvetica" w:cs="Helvetica"/>
          <w:color w:val="2D2D2D"/>
        </w:rPr>
        <w:t xml:space="preserve"> web di </w:t>
      </w:r>
      <w:proofErr w:type="spellStart"/>
      <w:r>
        <w:rPr>
          <w:rFonts w:ascii="Helvetica" w:hAnsi="Helvetica" w:cs="Helvetica"/>
          <w:color w:val="2D2D2D"/>
        </w:rPr>
        <w:t>sisi</w:t>
      </w:r>
      <w:proofErr w:type="spellEnd"/>
      <w:r>
        <w:rPr>
          <w:rFonts w:ascii="Helvetica" w:hAnsi="Helvetica" w:cs="Helvetica"/>
          <w:color w:val="2D2D2D"/>
        </w:rPr>
        <w:t> </w:t>
      </w:r>
      <w:r>
        <w:rPr>
          <w:rStyle w:val="Emphasis"/>
          <w:rFonts w:ascii="inherit" w:hAnsi="inherit" w:cs="Helvetica"/>
          <w:color w:val="2D2D2D"/>
          <w:bdr w:val="none" w:sz="0" w:space="0" w:color="auto" w:frame="1"/>
        </w:rPr>
        <w:t>client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kinerja</w:t>
      </w:r>
      <w:proofErr w:type="spellEnd"/>
      <w:r>
        <w:rPr>
          <w:rFonts w:ascii="Helvetica" w:hAnsi="Helvetica" w:cs="Helvetica"/>
          <w:color w:val="2D2D2D"/>
        </w:rPr>
        <w:t xml:space="preserve"> yang </w:t>
      </w:r>
      <w:proofErr w:type="spellStart"/>
      <w:r>
        <w:rPr>
          <w:rFonts w:ascii="Helvetica" w:hAnsi="Helvetica" w:cs="Helvetica"/>
          <w:color w:val="2D2D2D"/>
        </w:rPr>
        <w:t>tinggi</w:t>
      </w:r>
      <w:proofErr w:type="spellEnd"/>
      <w:r>
        <w:rPr>
          <w:rFonts w:ascii="Helvetica" w:hAnsi="Helvetica" w:cs="Helvetica"/>
          <w:color w:val="2D2D2D"/>
        </w:rPr>
        <w:t xml:space="preserve">.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memiliki</w:t>
      </w:r>
      <w:proofErr w:type="spellEnd"/>
      <w:r>
        <w:rPr>
          <w:rFonts w:ascii="Helvetica" w:hAnsi="Helvetica" w:cs="Helvetica"/>
          <w:color w:val="2D2D2D"/>
        </w:rPr>
        <w:t xml:space="preserve"> </w:t>
      </w:r>
      <w:proofErr w:type="spellStart"/>
      <w:r>
        <w:rPr>
          <w:rFonts w:ascii="Helvetica" w:hAnsi="Helvetica" w:cs="Helvetica"/>
          <w:color w:val="2D2D2D"/>
        </w:rPr>
        <w:t>konsep</w:t>
      </w:r>
      <w:proofErr w:type="spellEnd"/>
      <w:r>
        <w:rPr>
          <w:rFonts w:ascii="Helvetica" w:hAnsi="Helvetica" w:cs="Helvetica"/>
          <w:color w:val="2D2D2D"/>
        </w:rPr>
        <w:t xml:space="preserve"> MVC (Model, View, Controller).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besar</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w:t>
      </w:r>
      <w:proofErr w:type="spellStart"/>
      <w:r>
        <w:rPr>
          <w:rFonts w:ascii="Helvetica" w:hAnsi="Helvetica" w:cs="Helvetica"/>
          <w:color w:val="2D2D2D"/>
        </w:rPr>
        <w:fldChar w:fldCharType="begin"/>
      </w:r>
      <w:r>
        <w:rPr>
          <w:rFonts w:ascii="Helvetica" w:hAnsi="Helvetica" w:cs="Helvetica"/>
          <w:color w:val="2D2D2D"/>
        </w:rPr>
        <w:instrText xml:space="preserve"> HYPERLINK "https://www.nesabamedia.com/cara-download-video-di-youtube/" \t "_blank" </w:instrText>
      </w:r>
      <w:r>
        <w:rPr>
          <w:rFonts w:ascii="Helvetica" w:hAnsi="Helvetica" w:cs="Helvetica"/>
          <w:color w:val="2D2D2D"/>
        </w:rPr>
        <w:fldChar w:fldCharType="separate"/>
      </w:r>
      <w:r>
        <w:rPr>
          <w:rStyle w:val="Hyperlink"/>
          <w:rFonts w:ascii="Helvetica" w:hAnsi="Helvetica" w:cs="Helvetica"/>
          <w:color w:val="0274BE"/>
          <w:u w:val="none"/>
          <w:bdr w:val="none" w:sz="0" w:space="0" w:color="auto" w:frame="1"/>
        </w:rPr>
        <w:t>Youtube</w:t>
      </w:r>
      <w:proofErr w:type="spellEnd"/>
      <w:r>
        <w:rPr>
          <w:rStyle w:val="Hyperlink"/>
          <w:rFonts w:ascii="Helvetica" w:hAnsi="Helvetica" w:cs="Helvetica"/>
          <w:color w:val="0274BE"/>
          <w:u w:val="none"/>
          <w:bdr w:val="none" w:sz="0" w:space="0" w:color="auto" w:frame="1"/>
        </w:rPr>
        <w:t> </w:t>
      </w:r>
      <w:r>
        <w:rPr>
          <w:rFonts w:ascii="Helvetica" w:hAnsi="Helvetica" w:cs="Helvetica"/>
          <w:color w:val="2D2D2D"/>
        </w:rPr>
        <w:fldChar w:fldCharType="end"/>
      </w:r>
      <w:r>
        <w:rPr>
          <w:rFonts w:ascii="Helvetica" w:hAnsi="Helvetica" w:cs="Helvetica"/>
          <w:color w:val="2D2D2D"/>
        </w:rPr>
        <w:t>on PS3, Weather dan Netflix.</w:t>
      </w:r>
    </w:p>
    <w:p w14:paraId="010CEEF1"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rPr>
      </w:pPr>
      <w:r>
        <w:rPr>
          <w:rStyle w:val="ez-toc-section"/>
          <w:rFonts w:ascii="Helvetica" w:hAnsi="Helvetica" w:cs="Helvetica"/>
          <w:color w:val="444444"/>
          <w:sz w:val="26"/>
          <w:szCs w:val="26"/>
          <w:bdr w:val="none" w:sz="0" w:space="0" w:color="auto" w:frame="1"/>
        </w:rPr>
        <w:t>C. Laravel</w:t>
      </w:r>
    </w:p>
    <w:p w14:paraId="68373C89" w14:textId="6B132E53"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 xml:space="preserve">Laravel </w:t>
      </w:r>
      <w:proofErr w:type="spellStart"/>
      <w:r>
        <w:rPr>
          <w:rFonts w:ascii="Helvetica" w:hAnsi="Helvetica" w:cs="Helvetica"/>
          <w:color w:val="2D2D2D"/>
        </w:rPr>
        <w:t>merupakan</w:t>
      </w:r>
      <w:proofErr w:type="spellEnd"/>
      <w:r>
        <w:rPr>
          <w:rFonts w:ascii="Helvetica" w:hAnsi="Helvetica" w:cs="Helvetica"/>
          <w:color w:val="2D2D2D"/>
        </w:rPr>
        <w:t xml:space="preserve"> framework MVC yang </w:t>
      </w:r>
      <w:proofErr w:type="spellStart"/>
      <w:r>
        <w:rPr>
          <w:rFonts w:ascii="Helvetica" w:hAnsi="Helvetica" w:cs="Helvetica"/>
          <w:color w:val="2D2D2D"/>
        </w:rPr>
        <w:t>dibuat</w:t>
      </w:r>
      <w:proofErr w:type="spellEnd"/>
      <w:r>
        <w:rPr>
          <w:rFonts w:ascii="Helvetica" w:hAnsi="Helvetica" w:cs="Helvetica"/>
          <w:color w:val="2D2D2D"/>
        </w:rPr>
        <w:t xml:space="preserve"> oleh Taylor </w:t>
      </w:r>
      <w:proofErr w:type="spellStart"/>
      <w:r>
        <w:rPr>
          <w:rFonts w:ascii="Helvetica" w:hAnsi="Helvetica" w:cs="Helvetica"/>
          <w:color w:val="2D2D2D"/>
        </w:rPr>
        <w:t>Otwell</w:t>
      </w:r>
      <w:proofErr w:type="spellEnd"/>
      <w:r>
        <w:rPr>
          <w:rFonts w:ascii="Helvetica" w:hAnsi="Helvetica" w:cs="Helvetica"/>
          <w:color w:val="2D2D2D"/>
        </w:rPr>
        <w:t xml:space="preserve"> pada 2011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menggunakan</w:t>
      </w:r>
      <w:proofErr w:type="spellEnd"/>
      <w:r>
        <w:rPr>
          <w:rFonts w:ascii="Helvetica" w:hAnsi="Helvetica" w:cs="Helvetica"/>
          <w:color w:val="2D2D2D"/>
        </w:rPr>
        <w:t xml:space="preserve"> PHP.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adalah</w:t>
      </w:r>
      <w:proofErr w:type="spellEnd"/>
      <w:r>
        <w:rPr>
          <w:rFonts w:ascii="Helvetica" w:hAnsi="Helvetica" w:cs="Helvetica"/>
          <w:color w:val="2D2D2D"/>
        </w:rPr>
        <w:t xml:space="preserve"> </w:t>
      </w:r>
      <w:proofErr w:type="spellStart"/>
      <w:r>
        <w:rPr>
          <w:rFonts w:ascii="Helvetica" w:hAnsi="Helvetica" w:cs="Helvetica"/>
          <w:color w:val="2D2D2D"/>
        </w:rPr>
        <w:t>pengembangan</w:t>
      </w:r>
      <w:proofErr w:type="spellEnd"/>
      <w:r>
        <w:rPr>
          <w:rFonts w:ascii="Helvetica" w:hAnsi="Helvetica" w:cs="Helvetica"/>
          <w:color w:val="2D2D2D"/>
        </w:rPr>
        <w:t xml:space="preserve"> website </w:t>
      </w:r>
      <w:proofErr w:type="spellStart"/>
      <w:r>
        <w:rPr>
          <w:rFonts w:ascii="Helvetica" w:hAnsi="Helvetica" w:cs="Helvetica"/>
          <w:color w:val="2D2D2D"/>
        </w:rPr>
        <w:t>berbasis</w:t>
      </w:r>
      <w:proofErr w:type="spellEnd"/>
      <w:r>
        <w:rPr>
          <w:rFonts w:ascii="Helvetica" w:hAnsi="Helvetica" w:cs="Helvetica"/>
          <w:color w:val="2D2D2D"/>
        </w:rPr>
        <w:t xml:space="preserve"> MVP yang </w:t>
      </w:r>
      <w:proofErr w:type="spellStart"/>
      <w:r>
        <w:rPr>
          <w:rFonts w:ascii="Helvetica" w:hAnsi="Helvetica" w:cs="Helvetica"/>
          <w:color w:val="2D2D2D"/>
        </w:rPr>
        <w:t>dirancang</w:t>
      </w:r>
      <w:proofErr w:type="spellEnd"/>
      <w:r>
        <w:rPr>
          <w:rFonts w:ascii="Helvetica" w:hAnsi="Helvetica" w:cs="Helvetica"/>
          <w:color w:val="2D2D2D"/>
        </w:rPr>
        <w:t xml:space="preserve">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meningkatkan</w:t>
      </w:r>
      <w:proofErr w:type="spellEnd"/>
      <w:r>
        <w:rPr>
          <w:rFonts w:ascii="Helvetica" w:hAnsi="Helvetica" w:cs="Helvetica"/>
          <w:color w:val="2D2D2D"/>
        </w:rPr>
        <w:t xml:space="preserve"> </w:t>
      </w:r>
      <w:proofErr w:type="spellStart"/>
      <w:r>
        <w:rPr>
          <w:rFonts w:ascii="Helvetica" w:hAnsi="Helvetica" w:cs="Helvetica"/>
          <w:color w:val="2D2D2D"/>
        </w:rPr>
        <w:t>kualitas</w:t>
      </w:r>
      <w:proofErr w:type="spellEnd"/>
      <w:r>
        <w:rPr>
          <w:rFonts w:ascii="Helvetica" w:hAnsi="Helvetica" w:cs="Helvetica"/>
          <w:color w:val="2D2D2D"/>
        </w:rPr>
        <w:t xml:space="preserve"> </w:t>
      </w:r>
      <w:proofErr w:type="spellStart"/>
      <w:r>
        <w:rPr>
          <w:rFonts w:ascii="Helvetica" w:hAnsi="Helvetica" w:cs="Helvetica"/>
          <w:color w:val="2D2D2D"/>
        </w:rPr>
        <w:t>perangkat</w:t>
      </w:r>
      <w:proofErr w:type="spellEnd"/>
      <w:r>
        <w:rPr>
          <w:rFonts w:ascii="Helvetica" w:hAnsi="Helvetica" w:cs="Helvetica"/>
          <w:color w:val="2D2D2D"/>
        </w:rPr>
        <w:t xml:space="preserve"> </w:t>
      </w:r>
      <w:proofErr w:type="spellStart"/>
      <w:r>
        <w:rPr>
          <w:rFonts w:ascii="Helvetica" w:hAnsi="Helvetica" w:cs="Helvetica"/>
          <w:color w:val="2D2D2D"/>
        </w:rPr>
        <w:t>lunak</w:t>
      </w:r>
      <w:proofErr w:type="spellEnd"/>
      <w:r>
        <w:rPr>
          <w:rFonts w:ascii="Helvetica" w:hAnsi="Helvetica" w:cs="Helvetica"/>
          <w:color w:val="2D2D2D"/>
        </w:rPr>
        <w:t xml:space="preserve">, </w:t>
      </w:r>
      <w:proofErr w:type="spellStart"/>
      <w:r>
        <w:rPr>
          <w:rFonts w:ascii="Helvetica" w:hAnsi="Helvetica" w:cs="Helvetica"/>
          <w:color w:val="2D2D2D"/>
        </w:rPr>
        <w:t>yaitu</w:t>
      </w:r>
      <w:proofErr w:type="spellEnd"/>
      <w:r>
        <w:rPr>
          <w:rFonts w:ascii="Helvetica" w:hAnsi="Helvetica" w:cs="Helvetica"/>
          <w:color w:val="2D2D2D"/>
        </w:rPr>
        <w:t xml:space="preserve">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mengurangi</w:t>
      </w:r>
      <w:proofErr w:type="spellEnd"/>
      <w:r>
        <w:rPr>
          <w:rFonts w:ascii="Helvetica" w:hAnsi="Helvetica" w:cs="Helvetica"/>
          <w:color w:val="2D2D2D"/>
        </w:rPr>
        <w:t xml:space="preserve"> </w:t>
      </w:r>
      <w:proofErr w:type="spellStart"/>
      <w:r>
        <w:rPr>
          <w:rFonts w:ascii="Helvetica" w:hAnsi="Helvetica" w:cs="Helvetica"/>
          <w:color w:val="2D2D2D"/>
        </w:rPr>
        <w:t>biaya</w:t>
      </w:r>
      <w:proofErr w:type="spellEnd"/>
      <w:r>
        <w:rPr>
          <w:rFonts w:ascii="Helvetica" w:hAnsi="Helvetica" w:cs="Helvetica"/>
          <w:color w:val="2D2D2D"/>
        </w:rPr>
        <w:t xml:space="preserve"> </w:t>
      </w:r>
      <w:proofErr w:type="spellStart"/>
      <w:r>
        <w:rPr>
          <w:rFonts w:ascii="Helvetica" w:hAnsi="Helvetica" w:cs="Helvetica"/>
          <w:color w:val="2D2D2D"/>
        </w:rPr>
        <w:t>pengembangan</w:t>
      </w:r>
      <w:proofErr w:type="spellEnd"/>
      <w:r>
        <w:rPr>
          <w:rFonts w:ascii="Helvetica" w:hAnsi="Helvetica" w:cs="Helvetica"/>
          <w:color w:val="2D2D2D"/>
        </w:rPr>
        <w:t xml:space="preserve"> </w:t>
      </w:r>
      <w:proofErr w:type="spellStart"/>
      <w:r>
        <w:rPr>
          <w:rFonts w:ascii="Helvetica" w:hAnsi="Helvetica" w:cs="Helvetica"/>
          <w:color w:val="2D2D2D"/>
        </w:rPr>
        <w:t>awal</w:t>
      </w:r>
      <w:proofErr w:type="spellEnd"/>
      <w:r>
        <w:rPr>
          <w:rFonts w:ascii="Helvetica" w:hAnsi="Helvetica" w:cs="Helvetica"/>
          <w:color w:val="2D2D2D"/>
        </w:rPr>
        <w:t xml:space="preserve"> dan </w:t>
      </w:r>
      <w:proofErr w:type="spellStart"/>
      <w:r>
        <w:rPr>
          <w:rFonts w:ascii="Helvetica" w:hAnsi="Helvetica" w:cs="Helvetica"/>
          <w:color w:val="2D2D2D"/>
        </w:rPr>
        <w:t>biaya</w:t>
      </w:r>
      <w:proofErr w:type="spellEnd"/>
      <w:r>
        <w:rPr>
          <w:rFonts w:ascii="Helvetica" w:hAnsi="Helvetica" w:cs="Helvetica"/>
          <w:color w:val="2D2D2D"/>
        </w:rPr>
        <w:t xml:space="preserve"> </w:t>
      </w:r>
      <w:proofErr w:type="spellStart"/>
      <w:r>
        <w:rPr>
          <w:rFonts w:ascii="Helvetica" w:hAnsi="Helvetica" w:cs="Helvetica"/>
          <w:color w:val="2D2D2D"/>
        </w:rPr>
        <w:t>pemeliharaan</w:t>
      </w:r>
      <w:proofErr w:type="spellEnd"/>
      <w:r>
        <w:rPr>
          <w:rFonts w:ascii="Helvetica" w:hAnsi="Helvetica" w:cs="Helvetica"/>
          <w:color w:val="2D2D2D"/>
        </w:rPr>
        <w:t xml:space="preserve">, </w:t>
      </w:r>
      <w:proofErr w:type="spellStart"/>
      <w:r>
        <w:rPr>
          <w:rFonts w:ascii="Helvetica" w:hAnsi="Helvetica" w:cs="Helvetica"/>
          <w:color w:val="2D2D2D"/>
        </w:rPr>
        <w:t>meningkatkan</w:t>
      </w:r>
      <w:proofErr w:type="spellEnd"/>
      <w:r>
        <w:rPr>
          <w:rFonts w:ascii="Helvetica" w:hAnsi="Helvetica" w:cs="Helvetica"/>
          <w:color w:val="2D2D2D"/>
        </w:rPr>
        <w:t xml:space="preserve"> </w:t>
      </w:r>
      <w:proofErr w:type="spellStart"/>
      <w:r>
        <w:rPr>
          <w:rFonts w:ascii="Helvetica" w:hAnsi="Helvetica" w:cs="Helvetica"/>
          <w:color w:val="2D2D2D"/>
        </w:rPr>
        <w:t>pengalaman</w:t>
      </w:r>
      <w:proofErr w:type="spellEnd"/>
      <w:r>
        <w:rPr>
          <w:rFonts w:ascii="Helvetica" w:hAnsi="Helvetica" w:cs="Helvetica"/>
          <w:color w:val="2D2D2D"/>
        </w:rPr>
        <w:t xml:space="preserve"> </w:t>
      </w:r>
      <w:proofErr w:type="spellStart"/>
      <w:r>
        <w:rPr>
          <w:rFonts w:ascii="Helvetica" w:hAnsi="Helvetica" w:cs="Helvetica"/>
          <w:color w:val="2D2D2D"/>
        </w:rPr>
        <w:t>bekerja</w:t>
      </w:r>
      <w:proofErr w:type="spellEnd"/>
      <w:r>
        <w:rPr>
          <w:rFonts w:ascii="Helvetica" w:hAnsi="Helvetica" w:cs="Helvetica"/>
          <w:color w:val="2D2D2D"/>
        </w:rPr>
        <w:t xml:space="preserve">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yang </w:t>
      </w:r>
      <w:proofErr w:type="spellStart"/>
      <w:r>
        <w:rPr>
          <w:rFonts w:ascii="Helvetica" w:hAnsi="Helvetica" w:cs="Helvetica"/>
          <w:color w:val="2D2D2D"/>
        </w:rPr>
        <w:t>menyediakan</w:t>
      </w:r>
      <w:proofErr w:type="spellEnd"/>
      <w:r>
        <w:rPr>
          <w:rFonts w:ascii="Helvetica" w:hAnsi="Helvetica" w:cs="Helvetica"/>
          <w:color w:val="2D2D2D"/>
        </w:rPr>
        <w:t xml:space="preserve"> </w:t>
      </w:r>
      <w:proofErr w:type="spellStart"/>
      <w:r>
        <w:rPr>
          <w:rFonts w:ascii="Helvetica" w:hAnsi="Helvetica" w:cs="Helvetica"/>
          <w:color w:val="2D2D2D"/>
        </w:rPr>
        <w:t>sintaks</w:t>
      </w:r>
      <w:proofErr w:type="spellEnd"/>
      <w:r>
        <w:rPr>
          <w:rFonts w:ascii="Helvetica" w:hAnsi="Helvetica" w:cs="Helvetica"/>
          <w:color w:val="2D2D2D"/>
        </w:rPr>
        <w:t xml:space="preserve"> </w:t>
      </w:r>
      <w:proofErr w:type="spellStart"/>
      <w:r>
        <w:rPr>
          <w:rFonts w:ascii="Helvetica" w:hAnsi="Helvetica" w:cs="Helvetica"/>
          <w:color w:val="2D2D2D"/>
        </w:rPr>
        <w:t>ekspresif</w:t>
      </w:r>
      <w:proofErr w:type="spellEnd"/>
      <w:r>
        <w:rPr>
          <w:rFonts w:ascii="Helvetica" w:hAnsi="Helvetica" w:cs="Helvetica"/>
          <w:color w:val="2D2D2D"/>
        </w:rPr>
        <w:t xml:space="preserve">, </w:t>
      </w:r>
      <w:proofErr w:type="spellStart"/>
      <w:r>
        <w:rPr>
          <w:rFonts w:ascii="Helvetica" w:hAnsi="Helvetica" w:cs="Helvetica"/>
          <w:color w:val="2D2D2D"/>
        </w:rPr>
        <w:t>jelas</w:t>
      </w:r>
      <w:proofErr w:type="spellEnd"/>
      <w:r>
        <w:rPr>
          <w:rFonts w:ascii="Helvetica" w:hAnsi="Helvetica" w:cs="Helvetica"/>
          <w:color w:val="2D2D2D"/>
        </w:rPr>
        <w:t xml:space="preserve"> dan </w:t>
      </w:r>
      <w:proofErr w:type="spellStart"/>
      <w:r>
        <w:rPr>
          <w:rFonts w:ascii="Helvetica" w:hAnsi="Helvetica" w:cs="Helvetica"/>
          <w:color w:val="2D2D2D"/>
        </w:rPr>
        <w:t>menghemat</w:t>
      </w:r>
      <w:proofErr w:type="spellEnd"/>
      <w:r>
        <w:rPr>
          <w:rFonts w:ascii="Helvetica" w:hAnsi="Helvetica" w:cs="Helvetica"/>
          <w:color w:val="2D2D2D"/>
        </w:rPr>
        <w:t xml:space="preserve"> </w:t>
      </w:r>
      <w:proofErr w:type="spellStart"/>
      <w:r>
        <w:rPr>
          <w:rFonts w:ascii="Helvetica" w:hAnsi="Helvetica" w:cs="Helvetica"/>
          <w:color w:val="2D2D2D"/>
        </w:rPr>
        <w:t>waktu</w:t>
      </w:r>
      <w:proofErr w:type="spellEnd"/>
      <w:r>
        <w:rPr>
          <w:rFonts w:ascii="Helvetica" w:hAnsi="Helvetica" w:cs="Helvetica"/>
          <w:color w:val="2D2D2D"/>
        </w:rPr>
        <w:t xml:space="preserve">.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xml:space="preserve"> </w:t>
      </w:r>
      <w:proofErr w:type="spellStart"/>
      <w:r>
        <w:rPr>
          <w:rFonts w:ascii="Helvetica" w:hAnsi="Helvetica" w:cs="Helvetica"/>
          <w:color w:val="2D2D2D"/>
        </w:rPr>
        <w:t>Deltanet</w:t>
      </w:r>
      <w:proofErr w:type="spellEnd"/>
      <w:r>
        <w:rPr>
          <w:rFonts w:ascii="Helvetica" w:hAnsi="Helvetica" w:cs="Helvetica"/>
          <w:color w:val="2D2D2D"/>
        </w:rPr>
        <w:t xml:space="preserve"> Travel dan </w:t>
      </w:r>
      <w:proofErr w:type="spellStart"/>
      <w:r>
        <w:rPr>
          <w:rFonts w:ascii="Helvetica" w:hAnsi="Helvetica" w:cs="Helvetica"/>
          <w:color w:val="2D2D2D"/>
        </w:rPr>
        <w:t>Neighbourhood</w:t>
      </w:r>
      <w:proofErr w:type="spellEnd"/>
      <w:r>
        <w:rPr>
          <w:rFonts w:ascii="Helvetica" w:hAnsi="Helvetica" w:cs="Helvetica"/>
          <w:color w:val="2D2D2D"/>
        </w:rPr>
        <w:t xml:space="preserve"> Lender.</w:t>
      </w:r>
    </w:p>
    <w:p w14:paraId="0661CCCF" w14:textId="53E095AB"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r w:rsidRPr="00FD21A2">
        <w:rPr>
          <w:rFonts w:ascii="Trebuchet MS" w:eastAsia="Times New Roman" w:hAnsi="Trebuchet MS" w:cs="Times New Roman"/>
          <w:noProof/>
          <w:sz w:val="24"/>
          <w:szCs w:val="24"/>
          <w:lang w:val="en-US"/>
        </w:rPr>
        <w:drawing>
          <wp:inline distT="0" distB="0" distL="0" distR="0" wp14:anchorId="4B1BD907" wp14:editId="29AC590A">
            <wp:extent cx="4206875" cy="2151380"/>
            <wp:effectExtent l="0" t="0" r="3175" b="1270"/>
            <wp:docPr id="112" name="Picture 112" descr="Framework PHP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amework PHP Laravel"/>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206875" cy="2151380"/>
                    </a:xfrm>
                    <a:prstGeom prst="rect">
                      <a:avLst/>
                    </a:prstGeom>
                    <a:noFill/>
                    <a:ln>
                      <a:noFill/>
                    </a:ln>
                  </pic:spPr>
                </pic:pic>
              </a:graphicData>
            </a:graphic>
          </wp:inline>
        </w:drawing>
      </w:r>
    </w:p>
    <w:p w14:paraId="70FAC22A"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Berbicara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soal</w:t>
      </w:r>
      <w:proofErr w:type="spellEnd"/>
      <w:r w:rsidRPr="00FD21A2">
        <w:rPr>
          <w:rFonts w:ascii="Trebuchet MS" w:eastAsia="Times New Roman" w:hAnsi="Trebuchet MS" w:cs="Times New Roman"/>
          <w:sz w:val="24"/>
          <w:szCs w:val="24"/>
          <w:lang w:val="en-US"/>
        </w:rPr>
        <w:t xml:space="preserve"> framework PHP, salah </w:t>
      </w:r>
      <w:proofErr w:type="spellStart"/>
      <w:r w:rsidRPr="00FD21A2">
        <w:rPr>
          <w:rFonts w:ascii="Trebuchet MS" w:eastAsia="Times New Roman" w:hAnsi="Trebuchet MS" w:cs="Times New Roman"/>
          <w:sz w:val="24"/>
          <w:szCs w:val="24"/>
          <w:lang w:val="en-US"/>
        </w:rPr>
        <w:t>satu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nama</w:t>
      </w:r>
      <w:proofErr w:type="spellEnd"/>
      <w:r w:rsidRPr="00FD21A2">
        <w:rPr>
          <w:rFonts w:ascii="Trebuchet MS" w:eastAsia="Times New Roman" w:hAnsi="Trebuchet MS" w:cs="Times New Roman"/>
          <w:sz w:val="24"/>
          <w:szCs w:val="24"/>
          <w:lang w:val="en-US"/>
        </w:rPr>
        <w:t xml:space="preserve"> yang </w:t>
      </w:r>
      <w:proofErr w:type="spellStart"/>
      <w:r w:rsidRPr="00FD21A2">
        <w:rPr>
          <w:rFonts w:ascii="Trebuchet MS" w:eastAsia="Times New Roman" w:hAnsi="Trebuchet MS" w:cs="Times New Roman"/>
          <w:sz w:val="24"/>
          <w:szCs w:val="24"/>
          <w:lang w:val="en-US"/>
        </w:rPr>
        <w:t>sudah</w:t>
      </w:r>
      <w:proofErr w:type="spellEnd"/>
      <w:r w:rsidRPr="00FD21A2">
        <w:rPr>
          <w:rFonts w:ascii="Trebuchet MS" w:eastAsia="Times New Roman" w:hAnsi="Trebuchet MS" w:cs="Times New Roman"/>
          <w:sz w:val="24"/>
          <w:szCs w:val="24"/>
          <w:lang w:val="en-US"/>
        </w:rPr>
        <w:t xml:space="preserve"> familiar di </w:t>
      </w:r>
      <w:proofErr w:type="spellStart"/>
      <w:r w:rsidRPr="00FD21A2">
        <w:rPr>
          <w:rFonts w:ascii="Trebuchet MS" w:eastAsia="Times New Roman" w:hAnsi="Trebuchet MS" w:cs="Times New Roman"/>
          <w:sz w:val="24"/>
          <w:szCs w:val="24"/>
          <w:lang w:val="en-US"/>
        </w:rPr>
        <w:t>kalangan</w:t>
      </w:r>
      <w:proofErr w:type="spellEnd"/>
      <w:r w:rsidRPr="00FD21A2">
        <w:rPr>
          <w:rFonts w:ascii="Trebuchet MS" w:eastAsia="Times New Roman" w:hAnsi="Trebuchet MS" w:cs="Times New Roman"/>
          <w:sz w:val="24"/>
          <w:szCs w:val="24"/>
          <w:lang w:val="en-US"/>
        </w:rPr>
        <w:t xml:space="preserve"> para developer </w:t>
      </w:r>
      <w:proofErr w:type="spellStart"/>
      <w:r w:rsidRPr="00FD21A2">
        <w:rPr>
          <w:rFonts w:ascii="Trebuchet MS" w:eastAsia="Times New Roman" w:hAnsi="Trebuchet MS" w:cs="Times New Roman"/>
          <w:sz w:val="24"/>
          <w:szCs w:val="24"/>
          <w:lang w:val="en-US"/>
        </w:rPr>
        <w:t>adalah</w:t>
      </w:r>
      <w:proofErr w:type="spellEnd"/>
      <w:r w:rsidRPr="00FD21A2">
        <w:rPr>
          <w:rFonts w:ascii="Trebuchet MS" w:eastAsia="Times New Roman" w:hAnsi="Trebuchet MS" w:cs="Times New Roman"/>
          <w:sz w:val="24"/>
          <w:szCs w:val="24"/>
          <w:lang w:val="en-US"/>
        </w:rPr>
        <w:t xml:space="preserve"> Laravel. Framework </w:t>
      </w:r>
      <w:proofErr w:type="spellStart"/>
      <w:r w:rsidRPr="00FD21A2">
        <w:rPr>
          <w:rFonts w:ascii="Trebuchet MS" w:eastAsia="Times New Roman" w:hAnsi="Trebuchet MS" w:cs="Times New Roman"/>
          <w:sz w:val="24"/>
          <w:szCs w:val="24"/>
          <w:lang w:val="en-US"/>
        </w:rPr>
        <w:t>ini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dikenal</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karena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memiliki</w:t>
      </w:r>
      <w:proofErr w:type="spellEnd"/>
      <w:r w:rsidRPr="00FD21A2">
        <w:rPr>
          <w:rFonts w:ascii="Trebuchet MS" w:eastAsia="Times New Roman" w:hAnsi="Trebuchet MS" w:cs="Times New Roman"/>
          <w:sz w:val="24"/>
          <w:szCs w:val="24"/>
          <w:lang w:val="en-US"/>
        </w:rPr>
        <w:t xml:space="preserve"> syntax yang </w:t>
      </w:r>
      <w:proofErr w:type="spellStart"/>
      <w:r w:rsidRPr="00FD21A2">
        <w:rPr>
          <w:rFonts w:ascii="Trebuchet MS" w:eastAsia="Times New Roman" w:hAnsi="Trebuchet MS" w:cs="Times New Roman"/>
          <w:sz w:val="24"/>
          <w:szCs w:val="24"/>
          <w:lang w:val="en-US"/>
        </w:rPr>
        <w:t>mudah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dipahami</w:t>
      </w:r>
      <w:proofErr w:type="spellEnd"/>
      <w:r w:rsidRPr="00FD21A2">
        <w:rPr>
          <w:rFonts w:ascii="Trebuchet MS" w:eastAsia="Times New Roman" w:hAnsi="Trebuchet MS" w:cs="Times New Roman"/>
          <w:sz w:val="24"/>
          <w:szCs w:val="24"/>
          <w:lang w:val="en-US"/>
        </w:rPr>
        <w:t xml:space="preserve"> dan </w:t>
      </w:r>
      <w:proofErr w:type="spellStart"/>
      <w:r w:rsidRPr="00FD21A2">
        <w:rPr>
          <w:rFonts w:ascii="Trebuchet MS" w:eastAsia="Times New Roman" w:hAnsi="Trebuchet MS" w:cs="Times New Roman"/>
          <w:sz w:val="24"/>
          <w:szCs w:val="24"/>
          <w:lang w:val="en-US"/>
        </w:rPr>
        <w:t>digunakan</w:t>
      </w:r>
      <w:proofErr w:type="spellEnd"/>
      <w:r w:rsidRPr="00FD21A2">
        <w:rPr>
          <w:rFonts w:ascii="Trebuchet MS" w:eastAsia="Times New Roman" w:hAnsi="Trebuchet MS" w:cs="Times New Roman"/>
          <w:sz w:val="24"/>
          <w:szCs w:val="24"/>
          <w:lang w:val="en-US"/>
        </w:rPr>
        <w:t>.</w:t>
      </w:r>
    </w:p>
    <w:p w14:paraId="5EF7C276"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lastRenderedPageBreak/>
        <w:t>Dengan</w:t>
      </w:r>
      <w:proofErr w:type="spellEnd"/>
      <w:r w:rsidRPr="00FD21A2">
        <w:rPr>
          <w:rFonts w:ascii="Trebuchet MS" w:eastAsia="Times New Roman" w:hAnsi="Trebuchet MS" w:cs="Times New Roman"/>
          <w:sz w:val="24"/>
          <w:szCs w:val="24"/>
          <w:lang w:val="en-US"/>
        </w:rPr>
        <w:t xml:space="preserve"> Laravel, website dan </w:t>
      </w:r>
      <w:proofErr w:type="spellStart"/>
      <w:r w:rsidRPr="00FD21A2">
        <w:rPr>
          <w:rFonts w:ascii="Trebuchet MS" w:eastAsia="Times New Roman" w:hAnsi="Trebuchet MS" w:cs="Times New Roman"/>
          <w:sz w:val="24"/>
          <w:szCs w:val="24"/>
          <w:lang w:val="en-US"/>
        </w:rPr>
        <w:t>aplikasi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dikembangkan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dalam</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waktu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singkat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Bahkan</w:t>
      </w:r>
      <w:proofErr w:type="spellEnd"/>
      <w:r w:rsidRPr="00FD21A2">
        <w:rPr>
          <w:rFonts w:ascii="Trebuchet MS" w:eastAsia="Times New Roman" w:hAnsi="Trebuchet MS" w:cs="Times New Roman"/>
          <w:sz w:val="24"/>
          <w:szCs w:val="24"/>
          <w:lang w:val="en-US"/>
        </w:rPr>
        <w:t xml:space="preserve"> Anda </w:t>
      </w:r>
      <w:proofErr w:type="spellStart"/>
      <w:r w:rsidRPr="00FD21A2">
        <w:rPr>
          <w:rFonts w:ascii="Trebuchet MS" w:eastAsia="Times New Roman" w:hAnsi="Trebuchet MS" w:cs="Times New Roman"/>
          <w:sz w:val="24"/>
          <w:szCs w:val="24"/>
          <w:lang w:val="en-US"/>
        </w:rPr>
        <w:t>tidak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perlu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memikirkan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pekerjaan-pekerjaan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dasar</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karena</w:t>
      </w:r>
      <w:proofErr w:type="spellEnd"/>
      <w:r w:rsidRPr="00FD21A2">
        <w:rPr>
          <w:rFonts w:ascii="Trebuchet MS" w:eastAsia="Times New Roman" w:hAnsi="Trebuchet MS" w:cs="Times New Roman"/>
          <w:sz w:val="24"/>
          <w:szCs w:val="24"/>
          <w:lang w:val="en-US"/>
        </w:rPr>
        <w:t xml:space="preserve"> Laravel </w:t>
      </w:r>
      <w:proofErr w:type="spellStart"/>
      <w:r w:rsidRPr="00FD21A2">
        <w:rPr>
          <w:rFonts w:ascii="Trebuchet MS" w:eastAsia="Times New Roman" w:hAnsi="Trebuchet MS" w:cs="Times New Roman"/>
          <w:sz w:val="24"/>
          <w:szCs w:val="24"/>
          <w:lang w:val="en-US"/>
        </w:rPr>
        <w:t>telah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menyediakan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fungsi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seperti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otentikasi</w:t>
      </w:r>
      <w:proofErr w:type="spellEnd"/>
      <w:r w:rsidRPr="00FD21A2">
        <w:rPr>
          <w:rFonts w:ascii="Trebuchet MS" w:eastAsia="Times New Roman" w:hAnsi="Trebuchet MS" w:cs="Times New Roman"/>
          <w:sz w:val="24"/>
          <w:szCs w:val="24"/>
          <w:lang w:val="en-US"/>
        </w:rPr>
        <w:t xml:space="preserve"> user, </w:t>
      </w:r>
      <w:proofErr w:type="spellStart"/>
      <w:r w:rsidRPr="00FD21A2">
        <w:rPr>
          <w:rFonts w:ascii="Trebuchet MS" w:eastAsia="Times New Roman" w:hAnsi="Trebuchet MS" w:cs="Times New Roman"/>
          <w:sz w:val="24"/>
          <w:szCs w:val="24"/>
          <w:lang w:val="en-US"/>
        </w:rPr>
        <w:t>manajemen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sesi</w:t>
      </w:r>
      <w:proofErr w:type="spellEnd"/>
      <w:r w:rsidRPr="00FD21A2">
        <w:rPr>
          <w:rFonts w:ascii="Trebuchet MS" w:eastAsia="Times New Roman" w:hAnsi="Trebuchet MS" w:cs="Times New Roman"/>
          <w:sz w:val="24"/>
          <w:szCs w:val="24"/>
          <w:lang w:val="en-US"/>
        </w:rPr>
        <w:t>, dan </w:t>
      </w:r>
      <w:r w:rsidRPr="00FD21A2">
        <w:rPr>
          <w:rFonts w:ascii="Trebuchet MS" w:eastAsia="Times New Roman" w:hAnsi="Trebuchet MS" w:cs="Times New Roman"/>
          <w:i/>
          <w:iCs/>
          <w:sz w:val="24"/>
          <w:szCs w:val="24"/>
          <w:lang w:val="en-US"/>
        </w:rPr>
        <w:t>caching</w:t>
      </w:r>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Singkatnya</w:t>
      </w:r>
      <w:proofErr w:type="spellEnd"/>
      <w:r w:rsidRPr="00FD21A2">
        <w:rPr>
          <w:rFonts w:ascii="Trebuchet MS" w:eastAsia="Times New Roman" w:hAnsi="Trebuchet MS" w:cs="Times New Roman"/>
          <w:sz w:val="24"/>
          <w:szCs w:val="24"/>
          <w:lang w:val="en-US"/>
        </w:rPr>
        <w:t xml:space="preserve">, Laravel </w:t>
      </w:r>
      <w:proofErr w:type="spellStart"/>
      <w:r w:rsidRPr="00FD21A2">
        <w:rPr>
          <w:rFonts w:ascii="Trebuchet MS" w:eastAsia="Times New Roman" w:hAnsi="Trebuchet MS" w:cs="Times New Roman"/>
          <w:sz w:val="24"/>
          <w:szCs w:val="24"/>
          <w:lang w:val="en-US"/>
        </w:rPr>
        <w:t>menawarkan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semua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fungsionalitas</w:t>
      </w:r>
      <w:proofErr w:type="spellEnd"/>
      <w:r w:rsidRPr="00FD21A2">
        <w:rPr>
          <w:rFonts w:ascii="Trebuchet MS" w:eastAsia="Times New Roman" w:hAnsi="Trebuchet MS" w:cs="Times New Roman"/>
          <w:sz w:val="24"/>
          <w:szCs w:val="24"/>
          <w:lang w:val="en-US"/>
        </w:rPr>
        <w:t xml:space="preserve"> yang Anda </w:t>
      </w:r>
      <w:proofErr w:type="spellStart"/>
      <w:r w:rsidRPr="00FD21A2">
        <w:rPr>
          <w:rFonts w:ascii="Trebuchet MS" w:eastAsia="Times New Roman" w:hAnsi="Trebuchet MS" w:cs="Times New Roman"/>
          <w:sz w:val="24"/>
          <w:szCs w:val="24"/>
          <w:lang w:val="en-US"/>
        </w:rPr>
        <w:t>butuhkan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untuk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membuat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serta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mengembangkan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aplikasi</w:t>
      </w:r>
      <w:proofErr w:type="spellEnd"/>
      <w:r w:rsidRPr="00FD21A2">
        <w:rPr>
          <w:rFonts w:ascii="Trebuchet MS" w:eastAsia="Times New Roman" w:hAnsi="Trebuchet MS" w:cs="Times New Roman"/>
          <w:sz w:val="24"/>
          <w:szCs w:val="24"/>
          <w:lang w:val="en-US"/>
        </w:rPr>
        <w:t xml:space="preserve"> PHP modern.</w:t>
      </w:r>
    </w:p>
    <w:p w14:paraId="61EC16C9"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r w:rsidRPr="00FD21A2">
        <w:rPr>
          <w:rFonts w:ascii="Trebuchet MS" w:eastAsia="Times New Roman" w:hAnsi="Trebuchet MS" w:cs="Times New Roman"/>
          <w:sz w:val="24"/>
          <w:szCs w:val="24"/>
          <w:lang w:val="en-US"/>
        </w:rPr>
        <w:t xml:space="preserve">Ada </w:t>
      </w:r>
      <w:proofErr w:type="spellStart"/>
      <w:r w:rsidRPr="00FD21A2">
        <w:rPr>
          <w:rFonts w:ascii="Trebuchet MS" w:eastAsia="Times New Roman" w:hAnsi="Trebuchet MS" w:cs="Times New Roman"/>
          <w:sz w:val="24"/>
          <w:szCs w:val="24"/>
          <w:lang w:val="en-US"/>
        </w:rPr>
        <w:t>beberapa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alasan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teknis</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mengapa</w:t>
      </w:r>
      <w:proofErr w:type="spellEnd"/>
      <w:r w:rsidRPr="00FD21A2">
        <w:rPr>
          <w:rFonts w:ascii="Trebuchet MS" w:eastAsia="Times New Roman" w:hAnsi="Trebuchet MS" w:cs="Times New Roman"/>
          <w:sz w:val="24"/>
          <w:szCs w:val="24"/>
          <w:lang w:val="en-US"/>
        </w:rPr>
        <w:t xml:space="preserve"> kami </w:t>
      </w:r>
      <w:proofErr w:type="spellStart"/>
      <w:r w:rsidRPr="00FD21A2">
        <w:rPr>
          <w:rFonts w:ascii="Trebuchet MS" w:eastAsia="Times New Roman" w:hAnsi="Trebuchet MS" w:cs="Times New Roman"/>
          <w:sz w:val="24"/>
          <w:szCs w:val="24"/>
          <w:lang w:val="en-US"/>
        </w:rPr>
        <w:t>menempatkan</w:t>
      </w:r>
      <w:proofErr w:type="spellEnd"/>
      <w:r w:rsidRPr="00FD21A2">
        <w:rPr>
          <w:rFonts w:ascii="Trebuchet MS" w:eastAsia="Times New Roman" w:hAnsi="Trebuchet MS" w:cs="Times New Roman"/>
          <w:sz w:val="24"/>
          <w:szCs w:val="24"/>
          <w:lang w:val="en-US"/>
        </w:rPr>
        <w:t xml:space="preserve"> Laravel di </w:t>
      </w:r>
      <w:proofErr w:type="spellStart"/>
      <w:r w:rsidRPr="00FD21A2">
        <w:rPr>
          <w:rFonts w:ascii="Trebuchet MS" w:eastAsia="Times New Roman" w:hAnsi="Trebuchet MS" w:cs="Times New Roman"/>
          <w:sz w:val="24"/>
          <w:szCs w:val="24"/>
          <w:lang w:val="en-US"/>
        </w:rPr>
        <w:t>urutan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pertama</w:t>
      </w:r>
      <w:proofErr w:type="spellEnd"/>
      <w:r w:rsidRPr="00FD21A2">
        <w:rPr>
          <w:rFonts w:ascii="Trebuchet MS" w:eastAsia="Times New Roman" w:hAnsi="Trebuchet MS" w:cs="Times New Roman"/>
          <w:sz w:val="24"/>
          <w:szCs w:val="24"/>
          <w:lang w:val="en-US"/>
        </w:rPr>
        <w:t xml:space="preserve">. Dari </w:t>
      </w:r>
      <w:proofErr w:type="spellStart"/>
      <w:r w:rsidRPr="00FD21A2">
        <w:rPr>
          <w:rFonts w:ascii="Trebuchet MS" w:eastAsia="Times New Roman" w:hAnsi="Trebuchet MS" w:cs="Times New Roman"/>
          <w:sz w:val="24"/>
          <w:szCs w:val="24"/>
          <w:lang w:val="en-US"/>
        </w:rPr>
        <w:t>segi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performa</w:t>
      </w:r>
      <w:proofErr w:type="spellEnd"/>
      <w:r w:rsidRPr="00FD21A2">
        <w:rPr>
          <w:rFonts w:ascii="Trebuchet MS" w:eastAsia="Times New Roman" w:hAnsi="Trebuchet MS" w:cs="Times New Roman"/>
          <w:sz w:val="24"/>
          <w:szCs w:val="24"/>
          <w:lang w:val="en-US"/>
        </w:rPr>
        <w:t xml:space="preserve">, framework </w:t>
      </w:r>
      <w:proofErr w:type="spellStart"/>
      <w:r w:rsidRPr="00FD21A2">
        <w:rPr>
          <w:rFonts w:ascii="Trebuchet MS" w:eastAsia="Times New Roman" w:hAnsi="Trebuchet MS" w:cs="Times New Roman"/>
          <w:sz w:val="24"/>
          <w:szCs w:val="24"/>
          <w:lang w:val="en-US"/>
        </w:rPr>
        <w:t>ini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memiliki</w:t>
      </w:r>
      <w:proofErr w:type="spellEnd"/>
      <w:r w:rsidRPr="00FD21A2">
        <w:rPr>
          <w:rFonts w:ascii="Trebuchet MS" w:eastAsia="Times New Roman" w:hAnsi="Trebuchet MS" w:cs="Times New Roman"/>
          <w:sz w:val="24"/>
          <w:szCs w:val="24"/>
          <w:lang w:val="en-US"/>
        </w:rPr>
        <w:t xml:space="preserve"> core yang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diandalkan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serta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dikembangkan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dengan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menggunakan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berbagai</w:t>
      </w:r>
      <w:proofErr w:type="spellEnd"/>
      <w:r w:rsidRPr="00FD21A2">
        <w:rPr>
          <w:rFonts w:ascii="Trebuchet MS" w:eastAsia="Times New Roman" w:hAnsi="Trebuchet MS" w:cs="Times New Roman"/>
          <w:sz w:val="24"/>
          <w:szCs w:val="24"/>
          <w:lang w:val="en-US"/>
        </w:rPr>
        <w:t xml:space="preserve"> add-ons.</w:t>
      </w:r>
    </w:p>
    <w:p w14:paraId="393308C4"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r w:rsidRPr="00FD21A2">
        <w:rPr>
          <w:rFonts w:ascii="Trebuchet MS" w:eastAsia="Times New Roman" w:hAnsi="Trebuchet MS" w:cs="Times New Roman"/>
          <w:sz w:val="24"/>
          <w:szCs w:val="24"/>
          <w:lang w:val="en-US"/>
        </w:rPr>
        <w:t xml:space="preserve">Laravel, di </w:t>
      </w:r>
      <w:proofErr w:type="spellStart"/>
      <w:r w:rsidRPr="00FD21A2">
        <w:rPr>
          <w:rFonts w:ascii="Trebuchet MS" w:eastAsia="Times New Roman" w:hAnsi="Trebuchet MS" w:cs="Times New Roman"/>
          <w:sz w:val="24"/>
          <w:szCs w:val="24"/>
          <w:lang w:val="en-US"/>
        </w:rPr>
        <w:t>sisi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lain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terintegrasi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dengan</w:t>
      </w:r>
      <w:proofErr w:type="spellEnd"/>
      <w:r w:rsidRPr="00FD21A2">
        <w:rPr>
          <w:rFonts w:ascii="Trebuchet MS" w:eastAsia="Times New Roman" w:hAnsi="Trebuchet MS" w:cs="Times New Roman"/>
          <w:sz w:val="24"/>
          <w:szCs w:val="24"/>
          <w:lang w:val="en-US"/>
        </w:rPr>
        <w:t> </w:t>
      </w:r>
      <w:r w:rsidRPr="00FD21A2">
        <w:rPr>
          <w:rFonts w:ascii="Trebuchet MS" w:eastAsia="Times New Roman" w:hAnsi="Trebuchet MS" w:cs="Times New Roman"/>
          <w:i/>
          <w:iCs/>
          <w:sz w:val="24"/>
          <w:szCs w:val="24"/>
          <w:lang w:val="en-US"/>
        </w:rPr>
        <w:t>library</w:t>
      </w:r>
      <w:r w:rsidRPr="00FD21A2">
        <w:rPr>
          <w:rFonts w:ascii="Trebuchet MS" w:eastAsia="Times New Roman" w:hAnsi="Trebuchet MS" w:cs="Times New Roman"/>
          <w:sz w:val="24"/>
          <w:szCs w:val="24"/>
          <w:lang w:val="en-US"/>
        </w:rPr>
        <w:t xml:space="preserve"> dan platform </w:t>
      </w:r>
      <w:proofErr w:type="spellStart"/>
      <w:r w:rsidRPr="00FD21A2">
        <w:rPr>
          <w:rFonts w:ascii="Trebuchet MS" w:eastAsia="Times New Roman" w:hAnsi="Trebuchet MS" w:cs="Times New Roman"/>
          <w:sz w:val="24"/>
          <w:szCs w:val="24"/>
          <w:lang w:val="en-US"/>
        </w:rPr>
        <w:t>pihak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ketiga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seperti</w:t>
      </w:r>
      <w:proofErr w:type="spellEnd"/>
      <w:r w:rsidRPr="00FD21A2">
        <w:rPr>
          <w:rFonts w:ascii="Trebuchet MS" w:eastAsia="Times New Roman" w:hAnsi="Trebuchet MS" w:cs="Times New Roman"/>
          <w:sz w:val="24"/>
          <w:szCs w:val="24"/>
          <w:lang w:val="en-US"/>
        </w:rPr>
        <w:t xml:space="preserve"> Amazon Web Services (AWS), </w:t>
      </w:r>
      <w:proofErr w:type="spellStart"/>
      <w:r w:rsidRPr="00FD21A2">
        <w:rPr>
          <w:rFonts w:ascii="Trebuchet MS" w:eastAsia="Times New Roman" w:hAnsi="Trebuchet MS" w:cs="Times New Roman"/>
          <w:sz w:val="24"/>
          <w:szCs w:val="24"/>
          <w:lang w:val="en-US"/>
        </w:rPr>
        <w:t>sehingga</w:t>
      </w:r>
      <w:proofErr w:type="spellEnd"/>
      <w:r w:rsidRPr="00FD21A2">
        <w:rPr>
          <w:rFonts w:ascii="Trebuchet MS" w:eastAsia="Times New Roman" w:hAnsi="Trebuchet MS" w:cs="Times New Roman"/>
          <w:sz w:val="24"/>
          <w:szCs w:val="24"/>
          <w:lang w:val="en-US"/>
        </w:rPr>
        <w:t xml:space="preserve"> Anda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membuat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aplikasi</w:t>
      </w:r>
      <w:proofErr w:type="spellEnd"/>
      <w:r w:rsidRPr="00FD21A2">
        <w:rPr>
          <w:rFonts w:ascii="Trebuchet MS" w:eastAsia="Times New Roman" w:hAnsi="Trebuchet MS" w:cs="Times New Roman"/>
          <w:sz w:val="24"/>
          <w:szCs w:val="24"/>
          <w:lang w:val="en-US"/>
        </w:rPr>
        <w:t xml:space="preserve"> yang </w:t>
      </w:r>
      <w:proofErr w:type="spellStart"/>
      <w:r w:rsidRPr="00FD21A2">
        <w:rPr>
          <w:rFonts w:ascii="Trebuchet MS" w:eastAsia="Times New Roman" w:hAnsi="Trebuchet MS" w:cs="Times New Roman"/>
          <w:sz w:val="24"/>
          <w:szCs w:val="24"/>
          <w:lang w:val="en-US"/>
        </w:rPr>
        <w:t>mudah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diskalakan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Untuk</w:t>
      </w:r>
      <w:proofErr w:type="spellEnd"/>
      <w:r w:rsidRPr="00FD21A2">
        <w:rPr>
          <w:rFonts w:ascii="Trebuchet MS" w:eastAsia="Times New Roman" w:hAnsi="Trebuchet MS" w:cs="Times New Roman"/>
          <w:sz w:val="24"/>
          <w:szCs w:val="24"/>
          <w:lang w:val="en-US"/>
        </w:rPr>
        <w:t xml:space="preserve"> task yang </w:t>
      </w:r>
      <w:proofErr w:type="spellStart"/>
      <w:r w:rsidRPr="00FD21A2">
        <w:rPr>
          <w:rFonts w:ascii="Trebuchet MS" w:eastAsia="Times New Roman" w:hAnsi="Trebuchet MS" w:cs="Times New Roman"/>
          <w:sz w:val="24"/>
          <w:szCs w:val="24"/>
          <w:lang w:val="en-US"/>
        </w:rPr>
        <w:t>membutuhkan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waktu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penyelesaian</w:t>
      </w:r>
      <w:proofErr w:type="spellEnd"/>
      <w:r w:rsidRPr="00FD21A2">
        <w:rPr>
          <w:rFonts w:ascii="Trebuchet MS" w:eastAsia="Times New Roman" w:hAnsi="Trebuchet MS" w:cs="Times New Roman"/>
          <w:sz w:val="24"/>
          <w:szCs w:val="24"/>
          <w:lang w:val="en-US"/>
        </w:rPr>
        <w:t xml:space="preserve"> yang lama (</w:t>
      </w:r>
      <w:proofErr w:type="spellStart"/>
      <w:r w:rsidRPr="00FD21A2">
        <w:rPr>
          <w:rFonts w:ascii="Trebuchet MS" w:eastAsia="Times New Roman" w:hAnsi="Trebuchet MS" w:cs="Times New Roman"/>
          <w:sz w:val="24"/>
          <w:szCs w:val="24"/>
          <w:lang w:val="en-US"/>
        </w:rPr>
        <w:t>biasanya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lebih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dari</w:t>
      </w:r>
      <w:proofErr w:type="spellEnd"/>
      <w:r w:rsidRPr="00FD21A2">
        <w:rPr>
          <w:rFonts w:ascii="Trebuchet MS" w:eastAsia="Times New Roman" w:hAnsi="Trebuchet MS" w:cs="Times New Roman"/>
          <w:sz w:val="24"/>
          <w:szCs w:val="24"/>
          <w:lang w:val="en-US"/>
        </w:rPr>
        <w:t xml:space="preserve"> 30 </w:t>
      </w:r>
      <w:proofErr w:type="spellStart"/>
      <w:r w:rsidRPr="00FD21A2">
        <w:rPr>
          <w:rFonts w:ascii="Trebuchet MS" w:eastAsia="Times New Roman" w:hAnsi="Trebuchet MS" w:cs="Times New Roman"/>
          <w:sz w:val="24"/>
          <w:szCs w:val="24"/>
          <w:lang w:val="en-US"/>
        </w:rPr>
        <w:t>detik</w:t>
      </w:r>
      <w:proofErr w:type="spellEnd"/>
      <w:r w:rsidRPr="00FD21A2">
        <w:rPr>
          <w:rFonts w:ascii="Trebuchet MS" w:eastAsia="Times New Roman" w:hAnsi="Trebuchet MS" w:cs="Times New Roman"/>
          <w:sz w:val="24"/>
          <w:szCs w:val="24"/>
          <w:lang w:val="en-US"/>
        </w:rPr>
        <w:t xml:space="preserve">), Anda </w:t>
      </w:r>
      <w:proofErr w:type="spellStart"/>
      <w:r w:rsidRPr="00FD21A2">
        <w:rPr>
          <w:rFonts w:ascii="Trebuchet MS" w:eastAsia="Times New Roman" w:hAnsi="Trebuchet MS" w:cs="Times New Roman"/>
          <w:sz w:val="24"/>
          <w:szCs w:val="24"/>
          <w:lang w:val="en-US"/>
        </w:rPr>
        <w:t>bisa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mengurutkannya</w:t>
      </w:r>
      <w:proofErr w:type="spellEnd"/>
      <w:r w:rsidRPr="00FD21A2">
        <w:rPr>
          <w:rFonts w:ascii="Trebuchet MS" w:eastAsia="Times New Roman" w:hAnsi="Trebuchet MS" w:cs="Times New Roman"/>
          <w:sz w:val="24"/>
          <w:szCs w:val="24"/>
          <w:lang w:val="en-US"/>
        </w:rPr>
        <w:t xml:space="preserve"> agar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dijalankan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secara</w:t>
      </w:r>
      <w:proofErr w:type="spellEnd"/>
      <w:r w:rsidRPr="00FD21A2">
        <w:rPr>
          <w:rFonts w:ascii="Trebuchet MS" w:eastAsia="Times New Roman" w:hAnsi="Trebuchet MS" w:cs="Times New Roman"/>
          <w:sz w:val="24"/>
          <w:szCs w:val="24"/>
          <w:lang w:val="en-US"/>
        </w:rPr>
        <w:t> </w:t>
      </w:r>
      <w:r w:rsidRPr="00FD21A2">
        <w:rPr>
          <w:rFonts w:ascii="Trebuchet MS" w:eastAsia="Times New Roman" w:hAnsi="Trebuchet MS" w:cs="Times New Roman"/>
          <w:i/>
          <w:iCs/>
          <w:sz w:val="24"/>
          <w:szCs w:val="24"/>
          <w:lang w:val="en-US"/>
        </w:rPr>
        <w:t>asynchronously</w:t>
      </w:r>
      <w:r w:rsidRPr="00FD21A2">
        <w:rPr>
          <w:rFonts w:ascii="Trebuchet MS" w:eastAsia="Times New Roman" w:hAnsi="Trebuchet MS" w:cs="Times New Roman"/>
          <w:sz w:val="24"/>
          <w:szCs w:val="24"/>
          <w:lang w:val="en-US"/>
        </w:rPr>
        <w:t> di </w:t>
      </w:r>
      <w:r w:rsidRPr="00FD21A2">
        <w:rPr>
          <w:rFonts w:ascii="Trebuchet MS" w:eastAsia="Times New Roman" w:hAnsi="Trebuchet MS" w:cs="Times New Roman"/>
          <w:i/>
          <w:iCs/>
          <w:sz w:val="24"/>
          <w:szCs w:val="24"/>
          <w:lang w:val="en-US"/>
        </w:rPr>
        <w:t>background</w:t>
      </w:r>
      <w:r w:rsidRPr="00FD21A2">
        <w:rPr>
          <w:rFonts w:ascii="Trebuchet MS" w:eastAsia="Times New Roman" w:hAnsi="Trebuchet MS" w:cs="Times New Roman"/>
          <w:sz w:val="24"/>
          <w:szCs w:val="24"/>
          <w:lang w:val="en-US"/>
        </w:rPr>
        <w:t xml:space="preserve">. Performa pun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ditingkatkan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dengan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lebih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baik</w:t>
      </w:r>
      <w:proofErr w:type="spellEnd"/>
      <w:r w:rsidRPr="00FD21A2">
        <w:rPr>
          <w:rFonts w:ascii="Trebuchet MS" w:eastAsia="Times New Roman" w:hAnsi="Trebuchet MS" w:cs="Times New Roman"/>
          <w:sz w:val="24"/>
          <w:szCs w:val="24"/>
          <w:lang w:val="en-US"/>
        </w:rPr>
        <w:t>.</w:t>
      </w:r>
    </w:p>
    <w:p w14:paraId="75E428AF"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b/>
          <w:bCs/>
          <w:sz w:val="24"/>
          <w:szCs w:val="24"/>
          <w:lang w:val="en-US"/>
        </w:rPr>
        <w:t>Keunggulan</w:t>
      </w:r>
      <w:proofErr w:type="spellEnd"/>
      <w:r w:rsidRPr="00FD21A2">
        <w:rPr>
          <w:rFonts w:ascii="Trebuchet MS" w:eastAsia="Times New Roman" w:hAnsi="Trebuchet MS" w:cs="Times New Roman"/>
          <w:b/>
          <w:bCs/>
          <w:sz w:val="24"/>
          <w:szCs w:val="24"/>
          <w:lang w:val="en-US"/>
        </w:rPr>
        <w:t xml:space="preserve"> Utama:</w:t>
      </w:r>
    </w:p>
    <w:p w14:paraId="4CF9A77A" w14:textId="77777777" w:rsidR="00FD21A2" w:rsidRPr="00FD21A2" w:rsidRDefault="00FD21A2" w:rsidP="00C02352">
      <w:pPr>
        <w:numPr>
          <w:ilvl w:val="0"/>
          <w:numId w:val="58"/>
        </w:numPr>
        <w:spacing w:before="100" w:beforeAutospacing="1"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Memiliki</w:t>
      </w:r>
      <w:proofErr w:type="spellEnd"/>
      <w:r w:rsidRPr="00FD21A2">
        <w:rPr>
          <w:rFonts w:ascii="Trebuchet MS" w:eastAsia="Times New Roman" w:hAnsi="Trebuchet MS" w:cs="Times New Roman"/>
          <w:sz w:val="24"/>
          <w:szCs w:val="24"/>
          <w:lang w:val="en-US"/>
        </w:rPr>
        <w:t xml:space="preserve"> syntax yang </w:t>
      </w:r>
      <w:proofErr w:type="spellStart"/>
      <w:r w:rsidRPr="00FD21A2">
        <w:rPr>
          <w:rFonts w:ascii="Trebuchet MS" w:eastAsia="Times New Roman" w:hAnsi="Trebuchet MS" w:cs="Times New Roman"/>
          <w:sz w:val="24"/>
          <w:szCs w:val="24"/>
          <w:lang w:val="en-US"/>
        </w:rPr>
        <w:t>mudah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dipahami</w:t>
      </w:r>
      <w:proofErr w:type="spellEnd"/>
      <w:r w:rsidRPr="00FD21A2">
        <w:rPr>
          <w:rFonts w:ascii="Trebuchet MS" w:eastAsia="Times New Roman" w:hAnsi="Trebuchet MS" w:cs="Times New Roman"/>
          <w:sz w:val="24"/>
          <w:szCs w:val="24"/>
          <w:lang w:val="en-US"/>
        </w:rPr>
        <w:t xml:space="preserve"> dan </w:t>
      </w:r>
      <w:proofErr w:type="spellStart"/>
      <w:r w:rsidRPr="00FD21A2">
        <w:rPr>
          <w:rFonts w:ascii="Trebuchet MS" w:eastAsia="Times New Roman" w:hAnsi="Trebuchet MS" w:cs="Times New Roman"/>
          <w:sz w:val="24"/>
          <w:szCs w:val="24"/>
          <w:lang w:val="en-US"/>
        </w:rPr>
        <w:t>dipelajari</w:t>
      </w:r>
      <w:proofErr w:type="spellEnd"/>
      <w:r w:rsidRPr="00FD21A2">
        <w:rPr>
          <w:rFonts w:ascii="Trebuchet MS" w:eastAsia="Times New Roman" w:hAnsi="Trebuchet MS" w:cs="Times New Roman"/>
          <w:sz w:val="24"/>
          <w:szCs w:val="24"/>
          <w:lang w:val="en-US"/>
        </w:rPr>
        <w:t>.</w:t>
      </w:r>
    </w:p>
    <w:p w14:paraId="209ACE5C" w14:textId="77777777" w:rsidR="00FD21A2" w:rsidRPr="00FD21A2" w:rsidRDefault="00FD21A2" w:rsidP="00C02352">
      <w:pPr>
        <w:numPr>
          <w:ilvl w:val="0"/>
          <w:numId w:val="58"/>
        </w:numPr>
        <w:spacing w:before="100" w:beforeAutospacing="1"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Fungsionalitas</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intinya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dapat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dikembangkan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dengan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menggunakan</w:t>
      </w:r>
      <w:proofErr w:type="spellEnd"/>
      <w:r w:rsidRPr="00FD21A2">
        <w:rPr>
          <w:rFonts w:ascii="Trebuchet MS" w:eastAsia="Times New Roman" w:hAnsi="Trebuchet MS" w:cs="Times New Roman"/>
          <w:sz w:val="24"/>
          <w:szCs w:val="24"/>
          <w:lang w:val="en-US"/>
        </w:rPr>
        <w:t xml:space="preserve"> add-ons.</w:t>
      </w:r>
    </w:p>
    <w:p w14:paraId="6DEB6D7F" w14:textId="77777777" w:rsidR="00FD21A2" w:rsidRPr="00FD21A2" w:rsidRDefault="00FD21A2" w:rsidP="00C02352">
      <w:pPr>
        <w:numPr>
          <w:ilvl w:val="0"/>
          <w:numId w:val="58"/>
        </w:numPr>
        <w:spacing w:before="100" w:beforeAutospacing="1"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Menyediakan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fungsi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bawaan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untuk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mengelola</w:t>
      </w:r>
      <w:proofErr w:type="spellEnd"/>
      <w:r w:rsidRPr="00FD21A2">
        <w:rPr>
          <w:rFonts w:ascii="Trebuchet MS" w:eastAsia="Times New Roman" w:hAnsi="Trebuchet MS" w:cs="Times New Roman"/>
          <w:sz w:val="24"/>
          <w:szCs w:val="24"/>
          <w:lang w:val="en-US"/>
        </w:rPr>
        <w:t> </w:t>
      </w:r>
      <w:r w:rsidRPr="00FD21A2">
        <w:rPr>
          <w:rFonts w:ascii="Trebuchet MS" w:eastAsia="Times New Roman" w:hAnsi="Trebuchet MS" w:cs="Times New Roman"/>
          <w:i/>
          <w:iCs/>
          <w:sz w:val="24"/>
          <w:szCs w:val="24"/>
          <w:lang w:val="en-US"/>
        </w:rPr>
        <w:t>routing</w:t>
      </w:r>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manajemen</w:t>
      </w:r>
      <w:proofErr w:type="spellEnd"/>
      <w:r w:rsidRPr="00FD21A2">
        <w:rPr>
          <w:rFonts w:ascii="Trebuchet MS" w:eastAsia="Times New Roman" w:hAnsi="Trebuchet MS" w:cs="Times New Roman"/>
          <w:sz w:val="24"/>
          <w:szCs w:val="24"/>
          <w:lang w:val="en-US"/>
        </w:rPr>
        <w:t xml:space="preserve"> user, </w:t>
      </w:r>
      <w:r w:rsidRPr="00FD21A2">
        <w:rPr>
          <w:rFonts w:ascii="Trebuchet MS" w:eastAsia="Times New Roman" w:hAnsi="Trebuchet MS" w:cs="Times New Roman"/>
          <w:i/>
          <w:iCs/>
          <w:sz w:val="24"/>
          <w:szCs w:val="24"/>
          <w:lang w:val="en-US"/>
        </w:rPr>
        <w:t>caching</w:t>
      </w:r>
      <w:r w:rsidRPr="00FD21A2">
        <w:rPr>
          <w:rFonts w:ascii="Trebuchet MS" w:eastAsia="Times New Roman" w:hAnsi="Trebuchet MS" w:cs="Times New Roman"/>
          <w:sz w:val="24"/>
          <w:szCs w:val="24"/>
          <w:lang w:val="en-US"/>
        </w:rPr>
        <w:t xml:space="preserve">, dan lain </w:t>
      </w:r>
      <w:proofErr w:type="spellStart"/>
      <w:r w:rsidRPr="00FD21A2">
        <w:rPr>
          <w:rFonts w:ascii="Trebuchet MS" w:eastAsia="Times New Roman" w:hAnsi="Trebuchet MS" w:cs="Times New Roman"/>
          <w:sz w:val="24"/>
          <w:szCs w:val="24"/>
          <w:lang w:val="en-US"/>
        </w:rPr>
        <w:t>sebagainya</w:t>
      </w:r>
      <w:proofErr w:type="spellEnd"/>
      <w:r w:rsidRPr="00FD21A2">
        <w:rPr>
          <w:rFonts w:ascii="Trebuchet MS" w:eastAsia="Times New Roman" w:hAnsi="Trebuchet MS" w:cs="Times New Roman"/>
          <w:sz w:val="24"/>
          <w:szCs w:val="24"/>
          <w:lang w:val="en-US"/>
        </w:rPr>
        <w:t>.</w:t>
      </w:r>
    </w:p>
    <w:p w14:paraId="7BD48550" w14:textId="77777777" w:rsidR="00FD21A2" w:rsidRPr="00FD21A2" w:rsidRDefault="00FD21A2" w:rsidP="00C02352">
      <w:pPr>
        <w:numPr>
          <w:ilvl w:val="0"/>
          <w:numId w:val="58"/>
        </w:numPr>
        <w:spacing w:before="100" w:beforeAutospacing="1"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Terintegrasi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dengan</w:t>
      </w:r>
      <w:proofErr w:type="spellEnd"/>
      <w:r w:rsidRPr="00FD21A2">
        <w:rPr>
          <w:rFonts w:ascii="Trebuchet MS" w:eastAsia="Times New Roman" w:hAnsi="Trebuchet MS" w:cs="Times New Roman"/>
          <w:sz w:val="24"/>
          <w:szCs w:val="24"/>
          <w:lang w:val="en-US"/>
        </w:rPr>
        <w:t> </w:t>
      </w:r>
      <w:r w:rsidRPr="00FD21A2">
        <w:rPr>
          <w:rFonts w:ascii="Trebuchet MS" w:eastAsia="Times New Roman" w:hAnsi="Trebuchet MS" w:cs="Times New Roman"/>
          <w:i/>
          <w:iCs/>
          <w:sz w:val="24"/>
          <w:szCs w:val="24"/>
          <w:lang w:val="en-US"/>
        </w:rPr>
        <w:t>library </w:t>
      </w:r>
      <w:r w:rsidRPr="00FD21A2">
        <w:rPr>
          <w:rFonts w:ascii="Trebuchet MS" w:eastAsia="Times New Roman" w:hAnsi="Trebuchet MS" w:cs="Times New Roman"/>
          <w:sz w:val="24"/>
          <w:szCs w:val="24"/>
          <w:lang w:val="en-US"/>
        </w:rPr>
        <w:t xml:space="preserve">dan platform </w:t>
      </w:r>
      <w:proofErr w:type="spellStart"/>
      <w:r w:rsidRPr="00FD21A2">
        <w:rPr>
          <w:rFonts w:ascii="Trebuchet MS" w:eastAsia="Times New Roman" w:hAnsi="Trebuchet MS" w:cs="Times New Roman"/>
          <w:sz w:val="24"/>
          <w:szCs w:val="24"/>
          <w:lang w:val="en-US"/>
        </w:rPr>
        <w:t>pihak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ketiga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seperti</w:t>
      </w:r>
      <w:proofErr w:type="spellEnd"/>
      <w:r w:rsidRPr="00FD21A2">
        <w:rPr>
          <w:rFonts w:ascii="Trebuchet MS" w:eastAsia="Times New Roman" w:hAnsi="Trebuchet MS" w:cs="Times New Roman"/>
          <w:sz w:val="24"/>
          <w:szCs w:val="24"/>
          <w:lang w:val="en-US"/>
        </w:rPr>
        <w:t xml:space="preserve"> AWS.</w:t>
      </w:r>
    </w:p>
    <w:p w14:paraId="230B48B9" w14:textId="77777777" w:rsidR="00FD21A2" w:rsidRPr="00FD21A2" w:rsidRDefault="00FD21A2" w:rsidP="00C02352">
      <w:pPr>
        <w:numPr>
          <w:ilvl w:val="0"/>
          <w:numId w:val="58"/>
        </w:numPr>
        <w:spacing w:before="100" w:beforeAutospacing="1" w:after="100" w:afterAutospacing="1" w:line="240" w:lineRule="auto"/>
        <w:rPr>
          <w:rFonts w:ascii="Trebuchet MS" w:eastAsia="Times New Roman" w:hAnsi="Trebuchet MS" w:cs="Times New Roman"/>
          <w:sz w:val="24"/>
          <w:szCs w:val="24"/>
          <w:lang w:val="en-US"/>
        </w:rPr>
      </w:pPr>
      <w:proofErr w:type="spellStart"/>
      <w:r w:rsidRPr="00FD21A2">
        <w:rPr>
          <w:rFonts w:ascii="Trebuchet MS" w:eastAsia="Times New Roman" w:hAnsi="Trebuchet MS" w:cs="Times New Roman"/>
          <w:sz w:val="24"/>
          <w:szCs w:val="24"/>
          <w:lang w:val="en-US"/>
        </w:rPr>
        <w:t>Menjalankan</w:t>
      </w:r>
      <w:proofErr w:type="spellEnd"/>
      <w:r w:rsidRPr="00FD21A2">
        <w:rPr>
          <w:rFonts w:ascii="Trebuchet MS" w:eastAsia="Times New Roman" w:hAnsi="Trebuchet MS" w:cs="Times New Roman"/>
          <w:sz w:val="24"/>
          <w:szCs w:val="24"/>
          <w:lang w:val="en-US"/>
        </w:rPr>
        <w:t xml:space="preserve"> task </w:t>
      </w:r>
      <w:proofErr w:type="spellStart"/>
      <w:r w:rsidRPr="00FD21A2">
        <w:rPr>
          <w:rFonts w:ascii="Trebuchet MS" w:eastAsia="Times New Roman" w:hAnsi="Trebuchet MS" w:cs="Times New Roman"/>
          <w:sz w:val="24"/>
          <w:szCs w:val="24"/>
          <w:lang w:val="en-US"/>
        </w:rPr>
        <w:t>secara</w:t>
      </w:r>
      <w:proofErr w:type="spellEnd"/>
      <w:r w:rsidRPr="00FD21A2">
        <w:rPr>
          <w:rFonts w:ascii="Trebuchet MS" w:eastAsia="Times New Roman" w:hAnsi="Trebuchet MS" w:cs="Times New Roman"/>
          <w:sz w:val="24"/>
          <w:szCs w:val="24"/>
          <w:lang w:val="en-US"/>
        </w:rPr>
        <w:t> </w:t>
      </w:r>
      <w:r w:rsidRPr="00FD21A2">
        <w:rPr>
          <w:rFonts w:ascii="Trebuchet MS" w:eastAsia="Times New Roman" w:hAnsi="Trebuchet MS" w:cs="Times New Roman"/>
          <w:i/>
          <w:iCs/>
          <w:sz w:val="24"/>
          <w:szCs w:val="24"/>
          <w:lang w:val="en-US"/>
        </w:rPr>
        <w:t>asynchronously</w:t>
      </w:r>
      <w:r w:rsidRPr="00FD21A2">
        <w:rPr>
          <w:rFonts w:ascii="Trebuchet MS" w:eastAsia="Times New Roman" w:hAnsi="Trebuchet MS" w:cs="Times New Roman"/>
          <w:sz w:val="24"/>
          <w:szCs w:val="24"/>
          <w:lang w:val="en-US"/>
        </w:rPr>
        <w:t> di </w:t>
      </w:r>
      <w:r w:rsidRPr="00FD21A2">
        <w:rPr>
          <w:rFonts w:ascii="Trebuchet MS" w:eastAsia="Times New Roman" w:hAnsi="Trebuchet MS" w:cs="Times New Roman"/>
          <w:i/>
          <w:iCs/>
          <w:sz w:val="24"/>
          <w:szCs w:val="24"/>
          <w:lang w:val="en-US"/>
        </w:rPr>
        <w:t>background</w:t>
      </w:r>
      <w:r w:rsidRPr="00FD21A2">
        <w:rPr>
          <w:rFonts w:ascii="Trebuchet MS" w:eastAsia="Times New Roman" w:hAnsi="Trebuchet MS" w:cs="Times New Roman"/>
          <w:sz w:val="24"/>
          <w:szCs w:val="24"/>
          <w:lang w:val="en-US"/>
        </w:rPr>
        <w:t> </w:t>
      </w:r>
      <w:proofErr w:type="spellStart"/>
      <w:r w:rsidRPr="00FD21A2">
        <w:rPr>
          <w:rFonts w:ascii="Trebuchet MS" w:eastAsia="Times New Roman" w:hAnsi="Trebuchet MS" w:cs="Times New Roman"/>
          <w:sz w:val="24"/>
          <w:szCs w:val="24"/>
          <w:lang w:val="en-US"/>
        </w:rPr>
        <w:t>untuk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meningkatkan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performa</w:t>
      </w:r>
      <w:proofErr w:type="spellEnd"/>
      <w:r w:rsidRPr="00FD21A2">
        <w:rPr>
          <w:rFonts w:ascii="Trebuchet MS" w:eastAsia="Times New Roman" w:hAnsi="Trebuchet MS" w:cs="Times New Roman"/>
          <w:sz w:val="24"/>
          <w:szCs w:val="24"/>
          <w:lang w:val="en-US"/>
        </w:rPr>
        <w:t>.</w:t>
      </w:r>
    </w:p>
    <w:p w14:paraId="02F1A206" w14:textId="77777777" w:rsidR="00FD21A2" w:rsidRPr="00FD21A2" w:rsidRDefault="00FD21A2" w:rsidP="00FD21A2">
      <w:pPr>
        <w:spacing w:after="100" w:afterAutospacing="1" w:line="240" w:lineRule="auto"/>
        <w:rPr>
          <w:rFonts w:ascii="Trebuchet MS" w:eastAsia="Times New Roman" w:hAnsi="Trebuchet MS" w:cs="Times New Roman"/>
          <w:sz w:val="24"/>
          <w:szCs w:val="24"/>
          <w:lang w:val="en-US"/>
        </w:rPr>
      </w:pPr>
      <w:r w:rsidRPr="00FD21A2">
        <w:rPr>
          <w:rFonts w:ascii="Trebuchet MS" w:eastAsia="Times New Roman" w:hAnsi="Trebuchet MS" w:cs="Times New Roman"/>
          <w:sz w:val="24"/>
          <w:szCs w:val="24"/>
          <w:lang w:val="en-US"/>
        </w:rPr>
        <w:t xml:space="preserve">Laravel </w:t>
      </w:r>
      <w:proofErr w:type="spellStart"/>
      <w:r w:rsidRPr="00FD21A2">
        <w:rPr>
          <w:rFonts w:ascii="Trebuchet MS" w:eastAsia="Times New Roman" w:hAnsi="Trebuchet MS" w:cs="Times New Roman"/>
          <w:sz w:val="24"/>
          <w:szCs w:val="24"/>
          <w:lang w:val="en-US"/>
        </w:rPr>
        <w:t>memiliki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komunitas</w:t>
      </w:r>
      <w:proofErr w:type="spellEnd"/>
      <w:r w:rsidRPr="00FD21A2">
        <w:rPr>
          <w:rFonts w:ascii="Trebuchet MS" w:eastAsia="Times New Roman" w:hAnsi="Trebuchet MS" w:cs="Times New Roman"/>
          <w:sz w:val="24"/>
          <w:szCs w:val="24"/>
          <w:lang w:val="en-US"/>
        </w:rPr>
        <w:t xml:space="preserve"> yang </w:t>
      </w:r>
      <w:proofErr w:type="spellStart"/>
      <w:r w:rsidRPr="00FD21A2">
        <w:rPr>
          <w:rFonts w:ascii="Trebuchet MS" w:eastAsia="Times New Roman" w:hAnsi="Trebuchet MS" w:cs="Times New Roman"/>
          <w:sz w:val="24"/>
          <w:szCs w:val="24"/>
          <w:lang w:val="en-US"/>
        </w:rPr>
        <w:t>sangat</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aktif</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Adanya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komunitas</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ini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membantu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setiap</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usernya</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dalam</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mencari</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bantuan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atau</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bahkan</w:t>
      </w:r>
      <w:proofErr w:type="spellEnd"/>
      <w:r w:rsidRPr="00FD21A2">
        <w:rPr>
          <w:rFonts w:ascii="Trebuchet MS" w:eastAsia="Times New Roman" w:hAnsi="Trebuchet MS" w:cs="Times New Roman"/>
          <w:sz w:val="24"/>
          <w:szCs w:val="24"/>
          <w:lang w:val="en-US"/>
        </w:rPr>
        <w:t xml:space="preserve"> tutorial. Karena </w:t>
      </w:r>
      <w:proofErr w:type="spellStart"/>
      <w:r w:rsidRPr="00FD21A2">
        <w:rPr>
          <w:rFonts w:ascii="Trebuchet MS" w:eastAsia="Times New Roman" w:hAnsi="Trebuchet MS" w:cs="Times New Roman"/>
          <w:sz w:val="24"/>
          <w:szCs w:val="24"/>
          <w:lang w:val="en-US"/>
        </w:rPr>
        <w:t>kemudahannya</w:t>
      </w:r>
      <w:proofErr w:type="spellEnd"/>
      <w:r w:rsidRPr="00FD21A2">
        <w:rPr>
          <w:rFonts w:ascii="Trebuchet MS" w:eastAsia="Times New Roman" w:hAnsi="Trebuchet MS" w:cs="Times New Roman"/>
          <w:sz w:val="24"/>
          <w:szCs w:val="24"/>
          <w:lang w:val="en-US"/>
        </w:rPr>
        <w:t xml:space="preserve">, Laravel </w:t>
      </w:r>
      <w:proofErr w:type="spellStart"/>
      <w:r w:rsidRPr="00FD21A2">
        <w:rPr>
          <w:rFonts w:ascii="Trebuchet MS" w:eastAsia="Times New Roman" w:hAnsi="Trebuchet MS" w:cs="Times New Roman"/>
          <w:sz w:val="24"/>
          <w:szCs w:val="24"/>
          <w:lang w:val="en-US"/>
        </w:rPr>
        <w:t>merupakan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pilihan</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terbaik</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bagi</w:t>
      </w:r>
      <w:proofErr w:type="spellEnd"/>
      <w:r w:rsidRPr="00FD21A2">
        <w:rPr>
          <w:rFonts w:ascii="Trebuchet MS" w:eastAsia="Times New Roman" w:hAnsi="Trebuchet MS" w:cs="Times New Roman"/>
          <w:sz w:val="24"/>
          <w:szCs w:val="24"/>
          <w:lang w:val="en-US"/>
        </w:rPr>
        <w:t xml:space="preserve"> yang </w:t>
      </w:r>
      <w:proofErr w:type="spellStart"/>
      <w:r w:rsidRPr="00FD21A2">
        <w:rPr>
          <w:rFonts w:ascii="Trebuchet MS" w:eastAsia="Times New Roman" w:hAnsi="Trebuchet MS" w:cs="Times New Roman"/>
          <w:sz w:val="24"/>
          <w:szCs w:val="24"/>
          <w:lang w:val="en-US"/>
        </w:rPr>
        <w:t>masih</w:t>
      </w:r>
      <w:proofErr w:type="spellEnd"/>
      <w:r w:rsidRPr="00FD21A2">
        <w:rPr>
          <w:rFonts w:ascii="Trebuchet MS" w:eastAsia="Times New Roman" w:hAnsi="Trebuchet MS" w:cs="Times New Roman"/>
          <w:sz w:val="24"/>
          <w:szCs w:val="24"/>
          <w:lang w:val="en-US"/>
        </w:rPr>
        <w:t xml:space="preserve"> </w:t>
      </w:r>
      <w:proofErr w:type="spellStart"/>
      <w:r w:rsidRPr="00FD21A2">
        <w:rPr>
          <w:rFonts w:ascii="Trebuchet MS" w:eastAsia="Times New Roman" w:hAnsi="Trebuchet MS" w:cs="Times New Roman"/>
          <w:sz w:val="24"/>
          <w:szCs w:val="24"/>
          <w:lang w:val="en-US"/>
        </w:rPr>
        <w:t>baru</w:t>
      </w:r>
      <w:proofErr w:type="spellEnd"/>
      <w:r w:rsidRPr="00FD21A2">
        <w:rPr>
          <w:rFonts w:ascii="Trebuchet MS" w:eastAsia="Times New Roman" w:hAnsi="Trebuchet MS" w:cs="Times New Roman"/>
          <w:sz w:val="24"/>
          <w:szCs w:val="24"/>
          <w:lang w:val="en-US"/>
        </w:rPr>
        <w:t xml:space="preserve"> di dunia </w:t>
      </w:r>
      <w:proofErr w:type="spellStart"/>
      <w:r w:rsidRPr="00FD21A2">
        <w:rPr>
          <w:rFonts w:ascii="Trebuchet MS" w:eastAsia="Times New Roman" w:hAnsi="Trebuchet MS" w:cs="Times New Roman"/>
          <w:sz w:val="24"/>
          <w:szCs w:val="24"/>
          <w:lang w:val="en-US"/>
        </w:rPr>
        <w:t>pengembangan</w:t>
      </w:r>
      <w:proofErr w:type="spellEnd"/>
      <w:r w:rsidRPr="00FD21A2">
        <w:rPr>
          <w:rFonts w:ascii="Trebuchet MS" w:eastAsia="Times New Roman" w:hAnsi="Trebuchet MS" w:cs="Times New Roman"/>
          <w:sz w:val="24"/>
          <w:szCs w:val="24"/>
          <w:lang w:val="en-US"/>
        </w:rPr>
        <w:t xml:space="preserve"> web dan PHP framework.</w:t>
      </w:r>
    </w:p>
    <w:p w14:paraId="59E505C2" w14:textId="77777777"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p>
    <w:p w14:paraId="2A1A3B53"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rPr>
      </w:pPr>
      <w:r>
        <w:rPr>
          <w:rStyle w:val="ez-toc-section"/>
          <w:rFonts w:ascii="Helvetica" w:hAnsi="Helvetica" w:cs="Helvetica"/>
          <w:color w:val="444444"/>
          <w:sz w:val="26"/>
          <w:szCs w:val="26"/>
          <w:bdr w:val="none" w:sz="0" w:space="0" w:color="auto" w:frame="1"/>
        </w:rPr>
        <w:t>D. Rails</w:t>
      </w:r>
    </w:p>
    <w:p w14:paraId="4B629F24" w14:textId="77777777"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 xml:space="preserve">Rails </w:t>
      </w:r>
      <w:proofErr w:type="spellStart"/>
      <w:r>
        <w:rPr>
          <w:rFonts w:ascii="Helvetica" w:hAnsi="Helvetica" w:cs="Helvetica"/>
          <w:color w:val="2D2D2D"/>
        </w:rPr>
        <w:t>adalah</w:t>
      </w:r>
      <w:proofErr w:type="spellEnd"/>
      <w:r>
        <w:rPr>
          <w:rFonts w:ascii="Helvetica" w:hAnsi="Helvetica" w:cs="Helvetica"/>
          <w:color w:val="2D2D2D"/>
        </w:rPr>
        <w:t xml:space="preserve"> web framework Model-View-Controller yang </w:t>
      </w:r>
      <w:proofErr w:type="spellStart"/>
      <w:r>
        <w:rPr>
          <w:rFonts w:ascii="Helvetica" w:hAnsi="Helvetica" w:cs="Helvetica"/>
          <w:color w:val="2D2D2D"/>
        </w:rPr>
        <w:t>ditulis</w:t>
      </w:r>
      <w:proofErr w:type="spellEnd"/>
      <w:r>
        <w:rPr>
          <w:rFonts w:ascii="Helvetica" w:hAnsi="Helvetica" w:cs="Helvetica"/>
          <w:color w:val="2D2D2D"/>
        </w:rPr>
        <w:t xml:space="preserve"> oleh David </w:t>
      </w:r>
      <w:proofErr w:type="spellStart"/>
      <w:r>
        <w:rPr>
          <w:rFonts w:ascii="Helvetica" w:hAnsi="Helvetica" w:cs="Helvetica"/>
          <w:color w:val="2D2D2D"/>
        </w:rPr>
        <w:t>Heinemeier</w:t>
      </w:r>
      <w:proofErr w:type="spellEnd"/>
      <w:r>
        <w:rPr>
          <w:rFonts w:ascii="Helvetica" w:hAnsi="Helvetica" w:cs="Helvetica"/>
          <w:color w:val="2D2D2D"/>
        </w:rPr>
        <w:t xml:space="preserve"> Hansson. </w:t>
      </w:r>
      <w:proofErr w:type="spellStart"/>
      <w:r>
        <w:rPr>
          <w:rFonts w:ascii="Helvetica" w:hAnsi="Helvetica" w:cs="Helvetica"/>
          <w:color w:val="2D2D2D"/>
        </w:rPr>
        <w:t>Selain</w:t>
      </w:r>
      <w:proofErr w:type="spellEnd"/>
      <w:r>
        <w:rPr>
          <w:rFonts w:ascii="Helvetica" w:hAnsi="Helvetica" w:cs="Helvetica"/>
          <w:color w:val="2D2D2D"/>
        </w:rPr>
        <w:t xml:space="preserve"> </w:t>
      </w:r>
      <w:proofErr w:type="spellStart"/>
      <w:r>
        <w:rPr>
          <w:rFonts w:ascii="Helvetica" w:hAnsi="Helvetica" w:cs="Helvetica"/>
          <w:color w:val="2D2D2D"/>
        </w:rPr>
        <w:t>itu</w:t>
      </w:r>
      <w:proofErr w:type="spellEnd"/>
      <w:r>
        <w:rPr>
          <w:rFonts w:ascii="Helvetica" w:hAnsi="Helvetica" w:cs="Helvetica"/>
          <w:color w:val="2D2D2D"/>
        </w:rPr>
        <w:t xml:space="preserve">, Rails </w:t>
      </w:r>
      <w:proofErr w:type="spellStart"/>
      <w:r>
        <w:rPr>
          <w:rFonts w:ascii="Helvetica" w:hAnsi="Helvetica" w:cs="Helvetica"/>
          <w:color w:val="2D2D2D"/>
        </w:rPr>
        <w:t>mencakup</w:t>
      </w:r>
      <w:proofErr w:type="spellEnd"/>
      <w:r>
        <w:rPr>
          <w:rFonts w:ascii="Helvetica" w:hAnsi="Helvetica" w:cs="Helvetica"/>
          <w:color w:val="2D2D2D"/>
        </w:rPr>
        <w:t xml:space="preserve"> </w:t>
      </w:r>
      <w:proofErr w:type="spellStart"/>
      <w:r>
        <w:rPr>
          <w:rFonts w:ascii="Helvetica" w:hAnsi="Helvetica" w:cs="Helvetica"/>
          <w:color w:val="2D2D2D"/>
        </w:rPr>
        <w:t>semua</w:t>
      </w:r>
      <w:proofErr w:type="spellEnd"/>
      <w:r>
        <w:rPr>
          <w:rFonts w:ascii="Helvetica" w:hAnsi="Helvetica" w:cs="Helvetica"/>
          <w:color w:val="2D2D2D"/>
        </w:rPr>
        <w:t xml:space="preserve"> yang </w:t>
      </w:r>
      <w:proofErr w:type="spellStart"/>
      <w:r>
        <w:rPr>
          <w:rFonts w:ascii="Helvetica" w:hAnsi="Helvetica" w:cs="Helvetica"/>
          <w:color w:val="2D2D2D"/>
        </w:rPr>
        <w:t>diperlukan</w:t>
      </w:r>
      <w:proofErr w:type="spellEnd"/>
      <w:r>
        <w:rPr>
          <w:rFonts w:ascii="Helvetica" w:hAnsi="Helvetica" w:cs="Helvetica"/>
          <w:color w:val="2D2D2D"/>
        </w:rPr>
        <w:t xml:space="preserve">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membuat</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web </w:t>
      </w:r>
      <w:proofErr w:type="spellStart"/>
      <w:r>
        <w:rPr>
          <w:rFonts w:ascii="Helvetica" w:hAnsi="Helvetica" w:cs="Helvetica"/>
          <w:color w:val="2D2D2D"/>
        </w:rPr>
        <w:t>berbasis</w:t>
      </w:r>
      <w:proofErr w:type="spellEnd"/>
      <w:r>
        <w:rPr>
          <w:rFonts w:ascii="Helvetica" w:hAnsi="Helvetica" w:cs="Helvetica"/>
          <w:color w:val="2D2D2D"/>
        </w:rPr>
        <w:t xml:space="preserve"> database </w:t>
      </w:r>
      <w:proofErr w:type="spellStart"/>
      <w:r>
        <w:rPr>
          <w:rFonts w:ascii="Helvetica" w:hAnsi="Helvetica" w:cs="Helvetica"/>
          <w:color w:val="2D2D2D"/>
        </w:rPr>
        <w:t>menggunakan</w:t>
      </w:r>
      <w:proofErr w:type="spellEnd"/>
      <w:r>
        <w:rPr>
          <w:rFonts w:ascii="Helvetica" w:hAnsi="Helvetica" w:cs="Helvetica"/>
          <w:color w:val="2D2D2D"/>
        </w:rPr>
        <w:t xml:space="preserve"> Ruby.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xml:space="preserve"> </w:t>
      </w:r>
      <w:proofErr w:type="spellStart"/>
      <w:r>
        <w:rPr>
          <w:rFonts w:ascii="Helvetica" w:hAnsi="Helvetica" w:cs="Helvetica"/>
          <w:color w:val="2D2D2D"/>
        </w:rPr>
        <w:t>AirBnB</w:t>
      </w:r>
      <w:proofErr w:type="spellEnd"/>
      <w:r>
        <w:rPr>
          <w:rFonts w:ascii="Helvetica" w:hAnsi="Helvetica" w:cs="Helvetica"/>
          <w:color w:val="2D2D2D"/>
        </w:rPr>
        <w:t xml:space="preserve">, GitHub, </w:t>
      </w:r>
      <w:proofErr w:type="spellStart"/>
      <w:r>
        <w:rPr>
          <w:rFonts w:ascii="Helvetica" w:hAnsi="Helvetica" w:cs="Helvetica"/>
          <w:color w:val="2D2D2D"/>
        </w:rPr>
        <w:t>UrbanDictionary</w:t>
      </w:r>
      <w:proofErr w:type="spellEnd"/>
      <w:r>
        <w:rPr>
          <w:rFonts w:ascii="Helvetica" w:hAnsi="Helvetica" w:cs="Helvetica"/>
          <w:color w:val="2D2D2D"/>
        </w:rPr>
        <w:t xml:space="preserve">, </w:t>
      </w:r>
      <w:proofErr w:type="spellStart"/>
      <w:r>
        <w:rPr>
          <w:rFonts w:ascii="Helvetica" w:hAnsi="Helvetica" w:cs="Helvetica"/>
          <w:color w:val="2D2D2D"/>
        </w:rPr>
        <w:t>GroupOn</w:t>
      </w:r>
      <w:proofErr w:type="spellEnd"/>
      <w:r>
        <w:rPr>
          <w:rFonts w:ascii="Helvetica" w:hAnsi="Helvetica" w:cs="Helvetica"/>
          <w:color w:val="2D2D2D"/>
        </w:rPr>
        <w:t xml:space="preserve"> dan Shopify.</w:t>
      </w:r>
    </w:p>
    <w:p w14:paraId="21800691"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rPr>
      </w:pPr>
      <w:r>
        <w:rPr>
          <w:rStyle w:val="ez-toc-section"/>
          <w:rFonts w:ascii="Helvetica" w:hAnsi="Helvetica" w:cs="Helvetica"/>
          <w:color w:val="444444"/>
          <w:sz w:val="26"/>
          <w:szCs w:val="26"/>
          <w:bdr w:val="none" w:sz="0" w:space="0" w:color="auto" w:frame="1"/>
        </w:rPr>
        <w:t>E. Spring</w:t>
      </w:r>
    </w:p>
    <w:p w14:paraId="47889E06" w14:textId="77777777"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 xml:space="preserve">Spring </w:t>
      </w:r>
      <w:proofErr w:type="spellStart"/>
      <w:r>
        <w:rPr>
          <w:rFonts w:ascii="Helvetica" w:hAnsi="Helvetica" w:cs="Helvetica"/>
          <w:color w:val="2D2D2D"/>
        </w:rPr>
        <w:t>adalah</w:t>
      </w:r>
      <w:proofErr w:type="spellEnd"/>
      <w:r>
        <w:rPr>
          <w:rFonts w:ascii="Helvetica" w:hAnsi="Helvetica" w:cs="Helvetica"/>
          <w:color w:val="2D2D2D"/>
        </w:rPr>
        <w:t xml:space="preserve"> web framework Model-View-Controller yang </w:t>
      </w:r>
      <w:proofErr w:type="spellStart"/>
      <w:r>
        <w:rPr>
          <w:rFonts w:ascii="Helvetica" w:hAnsi="Helvetica" w:cs="Helvetica"/>
          <w:color w:val="2D2D2D"/>
        </w:rPr>
        <w:t>dikembangkan</w:t>
      </w:r>
      <w:proofErr w:type="spellEnd"/>
      <w:r>
        <w:rPr>
          <w:rFonts w:ascii="Helvetica" w:hAnsi="Helvetica" w:cs="Helvetica"/>
          <w:color w:val="2D2D2D"/>
        </w:rPr>
        <w:t xml:space="preserve"> oleh Pivotal Software.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dirancang</w:t>
      </w:r>
      <w:proofErr w:type="spellEnd"/>
      <w:r>
        <w:rPr>
          <w:rFonts w:ascii="Helvetica" w:hAnsi="Helvetica" w:cs="Helvetica"/>
          <w:color w:val="2D2D2D"/>
        </w:rPr>
        <w:t xml:space="preserve">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menciptakan</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web </w:t>
      </w:r>
      <w:proofErr w:type="spellStart"/>
      <w:r>
        <w:rPr>
          <w:rFonts w:ascii="Helvetica" w:hAnsi="Helvetica" w:cs="Helvetica"/>
          <w:color w:val="2D2D2D"/>
        </w:rPr>
        <w:t>berbasis</w:t>
      </w:r>
      <w:proofErr w:type="spellEnd"/>
      <w:r>
        <w:rPr>
          <w:rFonts w:ascii="Helvetica" w:hAnsi="Helvetica" w:cs="Helvetica"/>
          <w:color w:val="2D2D2D"/>
        </w:rPr>
        <w:t xml:space="preserve"> JVM yang </w:t>
      </w:r>
      <w:proofErr w:type="spellStart"/>
      <w:r>
        <w:rPr>
          <w:rFonts w:ascii="Helvetica" w:hAnsi="Helvetica" w:cs="Helvetica"/>
          <w:color w:val="2D2D2D"/>
        </w:rPr>
        <w:t>sederhana</w:t>
      </w:r>
      <w:proofErr w:type="spellEnd"/>
      <w:r>
        <w:rPr>
          <w:rFonts w:ascii="Helvetica" w:hAnsi="Helvetica" w:cs="Helvetica"/>
          <w:color w:val="2D2D2D"/>
        </w:rPr>
        <w:t xml:space="preserve">, </w:t>
      </w:r>
      <w:proofErr w:type="spellStart"/>
      <w:r>
        <w:rPr>
          <w:rFonts w:ascii="Helvetica" w:hAnsi="Helvetica" w:cs="Helvetica"/>
          <w:color w:val="2D2D2D"/>
        </w:rPr>
        <w:t>portabel</w:t>
      </w:r>
      <w:proofErr w:type="spellEnd"/>
      <w:r>
        <w:rPr>
          <w:rFonts w:ascii="Helvetica" w:hAnsi="Helvetica" w:cs="Helvetica"/>
          <w:color w:val="2D2D2D"/>
        </w:rPr>
        <w:t xml:space="preserve">, </w:t>
      </w:r>
      <w:proofErr w:type="spellStart"/>
      <w:r>
        <w:rPr>
          <w:rFonts w:ascii="Helvetica" w:hAnsi="Helvetica" w:cs="Helvetica"/>
          <w:color w:val="2D2D2D"/>
        </w:rPr>
        <w:t>cepat</w:t>
      </w:r>
      <w:proofErr w:type="spellEnd"/>
      <w:r>
        <w:rPr>
          <w:rFonts w:ascii="Helvetica" w:hAnsi="Helvetica" w:cs="Helvetica"/>
          <w:color w:val="2D2D2D"/>
        </w:rPr>
        <w:t xml:space="preserve"> dan </w:t>
      </w:r>
      <w:proofErr w:type="spellStart"/>
      <w:r>
        <w:rPr>
          <w:rFonts w:ascii="Helvetica" w:hAnsi="Helvetica" w:cs="Helvetica"/>
          <w:color w:val="2D2D2D"/>
        </w:rPr>
        <w:t>fleksibel</w:t>
      </w:r>
      <w:proofErr w:type="spellEnd"/>
      <w:r>
        <w:rPr>
          <w:rFonts w:ascii="Helvetica" w:hAnsi="Helvetica" w:cs="Helvetica"/>
          <w:color w:val="2D2D2D"/>
        </w:rPr>
        <w:t xml:space="preserve">.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xml:space="preserve"> </w:t>
      </w:r>
      <w:proofErr w:type="spellStart"/>
      <w:r>
        <w:rPr>
          <w:rFonts w:ascii="Helvetica" w:hAnsi="Helvetica" w:cs="Helvetica"/>
          <w:color w:val="2D2D2D"/>
        </w:rPr>
        <w:t>Mascus</w:t>
      </w:r>
      <w:proofErr w:type="spellEnd"/>
      <w:r>
        <w:rPr>
          <w:rFonts w:ascii="Helvetica" w:hAnsi="Helvetica" w:cs="Helvetica"/>
          <w:color w:val="2D2D2D"/>
        </w:rPr>
        <w:t xml:space="preserve"> dan </w:t>
      </w:r>
      <w:proofErr w:type="spellStart"/>
      <w:r>
        <w:rPr>
          <w:rFonts w:ascii="Helvetica" w:hAnsi="Helvetica" w:cs="Helvetica"/>
          <w:color w:val="2D2D2D"/>
        </w:rPr>
        <w:t>Allocine</w:t>
      </w:r>
      <w:proofErr w:type="spellEnd"/>
      <w:r>
        <w:rPr>
          <w:rFonts w:ascii="Helvetica" w:hAnsi="Helvetica" w:cs="Helvetica"/>
          <w:color w:val="2D2D2D"/>
        </w:rPr>
        <w:t>.</w:t>
      </w:r>
    </w:p>
    <w:p w14:paraId="5F23329B" w14:textId="77777777" w:rsidR="00FD21A2" w:rsidRDefault="00FD21A2" w:rsidP="00FD21A2">
      <w:pPr>
        <w:pStyle w:val="Heading4"/>
        <w:shd w:val="clear" w:color="auto" w:fill="FFFFFF"/>
        <w:spacing w:before="0"/>
        <w:textAlignment w:val="baseline"/>
        <w:rPr>
          <w:rFonts w:ascii="Helvetica" w:hAnsi="Helvetica" w:cs="Helvetica"/>
          <w:color w:val="444444"/>
          <w:sz w:val="26"/>
          <w:szCs w:val="26"/>
        </w:rPr>
      </w:pPr>
      <w:r>
        <w:rPr>
          <w:rStyle w:val="ez-toc-section"/>
          <w:rFonts w:ascii="Helvetica" w:hAnsi="Helvetica" w:cs="Helvetica"/>
          <w:color w:val="444444"/>
          <w:sz w:val="26"/>
          <w:szCs w:val="26"/>
          <w:bdr w:val="none" w:sz="0" w:space="0" w:color="auto" w:frame="1"/>
        </w:rPr>
        <w:t>F. CodeIgniter</w:t>
      </w:r>
    </w:p>
    <w:p w14:paraId="645949C2" w14:textId="77777777" w:rsidR="00FD21A2" w:rsidRDefault="00FD21A2" w:rsidP="00FD21A2">
      <w:pPr>
        <w:pStyle w:val="NormalWeb"/>
        <w:shd w:val="clear" w:color="auto" w:fill="FFFFFF"/>
        <w:spacing w:before="0" w:beforeAutospacing="0" w:after="300" w:afterAutospacing="0"/>
        <w:textAlignment w:val="baseline"/>
        <w:rPr>
          <w:rFonts w:ascii="Helvetica" w:hAnsi="Helvetica" w:cs="Helvetica"/>
          <w:color w:val="2D2D2D"/>
        </w:rPr>
      </w:pPr>
      <w:r>
        <w:rPr>
          <w:rFonts w:ascii="Helvetica" w:hAnsi="Helvetica" w:cs="Helvetica"/>
          <w:color w:val="2D2D2D"/>
        </w:rPr>
        <w:t xml:space="preserve">CodeIgniter </w:t>
      </w:r>
      <w:proofErr w:type="spellStart"/>
      <w:r>
        <w:rPr>
          <w:rFonts w:ascii="Helvetica" w:hAnsi="Helvetica" w:cs="Helvetica"/>
          <w:color w:val="2D2D2D"/>
        </w:rPr>
        <w:t>merupakan</w:t>
      </w:r>
      <w:proofErr w:type="spellEnd"/>
      <w:r>
        <w:rPr>
          <w:rFonts w:ascii="Helvetica" w:hAnsi="Helvetica" w:cs="Helvetica"/>
          <w:color w:val="2D2D2D"/>
        </w:rPr>
        <w:t xml:space="preserve"> framework yang </w:t>
      </w:r>
      <w:proofErr w:type="spellStart"/>
      <w:r>
        <w:rPr>
          <w:rFonts w:ascii="Helvetica" w:hAnsi="Helvetica" w:cs="Helvetica"/>
          <w:color w:val="2D2D2D"/>
        </w:rPr>
        <w:t>memiliki</w:t>
      </w:r>
      <w:proofErr w:type="spellEnd"/>
      <w:r>
        <w:rPr>
          <w:rFonts w:ascii="Helvetica" w:hAnsi="Helvetica" w:cs="Helvetica"/>
          <w:color w:val="2D2D2D"/>
        </w:rPr>
        <w:t xml:space="preserve"> </w:t>
      </w:r>
      <w:proofErr w:type="spellStart"/>
      <w:r>
        <w:rPr>
          <w:rFonts w:ascii="Helvetica" w:hAnsi="Helvetica" w:cs="Helvetica"/>
          <w:color w:val="2D2D2D"/>
        </w:rPr>
        <w:t>konsep</w:t>
      </w:r>
      <w:proofErr w:type="spellEnd"/>
      <w:r>
        <w:rPr>
          <w:rFonts w:ascii="Helvetica" w:hAnsi="Helvetica" w:cs="Helvetica"/>
          <w:color w:val="2D2D2D"/>
        </w:rPr>
        <w:t xml:space="preserve"> MVC (Model, View, Controller) </w:t>
      </w:r>
      <w:proofErr w:type="spellStart"/>
      <w:r>
        <w:rPr>
          <w:rFonts w:ascii="Helvetica" w:hAnsi="Helvetica" w:cs="Helvetica"/>
          <w:color w:val="2D2D2D"/>
        </w:rPr>
        <w:t>untuk</w:t>
      </w:r>
      <w:proofErr w:type="spellEnd"/>
      <w:r>
        <w:rPr>
          <w:rFonts w:ascii="Helvetica" w:hAnsi="Helvetica" w:cs="Helvetica"/>
          <w:color w:val="2D2D2D"/>
        </w:rPr>
        <w:t xml:space="preserve"> </w:t>
      </w:r>
      <w:proofErr w:type="spellStart"/>
      <w:r>
        <w:rPr>
          <w:rFonts w:ascii="Helvetica" w:hAnsi="Helvetica" w:cs="Helvetica"/>
          <w:color w:val="2D2D2D"/>
        </w:rPr>
        <w:t>membangun</w:t>
      </w:r>
      <w:proofErr w:type="spellEnd"/>
      <w:r>
        <w:rPr>
          <w:rFonts w:ascii="Helvetica" w:hAnsi="Helvetica" w:cs="Helvetica"/>
          <w:color w:val="2D2D2D"/>
        </w:rPr>
        <w:t xml:space="preserve"> </w:t>
      </w:r>
      <w:proofErr w:type="spellStart"/>
      <w:r>
        <w:rPr>
          <w:rFonts w:ascii="Helvetica" w:hAnsi="Helvetica" w:cs="Helvetica"/>
          <w:color w:val="2D2D2D"/>
        </w:rPr>
        <w:t>sebuah</w:t>
      </w:r>
      <w:proofErr w:type="spellEnd"/>
      <w:r>
        <w:rPr>
          <w:rFonts w:ascii="Helvetica" w:hAnsi="Helvetica" w:cs="Helvetica"/>
          <w:color w:val="2D2D2D"/>
        </w:rPr>
        <w:t xml:space="preserve"> website yang </w:t>
      </w:r>
      <w:proofErr w:type="spellStart"/>
      <w:r>
        <w:rPr>
          <w:rFonts w:ascii="Helvetica" w:hAnsi="Helvetica" w:cs="Helvetica"/>
          <w:color w:val="2D2D2D"/>
        </w:rPr>
        <w:t>dinamis</w:t>
      </w:r>
      <w:proofErr w:type="spellEnd"/>
      <w:r>
        <w:rPr>
          <w:rFonts w:ascii="Helvetica" w:hAnsi="Helvetica" w:cs="Helvetica"/>
          <w:color w:val="2D2D2D"/>
        </w:rPr>
        <w:t xml:space="preserve"> </w:t>
      </w:r>
      <w:proofErr w:type="spellStart"/>
      <w:r>
        <w:rPr>
          <w:rFonts w:ascii="Helvetica" w:hAnsi="Helvetica" w:cs="Helvetica"/>
          <w:color w:val="2D2D2D"/>
        </w:rPr>
        <w:t>menggunakan</w:t>
      </w:r>
      <w:proofErr w:type="spellEnd"/>
      <w:r>
        <w:rPr>
          <w:rFonts w:ascii="Helvetica" w:hAnsi="Helvetica" w:cs="Helvetica"/>
          <w:color w:val="2D2D2D"/>
        </w:rPr>
        <w:t xml:space="preserve"> PHP. </w:t>
      </w:r>
      <w:proofErr w:type="spellStart"/>
      <w:r>
        <w:rPr>
          <w:rFonts w:ascii="Helvetica" w:hAnsi="Helvetica" w:cs="Helvetica"/>
          <w:color w:val="2D2D2D"/>
        </w:rPr>
        <w:t>Dengan</w:t>
      </w:r>
      <w:proofErr w:type="spellEnd"/>
      <w:r>
        <w:rPr>
          <w:rFonts w:ascii="Helvetica" w:hAnsi="Helvetica" w:cs="Helvetica"/>
          <w:color w:val="2D2D2D"/>
        </w:rPr>
        <w:t xml:space="preserve"> </w:t>
      </w:r>
      <w:proofErr w:type="spellStart"/>
      <w:r>
        <w:rPr>
          <w:rFonts w:ascii="Helvetica" w:hAnsi="Helvetica" w:cs="Helvetica"/>
          <w:color w:val="2D2D2D"/>
        </w:rPr>
        <w:t>menggunakan</w:t>
      </w:r>
      <w:proofErr w:type="spellEnd"/>
      <w:r>
        <w:rPr>
          <w:rFonts w:ascii="Helvetica" w:hAnsi="Helvetica" w:cs="Helvetica"/>
          <w:color w:val="2D2D2D"/>
        </w:rPr>
        <w:t xml:space="preserve"> </w:t>
      </w:r>
      <w:proofErr w:type="spellStart"/>
      <w:r>
        <w:rPr>
          <w:rFonts w:ascii="Helvetica" w:hAnsi="Helvetica" w:cs="Helvetica"/>
          <w:color w:val="2D2D2D"/>
        </w:rPr>
        <w:t>codeIgniter</w:t>
      </w:r>
      <w:proofErr w:type="spellEnd"/>
      <w:r>
        <w:rPr>
          <w:rFonts w:ascii="Helvetica" w:hAnsi="Helvetica" w:cs="Helvetica"/>
          <w:color w:val="2D2D2D"/>
        </w:rPr>
        <w:t xml:space="preserve">, developer </w:t>
      </w:r>
      <w:proofErr w:type="spellStart"/>
      <w:r>
        <w:rPr>
          <w:rFonts w:ascii="Helvetica" w:hAnsi="Helvetica" w:cs="Helvetica"/>
          <w:color w:val="2D2D2D"/>
        </w:rPr>
        <w:t>akan</w:t>
      </w:r>
      <w:proofErr w:type="spellEnd"/>
      <w:r>
        <w:rPr>
          <w:rFonts w:ascii="Helvetica" w:hAnsi="Helvetica" w:cs="Helvetica"/>
          <w:color w:val="2D2D2D"/>
        </w:rPr>
        <w:t xml:space="preserve"> </w:t>
      </w:r>
      <w:proofErr w:type="spellStart"/>
      <w:r>
        <w:rPr>
          <w:rFonts w:ascii="Helvetica" w:hAnsi="Helvetica" w:cs="Helvetica"/>
          <w:color w:val="2D2D2D"/>
        </w:rPr>
        <w:t>semakin</w:t>
      </w:r>
      <w:proofErr w:type="spellEnd"/>
      <w:r>
        <w:rPr>
          <w:rFonts w:ascii="Helvetica" w:hAnsi="Helvetica" w:cs="Helvetica"/>
          <w:color w:val="2D2D2D"/>
        </w:rPr>
        <w:t xml:space="preserve"> </w:t>
      </w:r>
      <w:proofErr w:type="spellStart"/>
      <w:r>
        <w:rPr>
          <w:rFonts w:ascii="Helvetica" w:hAnsi="Helvetica" w:cs="Helvetica"/>
          <w:color w:val="2D2D2D"/>
        </w:rPr>
        <w:t>cepat</w:t>
      </w:r>
      <w:proofErr w:type="spellEnd"/>
      <w:r>
        <w:rPr>
          <w:rFonts w:ascii="Helvetica" w:hAnsi="Helvetica" w:cs="Helvetica"/>
          <w:color w:val="2D2D2D"/>
        </w:rPr>
        <w:t xml:space="preserve"> </w:t>
      </w:r>
      <w:proofErr w:type="spellStart"/>
      <w:r>
        <w:rPr>
          <w:rFonts w:ascii="Helvetica" w:hAnsi="Helvetica" w:cs="Helvetica"/>
          <w:color w:val="2D2D2D"/>
        </w:rPr>
        <w:t>dalam</w:t>
      </w:r>
      <w:proofErr w:type="spellEnd"/>
      <w:r>
        <w:rPr>
          <w:rFonts w:ascii="Helvetica" w:hAnsi="Helvetica" w:cs="Helvetica"/>
          <w:color w:val="2D2D2D"/>
        </w:rPr>
        <w:t xml:space="preserve"> </w:t>
      </w:r>
      <w:proofErr w:type="spellStart"/>
      <w:r>
        <w:rPr>
          <w:rFonts w:ascii="Helvetica" w:hAnsi="Helvetica" w:cs="Helvetica"/>
          <w:color w:val="2D2D2D"/>
        </w:rPr>
        <w:t>membangun</w:t>
      </w:r>
      <w:proofErr w:type="spellEnd"/>
      <w:r>
        <w:rPr>
          <w:rFonts w:ascii="Helvetica" w:hAnsi="Helvetica" w:cs="Helvetica"/>
          <w:color w:val="2D2D2D"/>
        </w:rPr>
        <w:t xml:space="preserve"> </w:t>
      </w:r>
      <w:proofErr w:type="spellStart"/>
      <w:r>
        <w:rPr>
          <w:rFonts w:ascii="Helvetica" w:hAnsi="Helvetica" w:cs="Helvetica"/>
          <w:color w:val="2D2D2D"/>
        </w:rPr>
        <w:t>aplikasi</w:t>
      </w:r>
      <w:proofErr w:type="spellEnd"/>
      <w:r>
        <w:rPr>
          <w:rFonts w:ascii="Helvetica" w:hAnsi="Helvetica" w:cs="Helvetica"/>
          <w:color w:val="2D2D2D"/>
        </w:rPr>
        <w:t xml:space="preserve"> web, </w:t>
      </w:r>
      <w:proofErr w:type="spellStart"/>
      <w:r>
        <w:rPr>
          <w:rFonts w:ascii="Helvetica" w:hAnsi="Helvetica" w:cs="Helvetica"/>
          <w:color w:val="2D2D2D"/>
        </w:rPr>
        <w:t>walaupun</w:t>
      </w:r>
      <w:proofErr w:type="spellEnd"/>
      <w:r>
        <w:rPr>
          <w:rFonts w:ascii="Helvetica" w:hAnsi="Helvetica" w:cs="Helvetica"/>
          <w:color w:val="2D2D2D"/>
        </w:rPr>
        <w:t xml:space="preserve"> </w:t>
      </w:r>
      <w:proofErr w:type="spellStart"/>
      <w:r>
        <w:rPr>
          <w:rFonts w:ascii="Helvetica" w:hAnsi="Helvetica" w:cs="Helvetica"/>
          <w:color w:val="2D2D2D"/>
        </w:rPr>
        <w:t>memulainya</w:t>
      </w:r>
      <w:proofErr w:type="spellEnd"/>
      <w:r>
        <w:rPr>
          <w:rFonts w:ascii="Helvetica" w:hAnsi="Helvetica" w:cs="Helvetica"/>
          <w:color w:val="2D2D2D"/>
        </w:rPr>
        <w:t xml:space="preserve"> </w:t>
      </w:r>
      <w:proofErr w:type="spellStart"/>
      <w:r>
        <w:rPr>
          <w:rFonts w:ascii="Helvetica" w:hAnsi="Helvetica" w:cs="Helvetica"/>
          <w:color w:val="2D2D2D"/>
        </w:rPr>
        <w:t>dari</w:t>
      </w:r>
      <w:proofErr w:type="spellEnd"/>
      <w:r>
        <w:rPr>
          <w:rFonts w:ascii="Helvetica" w:hAnsi="Helvetica" w:cs="Helvetica"/>
          <w:color w:val="2D2D2D"/>
        </w:rPr>
        <w:t xml:space="preserve"> </w:t>
      </w:r>
      <w:proofErr w:type="spellStart"/>
      <w:r>
        <w:rPr>
          <w:rFonts w:ascii="Helvetica" w:hAnsi="Helvetica" w:cs="Helvetica"/>
          <w:color w:val="2D2D2D"/>
        </w:rPr>
        <w:t>awal</w:t>
      </w:r>
      <w:proofErr w:type="spellEnd"/>
      <w:r>
        <w:rPr>
          <w:rFonts w:ascii="Helvetica" w:hAnsi="Helvetica" w:cs="Helvetica"/>
          <w:color w:val="2D2D2D"/>
        </w:rPr>
        <w:t xml:space="preserve">. Web framework </w:t>
      </w:r>
      <w:proofErr w:type="spellStart"/>
      <w:r>
        <w:rPr>
          <w:rFonts w:ascii="Helvetica" w:hAnsi="Helvetica" w:cs="Helvetica"/>
          <w:color w:val="2D2D2D"/>
        </w:rPr>
        <w:t>ini</w:t>
      </w:r>
      <w:proofErr w:type="spellEnd"/>
      <w:r>
        <w:rPr>
          <w:rFonts w:ascii="Helvetica" w:hAnsi="Helvetica" w:cs="Helvetica"/>
          <w:color w:val="2D2D2D"/>
        </w:rPr>
        <w:t xml:space="preserve"> </w:t>
      </w:r>
      <w:proofErr w:type="spellStart"/>
      <w:r>
        <w:rPr>
          <w:rFonts w:ascii="Helvetica" w:hAnsi="Helvetica" w:cs="Helvetica"/>
          <w:color w:val="2D2D2D"/>
        </w:rPr>
        <w:t>sudah</w:t>
      </w:r>
      <w:proofErr w:type="spellEnd"/>
      <w:r>
        <w:rPr>
          <w:rFonts w:ascii="Helvetica" w:hAnsi="Helvetica" w:cs="Helvetica"/>
          <w:color w:val="2D2D2D"/>
        </w:rPr>
        <w:t xml:space="preserve"> </w:t>
      </w:r>
      <w:proofErr w:type="spellStart"/>
      <w:r>
        <w:rPr>
          <w:rFonts w:ascii="Helvetica" w:hAnsi="Helvetica" w:cs="Helvetica"/>
          <w:color w:val="2D2D2D"/>
        </w:rPr>
        <w:t>banyak</w:t>
      </w:r>
      <w:proofErr w:type="spellEnd"/>
      <w:r>
        <w:rPr>
          <w:rFonts w:ascii="Helvetica" w:hAnsi="Helvetica" w:cs="Helvetica"/>
          <w:color w:val="2D2D2D"/>
        </w:rPr>
        <w:t xml:space="preserve"> </w:t>
      </w:r>
      <w:proofErr w:type="spellStart"/>
      <w:r>
        <w:rPr>
          <w:rFonts w:ascii="Helvetica" w:hAnsi="Helvetica" w:cs="Helvetica"/>
          <w:color w:val="2D2D2D"/>
        </w:rPr>
        <w:t>digunakan</w:t>
      </w:r>
      <w:proofErr w:type="spellEnd"/>
      <w:r>
        <w:rPr>
          <w:rFonts w:ascii="Helvetica" w:hAnsi="Helvetica" w:cs="Helvetica"/>
          <w:color w:val="2D2D2D"/>
        </w:rPr>
        <w:t xml:space="preserve"> oleh </w:t>
      </w:r>
      <w:proofErr w:type="spellStart"/>
      <w:r>
        <w:rPr>
          <w:rFonts w:ascii="Helvetica" w:hAnsi="Helvetica" w:cs="Helvetica"/>
          <w:color w:val="2D2D2D"/>
        </w:rPr>
        <w:t>perusahaan</w:t>
      </w:r>
      <w:proofErr w:type="spellEnd"/>
      <w:r>
        <w:rPr>
          <w:rFonts w:ascii="Helvetica" w:hAnsi="Helvetica" w:cs="Helvetica"/>
          <w:color w:val="2D2D2D"/>
        </w:rPr>
        <w:t xml:space="preserve"> </w:t>
      </w:r>
      <w:proofErr w:type="spellStart"/>
      <w:r>
        <w:rPr>
          <w:rFonts w:ascii="Helvetica" w:hAnsi="Helvetica" w:cs="Helvetica"/>
          <w:color w:val="2D2D2D"/>
        </w:rPr>
        <w:t>seperti</w:t>
      </w:r>
      <w:proofErr w:type="spellEnd"/>
      <w:r>
        <w:rPr>
          <w:rFonts w:ascii="Helvetica" w:hAnsi="Helvetica" w:cs="Helvetica"/>
          <w:color w:val="2D2D2D"/>
        </w:rPr>
        <w:t xml:space="preserve"> </w:t>
      </w:r>
      <w:proofErr w:type="spellStart"/>
      <w:r>
        <w:rPr>
          <w:rFonts w:ascii="Helvetica" w:hAnsi="Helvetica" w:cs="Helvetica"/>
          <w:color w:val="2D2D2D"/>
        </w:rPr>
        <w:t>Bufferapp</w:t>
      </w:r>
      <w:proofErr w:type="spellEnd"/>
      <w:r>
        <w:rPr>
          <w:rFonts w:ascii="Helvetica" w:hAnsi="Helvetica" w:cs="Helvetica"/>
          <w:color w:val="2D2D2D"/>
        </w:rPr>
        <w:t xml:space="preserve"> dan The Mail and Guardian.</w:t>
      </w:r>
    </w:p>
    <w:p w14:paraId="77D9F06D" w14:textId="144A0D14" w:rsidR="00FD21A2" w:rsidRDefault="00FD21A2" w:rsidP="00FD21A2">
      <w:pPr>
        <w:pStyle w:val="NormalWeb"/>
        <w:spacing w:before="0" w:beforeAutospacing="0"/>
        <w:rPr>
          <w:rFonts w:ascii="Trebuchet MS" w:hAnsi="Trebuchet MS"/>
        </w:rPr>
      </w:pPr>
      <w:r>
        <w:rPr>
          <w:rFonts w:ascii="Trebuchet MS" w:hAnsi="Trebuchet MS"/>
          <w:noProof/>
        </w:rPr>
        <w:drawing>
          <wp:inline distT="0" distB="0" distL="0" distR="0" wp14:anchorId="1BADDBE7" wp14:editId="3262D31F">
            <wp:extent cx="4206875" cy="1260475"/>
            <wp:effectExtent l="0" t="0" r="3175" b="0"/>
            <wp:docPr id="111" name="Picture 111" descr="Framework PHP terbaik, CodeIg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ramework PHP terbaik, CodeIgnite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206875" cy="1260475"/>
                    </a:xfrm>
                    <a:prstGeom prst="rect">
                      <a:avLst/>
                    </a:prstGeom>
                    <a:noFill/>
                    <a:ln>
                      <a:noFill/>
                    </a:ln>
                  </pic:spPr>
                </pic:pic>
              </a:graphicData>
            </a:graphic>
          </wp:inline>
        </w:drawing>
      </w:r>
    </w:p>
    <w:p w14:paraId="7EE978AF" w14:textId="77777777" w:rsidR="00FD21A2" w:rsidRDefault="00FD21A2" w:rsidP="00FD21A2">
      <w:pPr>
        <w:pStyle w:val="NormalWeb"/>
        <w:spacing w:before="0" w:beforeAutospacing="0"/>
        <w:rPr>
          <w:rFonts w:ascii="Trebuchet MS" w:hAnsi="Trebuchet MS"/>
        </w:rPr>
      </w:pPr>
      <w:r>
        <w:rPr>
          <w:rFonts w:ascii="Trebuchet MS" w:hAnsi="Trebuchet MS"/>
        </w:rPr>
        <w:t xml:space="preserve">CodeIgniter </w:t>
      </w:r>
      <w:proofErr w:type="spellStart"/>
      <w:r>
        <w:rPr>
          <w:rFonts w:ascii="Trebuchet MS" w:hAnsi="Trebuchet MS"/>
        </w:rPr>
        <w:t>merupakan</w:t>
      </w:r>
      <w:proofErr w:type="spellEnd"/>
      <w:r>
        <w:rPr>
          <w:rFonts w:ascii="Trebuchet MS" w:hAnsi="Trebuchet MS"/>
        </w:rPr>
        <w:t xml:space="preserve"> framework PHP yang </w:t>
      </w:r>
      <w:proofErr w:type="spellStart"/>
      <w:r>
        <w:rPr>
          <w:rFonts w:ascii="Trebuchet MS" w:hAnsi="Trebuchet MS"/>
        </w:rPr>
        <w:t>menggunakan</w:t>
      </w:r>
      <w:proofErr w:type="spellEnd"/>
      <w:r>
        <w:rPr>
          <w:rFonts w:ascii="Trebuchet MS" w:hAnsi="Trebuchet MS"/>
        </w:rPr>
        <w:t xml:space="preserve"> </w:t>
      </w:r>
      <w:proofErr w:type="spellStart"/>
      <w:r>
        <w:rPr>
          <w:rFonts w:ascii="Trebuchet MS" w:hAnsi="Trebuchet MS"/>
        </w:rPr>
        <w:t>arsitektur</w:t>
      </w:r>
      <w:proofErr w:type="spellEnd"/>
      <w:r>
        <w:rPr>
          <w:rFonts w:ascii="Trebuchet MS" w:hAnsi="Trebuchet MS"/>
        </w:rPr>
        <w:t> </w:t>
      </w:r>
      <w:hyperlink r:id="rId263" w:tgtFrame="_blank" w:history="1">
        <w:r>
          <w:rPr>
            <w:rStyle w:val="Hyperlink"/>
            <w:rFonts w:ascii="Trebuchet MS" w:eastAsiaTheme="majorEastAsia" w:hAnsi="Trebuchet MS"/>
            <w:color w:val="6747C7"/>
          </w:rPr>
          <w:t>Model View Controller (MVC)</w:t>
        </w:r>
      </w:hyperlink>
      <w:r>
        <w:rPr>
          <w:rFonts w:ascii="Trebuchet MS" w:hAnsi="Trebuchet MS"/>
        </w:rPr>
        <w:t xml:space="preserve">. </w:t>
      </w:r>
      <w:proofErr w:type="spellStart"/>
      <w:r>
        <w:rPr>
          <w:rFonts w:ascii="Trebuchet MS" w:hAnsi="Trebuchet MS"/>
        </w:rPr>
        <w:t>Dalam</w:t>
      </w:r>
      <w:proofErr w:type="spellEnd"/>
      <w:r>
        <w:rPr>
          <w:rFonts w:ascii="Trebuchet MS" w:hAnsi="Trebuchet MS"/>
        </w:rPr>
        <w:t xml:space="preserve"> </w:t>
      </w:r>
      <w:proofErr w:type="spellStart"/>
      <w:r>
        <w:rPr>
          <w:rFonts w:ascii="Trebuchet MS" w:hAnsi="Trebuchet MS"/>
        </w:rPr>
        <w:t>kalimat</w:t>
      </w:r>
      <w:proofErr w:type="spellEnd"/>
      <w:r>
        <w:rPr>
          <w:rFonts w:ascii="Trebuchet MS" w:hAnsi="Trebuchet MS"/>
        </w:rPr>
        <w:t xml:space="preserve"> yang </w:t>
      </w:r>
      <w:proofErr w:type="spellStart"/>
      <w:r>
        <w:rPr>
          <w:rFonts w:ascii="Trebuchet MS" w:hAnsi="Trebuchet MS"/>
        </w:rPr>
        <w:t>lebih</w:t>
      </w:r>
      <w:proofErr w:type="spellEnd"/>
      <w:r>
        <w:rPr>
          <w:rFonts w:ascii="Trebuchet MS" w:hAnsi="Trebuchet MS"/>
        </w:rPr>
        <w:t xml:space="preserve"> </w:t>
      </w:r>
      <w:proofErr w:type="spellStart"/>
      <w:r>
        <w:rPr>
          <w:rFonts w:ascii="Trebuchet MS" w:hAnsi="Trebuchet MS"/>
        </w:rPr>
        <w:t>sederhana</w:t>
      </w:r>
      <w:proofErr w:type="spellEnd"/>
      <w:r>
        <w:rPr>
          <w:rFonts w:ascii="Trebuchet MS" w:hAnsi="Trebuchet MS"/>
        </w:rPr>
        <w:t xml:space="preserve">, CodeIgniter </w:t>
      </w:r>
      <w:proofErr w:type="spellStart"/>
      <w:r>
        <w:rPr>
          <w:rFonts w:ascii="Trebuchet MS" w:hAnsi="Trebuchet MS"/>
        </w:rPr>
        <w:t>menggunakan</w:t>
      </w:r>
      <w:proofErr w:type="spellEnd"/>
      <w:r>
        <w:rPr>
          <w:rFonts w:ascii="Trebuchet MS" w:hAnsi="Trebuchet MS"/>
        </w:rPr>
        <w:t xml:space="preserve"> </w:t>
      </w:r>
      <w:proofErr w:type="spellStart"/>
      <w:r>
        <w:rPr>
          <w:rFonts w:ascii="Trebuchet MS" w:hAnsi="Trebuchet MS"/>
        </w:rPr>
        <w:t>komponen</w:t>
      </w:r>
      <w:proofErr w:type="spellEnd"/>
      <w:r>
        <w:rPr>
          <w:rFonts w:ascii="Trebuchet MS" w:hAnsi="Trebuchet MS"/>
        </w:rPr>
        <w:t xml:space="preserve"> yang </w:t>
      </w:r>
      <w:proofErr w:type="spellStart"/>
      <w:r>
        <w:rPr>
          <w:rFonts w:ascii="Trebuchet MS" w:hAnsi="Trebuchet MS"/>
        </w:rPr>
        <w:t>berbeda-beda</w:t>
      </w:r>
      <w:proofErr w:type="spellEnd"/>
      <w:r>
        <w:rPr>
          <w:rFonts w:ascii="Trebuchet MS" w:hAnsi="Trebuchet MS"/>
        </w:rPr>
        <w:t xml:space="preserve"> </w:t>
      </w:r>
      <w:proofErr w:type="spellStart"/>
      <w:r>
        <w:rPr>
          <w:rFonts w:ascii="Trebuchet MS" w:hAnsi="Trebuchet MS"/>
        </w:rPr>
        <w:t>untuk</w:t>
      </w:r>
      <w:proofErr w:type="spellEnd"/>
      <w:r>
        <w:rPr>
          <w:rFonts w:ascii="Trebuchet MS" w:hAnsi="Trebuchet MS"/>
        </w:rPr>
        <w:t xml:space="preserve"> </w:t>
      </w:r>
      <w:proofErr w:type="spellStart"/>
      <w:r>
        <w:rPr>
          <w:rFonts w:ascii="Trebuchet MS" w:hAnsi="Trebuchet MS"/>
        </w:rPr>
        <w:t>mengelola</w:t>
      </w:r>
      <w:proofErr w:type="spellEnd"/>
      <w:r>
        <w:rPr>
          <w:rFonts w:ascii="Trebuchet MS" w:hAnsi="Trebuchet MS"/>
        </w:rPr>
        <w:t xml:space="preserve"> task development yang </w:t>
      </w:r>
      <w:proofErr w:type="spellStart"/>
      <w:r>
        <w:rPr>
          <w:rFonts w:ascii="Trebuchet MS" w:hAnsi="Trebuchet MS"/>
        </w:rPr>
        <w:lastRenderedPageBreak/>
        <w:t>spesifik</w:t>
      </w:r>
      <w:proofErr w:type="spellEnd"/>
      <w:r>
        <w:rPr>
          <w:rFonts w:ascii="Trebuchet MS" w:hAnsi="Trebuchet MS"/>
        </w:rPr>
        <w:t xml:space="preserve">. </w:t>
      </w:r>
      <w:proofErr w:type="spellStart"/>
      <w:r>
        <w:rPr>
          <w:rFonts w:ascii="Trebuchet MS" w:hAnsi="Trebuchet MS"/>
        </w:rPr>
        <w:t>Metode</w:t>
      </w:r>
      <w:proofErr w:type="spellEnd"/>
      <w:r>
        <w:rPr>
          <w:rFonts w:ascii="Trebuchet MS" w:hAnsi="Trebuchet MS"/>
        </w:rPr>
        <w:t xml:space="preserve"> yang </w:t>
      </w:r>
      <w:proofErr w:type="spellStart"/>
      <w:r>
        <w:rPr>
          <w:rFonts w:ascii="Trebuchet MS" w:hAnsi="Trebuchet MS"/>
        </w:rPr>
        <w:t>ditawarkan</w:t>
      </w:r>
      <w:proofErr w:type="spellEnd"/>
      <w:r>
        <w:rPr>
          <w:rFonts w:ascii="Trebuchet MS" w:hAnsi="Trebuchet MS"/>
        </w:rPr>
        <w:t xml:space="preserve"> CodeIgniter </w:t>
      </w:r>
      <w:proofErr w:type="spellStart"/>
      <w:r>
        <w:rPr>
          <w:rFonts w:ascii="Trebuchet MS" w:hAnsi="Trebuchet MS"/>
        </w:rPr>
        <w:t>lebih</w:t>
      </w:r>
      <w:proofErr w:type="spellEnd"/>
      <w:r>
        <w:rPr>
          <w:rFonts w:ascii="Trebuchet MS" w:hAnsi="Trebuchet MS"/>
        </w:rPr>
        <w:t xml:space="preserve"> </w:t>
      </w:r>
      <w:proofErr w:type="spellStart"/>
      <w:r>
        <w:rPr>
          <w:rFonts w:ascii="Trebuchet MS" w:hAnsi="Trebuchet MS"/>
        </w:rPr>
        <w:t>disukai</w:t>
      </w:r>
      <w:proofErr w:type="spellEnd"/>
      <w:r>
        <w:rPr>
          <w:rFonts w:ascii="Trebuchet MS" w:hAnsi="Trebuchet MS"/>
        </w:rPr>
        <w:t xml:space="preserve"> oleh para developer </w:t>
      </w:r>
      <w:proofErr w:type="spellStart"/>
      <w:r>
        <w:rPr>
          <w:rFonts w:ascii="Trebuchet MS" w:hAnsi="Trebuchet MS"/>
        </w:rPr>
        <w:t>karena</w:t>
      </w:r>
      <w:proofErr w:type="spellEnd"/>
      <w:r>
        <w:rPr>
          <w:rFonts w:ascii="Trebuchet MS" w:hAnsi="Trebuchet MS"/>
        </w:rPr>
        <w:t xml:space="preserve"> </w:t>
      </w:r>
      <w:proofErr w:type="spellStart"/>
      <w:r>
        <w:rPr>
          <w:rFonts w:ascii="Trebuchet MS" w:hAnsi="Trebuchet MS"/>
        </w:rPr>
        <w:t>mereka</w:t>
      </w:r>
      <w:proofErr w:type="spellEnd"/>
      <w:r>
        <w:rPr>
          <w:rFonts w:ascii="Trebuchet MS" w:hAnsi="Trebuchet MS"/>
        </w:rPr>
        <w:t xml:space="preserve"> </w:t>
      </w:r>
      <w:proofErr w:type="spellStart"/>
      <w:r>
        <w:rPr>
          <w:rFonts w:ascii="Trebuchet MS" w:hAnsi="Trebuchet MS"/>
        </w:rPr>
        <w:t>bisa</w:t>
      </w:r>
      <w:proofErr w:type="spellEnd"/>
      <w:r>
        <w:rPr>
          <w:rFonts w:ascii="Trebuchet MS" w:hAnsi="Trebuchet MS"/>
        </w:rPr>
        <w:t xml:space="preserve"> </w:t>
      </w:r>
      <w:proofErr w:type="spellStart"/>
      <w:r>
        <w:rPr>
          <w:rFonts w:ascii="Trebuchet MS" w:hAnsi="Trebuchet MS"/>
        </w:rPr>
        <w:t>membuat</w:t>
      </w:r>
      <w:proofErr w:type="spellEnd"/>
      <w:r>
        <w:rPr>
          <w:rFonts w:ascii="Trebuchet MS" w:hAnsi="Trebuchet MS"/>
        </w:rPr>
        <w:t xml:space="preserve"> </w:t>
      </w:r>
      <w:proofErr w:type="spellStart"/>
      <w:r>
        <w:rPr>
          <w:rFonts w:ascii="Trebuchet MS" w:hAnsi="Trebuchet MS"/>
        </w:rPr>
        <w:t>serta</w:t>
      </w:r>
      <w:proofErr w:type="spellEnd"/>
      <w:r>
        <w:rPr>
          <w:rFonts w:ascii="Trebuchet MS" w:hAnsi="Trebuchet MS"/>
        </w:rPr>
        <w:t xml:space="preserve"> </w:t>
      </w:r>
      <w:proofErr w:type="spellStart"/>
      <w:r>
        <w:rPr>
          <w:rFonts w:ascii="Trebuchet MS" w:hAnsi="Trebuchet MS"/>
        </w:rPr>
        <w:t>mengembangkan</w:t>
      </w:r>
      <w:proofErr w:type="spellEnd"/>
      <w:r>
        <w:rPr>
          <w:rFonts w:ascii="Trebuchet MS" w:hAnsi="Trebuchet MS"/>
        </w:rPr>
        <w:t xml:space="preserve"> </w:t>
      </w:r>
      <w:proofErr w:type="spellStart"/>
      <w:r>
        <w:rPr>
          <w:rFonts w:ascii="Trebuchet MS" w:hAnsi="Trebuchet MS"/>
        </w:rPr>
        <w:t>aplikasi</w:t>
      </w:r>
      <w:proofErr w:type="spellEnd"/>
      <w:r>
        <w:rPr>
          <w:rFonts w:ascii="Trebuchet MS" w:hAnsi="Trebuchet MS"/>
        </w:rPr>
        <w:t xml:space="preserve"> web yang </w:t>
      </w:r>
      <w:proofErr w:type="spellStart"/>
      <w:r>
        <w:rPr>
          <w:rFonts w:ascii="Trebuchet MS" w:hAnsi="Trebuchet MS"/>
        </w:rPr>
        <w:t>mudah</w:t>
      </w:r>
      <w:proofErr w:type="spellEnd"/>
      <w:r>
        <w:rPr>
          <w:rFonts w:ascii="Trebuchet MS" w:hAnsi="Trebuchet MS"/>
        </w:rPr>
        <w:t xml:space="preserve"> </w:t>
      </w:r>
      <w:proofErr w:type="spellStart"/>
      <w:r>
        <w:rPr>
          <w:rFonts w:ascii="Trebuchet MS" w:hAnsi="Trebuchet MS"/>
        </w:rPr>
        <w:t>diskalakan</w:t>
      </w:r>
      <w:proofErr w:type="spellEnd"/>
      <w:r>
        <w:rPr>
          <w:rFonts w:ascii="Trebuchet MS" w:hAnsi="Trebuchet MS"/>
        </w:rPr>
        <w:t xml:space="preserve"> </w:t>
      </w:r>
      <w:proofErr w:type="spellStart"/>
      <w:r>
        <w:rPr>
          <w:rFonts w:ascii="Trebuchet MS" w:hAnsi="Trebuchet MS"/>
        </w:rPr>
        <w:t>tanpa</w:t>
      </w:r>
      <w:proofErr w:type="spellEnd"/>
      <w:r>
        <w:rPr>
          <w:rFonts w:ascii="Trebuchet MS" w:hAnsi="Trebuchet MS"/>
        </w:rPr>
        <w:t xml:space="preserve"> </w:t>
      </w:r>
      <w:proofErr w:type="spellStart"/>
      <w:r>
        <w:rPr>
          <w:rFonts w:ascii="Trebuchet MS" w:hAnsi="Trebuchet MS"/>
        </w:rPr>
        <w:t>menyita</w:t>
      </w:r>
      <w:proofErr w:type="spellEnd"/>
      <w:r>
        <w:rPr>
          <w:rFonts w:ascii="Trebuchet MS" w:hAnsi="Trebuchet MS"/>
        </w:rPr>
        <w:t xml:space="preserve"> </w:t>
      </w:r>
      <w:proofErr w:type="spellStart"/>
      <w:r>
        <w:rPr>
          <w:rFonts w:ascii="Trebuchet MS" w:hAnsi="Trebuchet MS"/>
        </w:rPr>
        <w:t>banyak</w:t>
      </w:r>
      <w:proofErr w:type="spellEnd"/>
      <w:r>
        <w:rPr>
          <w:rFonts w:ascii="Trebuchet MS" w:hAnsi="Trebuchet MS"/>
        </w:rPr>
        <w:t xml:space="preserve"> </w:t>
      </w:r>
      <w:proofErr w:type="spellStart"/>
      <w:r>
        <w:rPr>
          <w:rFonts w:ascii="Trebuchet MS" w:hAnsi="Trebuchet MS"/>
        </w:rPr>
        <w:t>ruang</w:t>
      </w:r>
      <w:proofErr w:type="spellEnd"/>
      <w:r>
        <w:rPr>
          <w:rFonts w:ascii="Trebuchet MS" w:hAnsi="Trebuchet MS"/>
        </w:rPr>
        <w:t>.</w:t>
      </w:r>
    </w:p>
    <w:p w14:paraId="5DC7D1C6" w14:textId="77777777" w:rsidR="00FD21A2" w:rsidRDefault="00FD21A2" w:rsidP="00FD21A2">
      <w:pPr>
        <w:pStyle w:val="NormalWeb"/>
        <w:spacing w:before="0" w:beforeAutospacing="0"/>
        <w:rPr>
          <w:rFonts w:ascii="Trebuchet MS" w:hAnsi="Trebuchet MS"/>
        </w:rPr>
      </w:pPr>
      <w:proofErr w:type="spellStart"/>
      <w:r>
        <w:rPr>
          <w:rFonts w:ascii="Trebuchet MS" w:hAnsi="Trebuchet MS"/>
        </w:rPr>
        <w:t>Kemudahan</w:t>
      </w:r>
      <w:proofErr w:type="spellEnd"/>
      <w:r>
        <w:rPr>
          <w:rFonts w:ascii="Trebuchet MS" w:hAnsi="Trebuchet MS"/>
        </w:rPr>
        <w:t xml:space="preserve"> </w:t>
      </w:r>
      <w:proofErr w:type="spellStart"/>
      <w:r>
        <w:rPr>
          <w:rFonts w:ascii="Trebuchet MS" w:hAnsi="Trebuchet MS"/>
        </w:rPr>
        <w:t>dalam</w:t>
      </w:r>
      <w:proofErr w:type="spellEnd"/>
      <w:r>
        <w:rPr>
          <w:rFonts w:ascii="Trebuchet MS" w:hAnsi="Trebuchet MS"/>
        </w:rPr>
        <w:t xml:space="preserve"> </w:t>
      </w:r>
      <w:proofErr w:type="spellStart"/>
      <w:r>
        <w:rPr>
          <w:rFonts w:ascii="Trebuchet MS" w:hAnsi="Trebuchet MS"/>
        </w:rPr>
        <w:t>pembelajaran</w:t>
      </w:r>
      <w:proofErr w:type="spellEnd"/>
      <w:r>
        <w:rPr>
          <w:rFonts w:ascii="Trebuchet MS" w:hAnsi="Trebuchet MS"/>
        </w:rPr>
        <w:t xml:space="preserve"> dan </w:t>
      </w:r>
      <w:proofErr w:type="spellStart"/>
      <w:r>
        <w:rPr>
          <w:rFonts w:ascii="Trebuchet MS" w:hAnsi="Trebuchet MS"/>
        </w:rPr>
        <w:t>penggunaan</w:t>
      </w:r>
      <w:proofErr w:type="spellEnd"/>
      <w:r>
        <w:rPr>
          <w:rFonts w:ascii="Trebuchet MS" w:hAnsi="Trebuchet MS"/>
        </w:rPr>
        <w:t xml:space="preserve"> </w:t>
      </w:r>
      <w:proofErr w:type="spellStart"/>
      <w:r>
        <w:rPr>
          <w:rFonts w:ascii="Trebuchet MS" w:hAnsi="Trebuchet MS"/>
        </w:rPr>
        <w:t>membuat</w:t>
      </w:r>
      <w:proofErr w:type="spellEnd"/>
      <w:r>
        <w:rPr>
          <w:rFonts w:ascii="Trebuchet MS" w:hAnsi="Trebuchet MS"/>
        </w:rPr>
        <w:t xml:space="preserve"> CodeIgniter </w:t>
      </w:r>
      <w:proofErr w:type="spellStart"/>
      <w:r>
        <w:rPr>
          <w:rFonts w:ascii="Trebuchet MS" w:hAnsi="Trebuchet MS"/>
        </w:rPr>
        <w:t>menjadi</w:t>
      </w:r>
      <w:proofErr w:type="spellEnd"/>
      <w:r>
        <w:rPr>
          <w:rFonts w:ascii="Trebuchet MS" w:hAnsi="Trebuchet MS"/>
        </w:rPr>
        <w:t xml:space="preserve"> salah </w:t>
      </w:r>
      <w:proofErr w:type="spellStart"/>
      <w:r>
        <w:rPr>
          <w:rFonts w:ascii="Trebuchet MS" w:hAnsi="Trebuchet MS"/>
        </w:rPr>
        <w:t>satu</w:t>
      </w:r>
      <w:proofErr w:type="spellEnd"/>
      <w:r>
        <w:rPr>
          <w:rFonts w:ascii="Trebuchet MS" w:hAnsi="Trebuchet MS"/>
        </w:rPr>
        <w:t xml:space="preserve"> framework PHP </w:t>
      </w:r>
      <w:proofErr w:type="spellStart"/>
      <w:r>
        <w:rPr>
          <w:rFonts w:ascii="Trebuchet MS" w:hAnsi="Trebuchet MS"/>
        </w:rPr>
        <w:t>terbaik</w:t>
      </w:r>
      <w:proofErr w:type="spellEnd"/>
      <w:r>
        <w:rPr>
          <w:rFonts w:ascii="Trebuchet MS" w:hAnsi="Trebuchet MS"/>
        </w:rPr>
        <w:t xml:space="preserve"> </w:t>
      </w:r>
      <w:proofErr w:type="spellStart"/>
      <w:r>
        <w:rPr>
          <w:rFonts w:ascii="Trebuchet MS" w:hAnsi="Trebuchet MS"/>
        </w:rPr>
        <w:t>bagi</w:t>
      </w:r>
      <w:proofErr w:type="spellEnd"/>
      <w:r>
        <w:rPr>
          <w:rFonts w:ascii="Trebuchet MS" w:hAnsi="Trebuchet MS"/>
        </w:rPr>
        <w:t xml:space="preserve"> </w:t>
      </w:r>
      <w:proofErr w:type="spellStart"/>
      <w:r>
        <w:rPr>
          <w:rFonts w:ascii="Trebuchet MS" w:hAnsi="Trebuchet MS"/>
        </w:rPr>
        <w:t>pemula</w:t>
      </w:r>
      <w:proofErr w:type="spellEnd"/>
      <w:r>
        <w:rPr>
          <w:rFonts w:ascii="Trebuchet MS" w:hAnsi="Trebuchet MS"/>
        </w:rPr>
        <w:t xml:space="preserve">. </w:t>
      </w:r>
      <w:proofErr w:type="spellStart"/>
      <w:r>
        <w:rPr>
          <w:rFonts w:ascii="Trebuchet MS" w:hAnsi="Trebuchet MS"/>
        </w:rPr>
        <w:t>Kelebihan</w:t>
      </w:r>
      <w:proofErr w:type="spellEnd"/>
      <w:r>
        <w:rPr>
          <w:rFonts w:ascii="Trebuchet MS" w:hAnsi="Trebuchet MS"/>
        </w:rPr>
        <w:t xml:space="preserve"> </w:t>
      </w:r>
      <w:proofErr w:type="spellStart"/>
      <w:r>
        <w:rPr>
          <w:rFonts w:ascii="Trebuchet MS" w:hAnsi="Trebuchet MS"/>
        </w:rPr>
        <w:t>lainnya</w:t>
      </w:r>
      <w:proofErr w:type="spellEnd"/>
      <w:r>
        <w:rPr>
          <w:rFonts w:ascii="Trebuchet MS" w:hAnsi="Trebuchet MS"/>
        </w:rPr>
        <w:t xml:space="preserve"> </w:t>
      </w:r>
      <w:proofErr w:type="spellStart"/>
      <w:r>
        <w:rPr>
          <w:rFonts w:ascii="Trebuchet MS" w:hAnsi="Trebuchet MS"/>
        </w:rPr>
        <w:t>adalah</w:t>
      </w:r>
      <w:proofErr w:type="spellEnd"/>
      <w:r>
        <w:rPr>
          <w:rFonts w:ascii="Trebuchet MS" w:hAnsi="Trebuchet MS"/>
        </w:rPr>
        <w:t xml:space="preserve"> </w:t>
      </w:r>
      <w:proofErr w:type="spellStart"/>
      <w:r>
        <w:rPr>
          <w:rFonts w:ascii="Trebuchet MS" w:hAnsi="Trebuchet MS"/>
        </w:rPr>
        <w:t>informasi</w:t>
      </w:r>
      <w:proofErr w:type="spellEnd"/>
      <w:r>
        <w:rPr>
          <w:rFonts w:ascii="Trebuchet MS" w:hAnsi="Trebuchet MS"/>
        </w:rPr>
        <w:t xml:space="preserve"> </w:t>
      </w:r>
      <w:proofErr w:type="spellStart"/>
      <w:r>
        <w:rPr>
          <w:rFonts w:ascii="Trebuchet MS" w:hAnsi="Trebuchet MS"/>
        </w:rPr>
        <w:t>bantuan</w:t>
      </w:r>
      <w:proofErr w:type="spellEnd"/>
      <w:r>
        <w:rPr>
          <w:rFonts w:ascii="Trebuchet MS" w:hAnsi="Trebuchet MS"/>
        </w:rPr>
        <w:t xml:space="preserve"> </w:t>
      </w:r>
      <w:proofErr w:type="spellStart"/>
      <w:r>
        <w:rPr>
          <w:rFonts w:ascii="Trebuchet MS" w:hAnsi="Trebuchet MS"/>
        </w:rPr>
        <w:t>atau</w:t>
      </w:r>
      <w:proofErr w:type="spellEnd"/>
      <w:r>
        <w:rPr>
          <w:rFonts w:ascii="Trebuchet MS" w:hAnsi="Trebuchet MS"/>
        </w:rPr>
        <w:t xml:space="preserve"> tutorial yang </w:t>
      </w:r>
      <w:proofErr w:type="spellStart"/>
      <w:r>
        <w:rPr>
          <w:rFonts w:ascii="Trebuchet MS" w:hAnsi="Trebuchet MS"/>
        </w:rPr>
        <w:t>lengkap</w:t>
      </w:r>
      <w:proofErr w:type="spellEnd"/>
      <w:r>
        <w:rPr>
          <w:rFonts w:ascii="Trebuchet MS" w:hAnsi="Trebuchet MS"/>
        </w:rPr>
        <w:t xml:space="preserve">. Anda </w:t>
      </w:r>
      <w:proofErr w:type="spellStart"/>
      <w:r>
        <w:rPr>
          <w:rFonts w:ascii="Trebuchet MS" w:hAnsi="Trebuchet MS"/>
        </w:rPr>
        <w:t>dapat</w:t>
      </w:r>
      <w:proofErr w:type="spellEnd"/>
      <w:r>
        <w:rPr>
          <w:rFonts w:ascii="Trebuchet MS" w:hAnsi="Trebuchet MS"/>
        </w:rPr>
        <w:t xml:space="preserve"> </w:t>
      </w:r>
      <w:proofErr w:type="spellStart"/>
      <w:r>
        <w:rPr>
          <w:rFonts w:ascii="Trebuchet MS" w:hAnsi="Trebuchet MS"/>
        </w:rPr>
        <w:t>memahami</w:t>
      </w:r>
      <w:proofErr w:type="spellEnd"/>
      <w:r>
        <w:rPr>
          <w:rFonts w:ascii="Trebuchet MS" w:hAnsi="Trebuchet MS"/>
        </w:rPr>
        <w:t xml:space="preserve"> </w:t>
      </w:r>
      <w:proofErr w:type="spellStart"/>
      <w:r>
        <w:rPr>
          <w:rFonts w:ascii="Trebuchet MS" w:hAnsi="Trebuchet MS"/>
        </w:rPr>
        <w:t>hal-hal</w:t>
      </w:r>
      <w:proofErr w:type="spellEnd"/>
      <w:r>
        <w:rPr>
          <w:rFonts w:ascii="Trebuchet MS" w:hAnsi="Trebuchet MS"/>
        </w:rPr>
        <w:t xml:space="preserve"> </w:t>
      </w:r>
      <w:proofErr w:type="spellStart"/>
      <w:r>
        <w:rPr>
          <w:rFonts w:ascii="Trebuchet MS" w:hAnsi="Trebuchet MS"/>
        </w:rPr>
        <w:t>dasar</w:t>
      </w:r>
      <w:proofErr w:type="spellEnd"/>
      <w:r>
        <w:rPr>
          <w:rFonts w:ascii="Trebuchet MS" w:hAnsi="Trebuchet MS"/>
        </w:rPr>
        <w:t xml:space="preserve"> </w:t>
      </w:r>
      <w:proofErr w:type="spellStart"/>
      <w:r>
        <w:rPr>
          <w:rFonts w:ascii="Trebuchet MS" w:hAnsi="Trebuchet MS"/>
        </w:rPr>
        <w:t>terkait</w:t>
      </w:r>
      <w:proofErr w:type="spellEnd"/>
      <w:r>
        <w:rPr>
          <w:rFonts w:ascii="Trebuchet MS" w:hAnsi="Trebuchet MS"/>
        </w:rPr>
        <w:t xml:space="preserve"> </w:t>
      </w:r>
      <w:proofErr w:type="spellStart"/>
      <w:r>
        <w:rPr>
          <w:rFonts w:ascii="Trebuchet MS" w:hAnsi="Trebuchet MS"/>
        </w:rPr>
        <w:t>penggunaan</w:t>
      </w:r>
      <w:proofErr w:type="spellEnd"/>
      <w:r>
        <w:rPr>
          <w:rFonts w:ascii="Trebuchet MS" w:hAnsi="Trebuchet MS"/>
        </w:rPr>
        <w:t xml:space="preserve"> CodeIgniter </w:t>
      </w:r>
      <w:proofErr w:type="spellStart"/>
      <w:r>
        <w:rPr>
          <w:rFonts w:ascii="Trebuchet MS" w:hAnsi="Trebuchet MS"/>
        </w:rPr>
        <w:t>dengan</w:t>
      </w:r>
      <w:proofErr w:type="spellEnd"/>
      <w:r>
        <w:rPr>
          <w:rFonts w:ascii="Trebuchet MS" w:hAnsi="Trebuchet MS"/>
        </w:rPr>
        <w:t xml:space="preserve"> </w:t>
      </w:r>
      <w:proofErr w:type="spellStart"/>
      <w:r>
        <w:rPr>
          <w:rFonts w:ascii="Trebuchet MS" w:hAnsi="Trebuchet MS"/>
        </w:rPr>
        <w:t>lebih</w:t>
      </w:r>
      <w:proofErr w:type="spellEnd"/>
      <w:r>
        <w:rPr>
          <w:rFonts w:ascii="Trebuchet MS" w:hAnsi="Trebuchet MS"/>
        </w:rPr>
        <w:t xml:space="preserve"> </w:t>
      </w:r>
      <w:proofErr w:type="spellStart"/>
      <w:r>
        <w:rPr>
          <w:rFonts w:ascii="Trebuchet MS" w:hAnsi="Trebuchet MS"/>
        </w:rPr>
        <w:t>mudah</w:t>
      </w:r>
      <w:proofErr w:type="spellEnd"/>
      <w:r>
        <w:rPr>
          <w:rFonts w:ascii="Trebuchet MS" w:hAnsi="Trebuchet MS"/>
        </w:rPr>
        <w:t xml:space="preserve">. Performa CodeIgniter pun </w:t>
      </w:r>
      <w:proofErr w:type="spellStart"/>
      <w:r>
        <w:rPr>
          <w:rFonts w:ascii="Trebuchet MS" w:hAnsi="Trebuchet MS"/>
        </w:rPr>
        <w:t>dapat</w:t>
      </w:r>
      <w:proofErr w:type="spellEnd"/>
      <w:r>
        <w:rPr>
          <w:rFonts w:ascii="Trebuchet MS" w:hAnsi="Trebuchet MS"/>
        </w:rPr>
        <w:t xml:space="preserve"> </w:t>
      </w:r>
      <w:proofErr w:type="spellStart"/>
      <w:r>
        <w:rPr>
          <w:rFonts w:ascii="Trebuchet MS" w:hAnsi="Trebuchet MS"/>
        </w:rPr>
        <w:t>diandalkan</w:t>
      </w:r>
      <w:proofErr w:type="spellEnd"/>
      <w:r>
        <w:rPr>
          <w:rFonts w:ascii="Trebuchet MS" w:hAnsi="Trebuchet MS"/>
        </w:rPr>
        <w:t xml:space="preserve">, </w:t>
      </w:r>
      <w:proofErr w:type="spellStart"/>
      <w:r>
        <w:rPr>
          <w:rFonts w:ascii="Trebuchet MS" w:hAnsi="Trebuchet MS"/>
        </w:rPr>
        <w:t>terlebih</w:t>
      </w:r>
      <w:proofErr w:type="spellEnd"/>
      <w:r>
        <w:rPr>
          <w:rFonts w:ascii="Trebuchet MS" w:hAnsi="Trebuchet MS"/>
        </w:rPr>
        <w:t xml:space="preserve"> </w:t>
      </w:r>
      <w:proofErr w:type="spellStart"/>
      <w:r>
        <w:rPr>
          <w:rFonts w:ascii="Trebuchet MS" w:hAnsi="Trebuchet MS"/>
        </w:rPr>
        <w:t>jika</w:t>
      </w:r>
      <w:proofErr w:type="spellEnd"/>
      <w:r>
        <w:rPr>
          <w:rFonts w:ascii="Trebuchet MS" w:hAnsi="Trebuchet MS"/>
        </w:rPr>
        <w:t xml:space="preserve"> Anda </w:t>
      </w:r>
      <w:proofErr w:type="spellStart"/>
      <w:r>
        <w:rPr>
          <w:rFonts w:ascii="Trebuchet MS" w:hAnsi="Trebuchet MS"/>
        </w:rPr>
        <w:t>ingin</w:t>
      </w:r>
      <w:proofErr w:type="spellEnd"/>
      <w:r>
        <w:rPr>
          <w:rFonts w:ascii="Trebuchet MS" w:hAnsi="Trebuchet MS"/>
        </w:rPr>
        <w:t xml:space="preserve"> </w:t>
      </w:r>
      <w:proofErr w:type="spellStart"/>
      <w:r>
        <w:rPr>
          <w:rFonts w:ascii="Trebuchet MS" w:hAnsi="Trebuchet MS"/>
        </w:rPr>
        <w:t>membuat</w:t>
      </w:r>
      <w:proofErr w:type="spellEnd"/>
      <w:r>
        <w:rPr>
          <w:rFonts w:ascii="Trebuchet MS" w:hAnsi="Trebuchet MS"/>
        </w:rPr>
        <w:t xml:space="preserve"> </w:t>
      </w:r>
      <w:proofErr w:type="spellStart"/>
      <w:r>
        <w:rPr>
          <w:rFonts w:ascii="Trebuchet MS" w:hAnsi="Trebuchet MS"/>
        </w:rPr>
        <w:t>aplikasi</w:t>
      </w:r>
      <w:proofErr w:type="spellEnd"/>
      <w:r>
        <w:rPr>
          <w:rFonts w:ascii="Trebuchet MS" w:hAnsi="Trebuchet MS"/>
        </w:rPr>
        <w:t xml:space="preserve"> yang ‘</w:t>
      </w:r>
      <w:proofErr w:type="spellStart"/>
      <w:r>
        <w:rPr>
          <w:rFonts w:ascii="Trebuchet MS" w:hAnsi="Trebuchet MS"/>
        </w:rPr>
        <w:t>ringan</w:t>
      </w:r>
      <w:proofErr w:type="spellEnd"/>
      <w:r>
        <w:rPr>
          <w:rFonts w:ascii="Trebuchet MS" w:hAnsi="Trebuchet MS"/>
        </w:rPr>
        <w:t xml:space="preserve">’ yang </w:t>
      </w:r>
      <w:proofErr w:type="spellStart"/>
      <w:r>
        <w:rPr>
          <w:rFonts w:ascii="Trebuchet MS" w:hAnsi="Trebuchet MS"/>
        </w:rPr>
        <w:t>dijalankan</w:t>
      </w:r>
      <w:proofErr w:type="spellEnd"/>
      <w:r>
        <w:rPr>
          <w:rFonts w:ascii="Trebuchet MS" w:hAnsi="Trebuchet MS"/>
        </w:rPr>
        <w:t xml:space="preserve"> di server </w:t>
      </w:r>
      <w:proofErr w:type="spellStart"/>
      <w:r>
        <w:rPr>
          <w:rFonts w:ascii="Trebuchet MS" w:hAnsi="Trebuchet MS"/>
        </w:rPr>
        <w:t>sederhana</w:t>
      </w:r>
      <w:proofErr w:type="spellEnd"/>
      <w:r>
        <w:rPr>
          <w:rFonts w:ascii="Trebuchet MS" w:hAnsi="Trebuchet MS"/>
        </w:rPr>
        <w:t>.</w:t>
      </w:r>
    </w:p>
    <w:p w14:paraId="55C7910A" w14:textId="77777777" w:rsidR="00FD21A2" w:rsidRDefault="00FD21A2" w:rsidP="00FD21A2">
      <w:pPr>
        <w:pStyle w:val="NormalWeb"/>
        <w:spacing w:before="0" w:beforeAutospacing="0"/>
        <w:rPr>
          <w:rFonts w:ascii="Trebuchet MS" w:hAnsi="Trebuchet MS"/>
        </w:rPr>
      </w:pPr>
      <w:proofErr w:type="spellStart"/>
      <w:r>
        <w:rPr>
          <w:rFonts w:ascii="Trebuchet MS" w:hAnsi="Trebuchet MS"/>
          <w:b/>
          <w:bCs/>
        </w:rPr>
        <w:t>Keunggulan</w:t>
      </w:r>
      <w:proofErr w:type="spellEnd"/>
      <w:r>
        <w:rPr>
          <w:rFonts w:ascii="Trebuchet MS" w:hAnsi="Trebuchet MS"/>
          <w:b/>
          <w:bCs/>
        </w:rPr>
        <w:t xml:space="preserve"> Utama:</w:t>
      </w:r>
    </w:p>
    <w:p w14:paraId="64140CFD" w14:textId="77777777" w:rsidR="00FD21A2" w:rsidRDefault="00FD21A2" w:rsidP="00C02352">
      <w:pPr>
        <w:numPr>
          <w:ilvl w:val="0"/>
          <w:numId w:val="57"/>
        </w:numPr>
        <w:spacing w:before="100" w:beforeAutospacing="1" w:after="100" w:afterAutospacing="1" w:line="240" w:lineRule="auto"/>
        <w:rPr>
          <w:rFonts w:ascii="Trebuchet MS" w:hAnsi="Trebuchet MS"/>
        </w:rPr>
      </w:pPr>
      <w:r>
        <w:rPr>
          <w:rFonts w:ascii="Trebuchet MS" w:hAnsi="Trebuchet MS"/>
        </w:rPr>
        <w:t>Framework ringan dengan performa yang dapat diandalkan.</w:t>
      </w:r>
    </w:p>
    <w:p w14:paraId="70433660" w14:textId="77777777" w:rsidR="00FD21A2" w:rsidRDefault="00FD21A2" w:rsidP="00C02352">
      <w:pPr>
        <w:numPr>
          <w:ilvl w:val="0"/>
          <w:numId w:val="57"/>
        </w:numPr>
        <w:spacing w:before="100" w:beforeAutospacing="1" w:after="100" w:afterAutospacing="1" w:line="240" w:lineRule="auto"/>
        <w:rPr>
          <w:rFonts w:ascii="Trebuchet MS" w:hAnsi="Trebuchet MS"/>
        </w:rPr>
      </w:pPr>
      <w:r>
        <w:rPr>
          <w:rFonts w:ascii="Trebuchet MS" w:hAnsi="Trebuchet MS"/>
        </w:rPr>
        <w:t>Mudah dipahami dan digunakan berkat adanya informasi bantuan dan tutorial.</w:t>
      </w:r>
    </w:p>
    <w:p w14:paraId="5D89F35D" w14:textId="77777777" w:rsidR="00FD21A2" w:rsidRDefault="00FD21A2" w:rsidP="00C02352">
      <w:pPr>
        <w:numPr>
          <w:ilvl w:val="0"/>
          <w:numId w:val="57"/>
        </w:numPr>
        <w:spacing w:before="100" w:beforeAutospacing="1" w:after="100" w:afterAutospacing="1" w:line="240" w:lineRule="auto"/>
        <w:rPr>
          <w:rFonts w:ascii="Trebuchet MS" w:hAnsi="Trebuchet MS"/>
        </w:rPr>
      </w:pPr>
      <w:r>
        <w:rPr>
          <w:rFonts w:ascii="Trebuchet MS" w:hAnsi="Trebuchet MS"/>
        </w:rPr>
        <w:t>Membuat aplikasi yang mudah diskalakan dengan menggunakan arsitektur framework berbasis MVC.</w:t>
      </w:r>
    </w:p>
    <w:p w14:paraId="104A259B" w14:textId="77777777" w:rsidR="00FD21A2" w:rsidRDefault="00FD21A2" w:rsidP="00FD21A2">
      <w:pPr>
        <w:pStyle w:val="NormalWeb"/>
        <w:spacing w:before="0" w:beforeAutospacing="0"/>
        <w:rPr>
          <w:rFonts w:ascii="Trebuchet MS" w:hAnsi="Trebuchet MS"/>
        </w:rPr>
      </w:pPr>
      <w:r>
        <w:rPr>
          <w:rFonts w:ascii="Trebuchet MS" w:hAnsi="Trebuchet MS"/>
        </w:rPr>
        <w:t xml:space="preserve">Di </w:t>
      </w:r>
      <w:proofErr w:type="spellStart"/>
      <w:r>
        <w:rPr>
          <w:rFonts w:ascii="Trebuchet MS" w:hAnsi="Trebuchet MS"/>
        </w:rPr>
        <w:t>samping</w:t>
      </w:r>
      <w:proofErr w:type="spellEnd"/>
      <w:r>
        <w:rPr>
          <w:rFonts w:ascii="Trebuchet MS" w:hAnsi="Trebuchet MS"/>
        </w:rPr>
        <w:t xml:space="preserve"> </w:t>
      </w:r>
      <w:proofErr w:type="spellStart"/>
      <w:r>
        <w:rPr>
          <w:rFonts w:ascii="Trebuchet MS" w:hAnsi="Trebuchet MS"/>
        </w:rPr>
        <w:t>kelebihan</w:t>
      </w:r>
      <w:proofErr w:type="spellEnd"/>
      <w:r>
        <w:rPr>
          <w:rFonts w:ascii="Trebuchet MS" w:hAnsi="Trebuchet MS"/>
        </w:rPr>
        <w:t xml:space="preserve">, juga </w:t>
      </w:r>
      <w:proofErr w:type="spellStart"/>
      <w:r>
        <w:rPr>
          <w:rFonts w:ascii="Trebuchet MS" w:hAnsi="Trebuchet MS"/>
        </w:rPr>
        <w:t>ada</w:t>
      </w:r>
      <w:proofErr w:type="spellEnd"/>
      <w:r>
        <w:rPr>
          <w:rFonts w:ascii="Trebuchet MS" w:hAnsi="Trebuchet MS"/>
        </w:rPr>
        <w:t xml:space="preserve"> </w:t>
      </w:r>
      <w:proofErr w:type="spellStart"/>
      <w:r>
        <w:rPr>
          <w:rFonts w:ascii="Trebuchet MS" w:hAnsi="Trebuchet MS"/>
        </w:rPr>
        <w:t>kekurangan</w:t>
      </w:r>
      <w:proofErr w:type="spellEnd"/>
      <w:r>
        <w:rPr>
          <w:rFonts w:ascii="Trebuchet MS" w:hAnsi="Trebuchet MS"/>
        </w:rPr>
        <w:t xml:space="preserve">. </w:t>
      </w:r>
      <w:proofErr w:type="spellStart"/>
      <w:r>
        <w:rPr>
          <w:rFonts w:ascii="Trebuchet MS" w:hAnsi="Trebuchet MS"/>
        </w:rPr>
        <w:t>Sebagai</w:t>
      </w:r>
      <w:proofErr w:type="spellEnd"/>
      <w:r>
        <w:rPr>
          <w:rFonts w:ascii="Trebuchet MS" w:hAnsi="Trebuchet MS"/>
        </w:rPr>
        <w:t xml:space="preserve"> </w:t>
      </w:r>
      <w:proofErr w:type="spellStart"/>
      <w:r>
        <w:rPr>
          <w:rFonts w:ascii="Trebuchet MS" w:hAnsi="Trebuchet MS"/>
        </w:rPr>
        <w:t>contoh</w:t>
      </w:r>
      <w:proofErr w:type="spellEnd"/>
      <w:r>
        <w:rPr>
          <w:rFonts w:ascii="Trebuchet MS" w:hAnsi="Trebuchet MS"/>
        </w:rPr>
        <w:t xml:space="preserve">, </w:t>
      </w:r>
      <w:proofErr w:type="spellStart"/>
      <w:r>
        <w:rPr>
          <w:rFonts w:ascii="Trebuchet MS" w:hAnsi="Trebuchet MS"/>
        </w:rPr>
        <w:t>tidak</w:t>
      </w:r>
      <w:proofErr w:type="spellEnd"/>
      <w:r>
        <w:rPr>
          <w:rFonts w:ascii="Trebuchet MS" w:hAnsi="Trebuchet MS"/>
        </w:rPr>
        <w:t xml:space="preserve"> </w:t>
      </w:r>
      <w:proofErr w:type="spellStart"/>
      <w:r>
        <w:rPr>
          <w:rFonts w:ascii="Trebuchet MS" w:hAnsi="Trebuchet MS"/>
        </w:rPr>
        <w:t>ada</w:t>
      </w:r>
      <w:proofErr w:type="spellEnd"/>
      <w:r>
        <w:rPr>
          <w:rFonts w:ascii="Trebuchet MS" w:hAnsi="Trebuchet MS"/>
        </w:rPr>
        <w:t xml:space="preserve"> </w:t>
      </w:r>
      <w:proofErr w:type="spellStart"/>
      <w:r>
        <w:rPr>
          <w:rFonts w:ascii="Trebuchet MS" w:hAnsi="Trebuchet MS"/>
        </w:rPr>
        <w:t>jadwal</w:t>
      </w:r>
      <w:proofErr w:type="spellEnd"/>
      <w:r>
        <w:rPr>
          <w:rFonts w:ascii="Trebuchet MS" w:hAnsi="Trebuchet MS"/>
        </w:rPr>
        <w:t xml:space="preserve"> yang </w:t>
      </w:r>
      <w:proofErr w:type="spellStart"/>
      <w:r>
        <w:rPr>
          <w:rFonts w:ascii="Trebuchet MS" w:hAnsi="Trebuchet MS"/>
        </w:rPr>
        <w:t>tetap</w:t>
      </w:r>
      <w:proofErr w:type="spellEnd"/>
      <w:r>
        <w:rPr>
          <w:rFonts w:ascii="Trebuchet MS" w:hAnsi="Trebuchet MS"/>
        </w:rPr>
        <w:t xml:space="preserve"> dan </w:t>
      </w:r>
      <w:proofErr w:type="spellStart"/>
      <w:r>
        <w:rPr>
          <w:rFonts w:ascii="Trebuchet MS" w:hAnsi="Trebuchet MS"/>
        </w:rPr>
        <w:t>teratur</w:t>
      </w:r>
      <w:proofErr w:type="spellEnd"/>
      <w:r>
        <w:rPr>
          <w:rFonts w:ascii="Trebuchet MS" w:hAnsi="Trebuchet MS"/>
        </w:rPr>
        <w:t xml:space="preserve"> </w:t>
      </w:r>
      <w:proofErr w:type="spellStart"/>
      <w:r>
        <w:rPr>
          <w:rFonts w:ascii="Trebuchet MS" w:hAnsi="Trebuchet MS"/>
        </w:rPr>
        <w:t>mengenai</w:t>
      </w:r>
      <w:proofErr w:type="spellEnd"/>
      <w:r>
        <w:rPr>
          <w:rFonts w:ascii="Trebuchet MS" w:hAnsi="Trebuchet MS"/>
        </w:rPr>
        <w:t xml:space="preserve"> update CodeIgniter. </w:t>
      </w:r>
      <w:proofErr w:type="spellStart"/>
      <w:r>
        <w:rPr>
          <w:rFonts w:ascii="Trebuchet MS" w:hAnsi="Trebuchet MS"/>
        </w:rPr>
        <w:t>Jadi</w:t>
      </w:r>
      <w:proofErr w:type="spellEnd"/>
      <w:r>
        <w:rPr>
          <w:rFonts w:ascii="Trebuchet MS" w:hAnsi="Trebuchet MS"/>
        </w:rPr>
        <w:t xml:space="preserve">, PHP framework </w:t>
      </w:r>
      <w:proofErr w:type="spellStart"/>
      <w:r>
        <w:rPr>
          <w:rFonts w:ascii="Trebuchet MS" w:hAnsi="Trebuchet MS"/>
        </w:rPr>
        <w:t>ini</w:t>
      </w:r>
      <w:proofErr w:type="spellEnd"/>
      <w:r>
        <w:rPr>
          <w:rFonts w:ascii="Trebuchet MS" w:hAnsi="Trebuchet MS"/>
        </w:rPr>
        <w:t xml:space="preserve"> </w:t>
      </w:r>
      <w:proofErr w:type="spellStart"/>
      <w:r>
        <w:rPr>
          <w:rFonts w:ascii="Trebuchet MS" w:hAnsi="Trebuchet MS"/>
        </w:rPr>
        <w:t>tidak</w:t>
      </w:r>
      <w:proofErr w:type="spellEnd"/>
      <w:r>
        <w:rPr>
          <w:rFonts w:ascii="Trebuchet MS" w:hAnsi="Trebuchet MS"/>
        </w:rPr>
        <w:t xml:space="preserve"> kami </w:t>
      </w:r>
      <w:proofErr w:type="spellStart"/>
      <w:r>
        <w:rPr>
          <w:rFonts w:ascii="Trebuchet MS" w:hAnsi="Trebuchet MS"/>
        </w:rPr>
        <w:t>sarankan</w:t>
      </w:r>
      <w:proofErr w:type="spellEnd"/>
      <w:r>
        <w:rPr>
          <w:rFonts w:ascii="Trebuchet MS" w:hAnsi="Trebuchet MS"/>
        </w:rPr>
        <w:t xml:space="preserve"> </w:t>
      </w:r>
      <w:proofErr w:type="spellStart"/>
      <w:r>
        <w:rPr>
          <w:rFonts w:ascii="Trebuchet MS" w:hAnsi="Trebuchet MS"/>
        </w:rPr>
        <w:t>untuk</w:t>
      </w:r>
      <w:proofErr w:type="spellEnd"/>
      <w:r>
        <w:rPr>
          <w:rFonts w:ascii="Trebuchet MS" w:hAnsi="Trebuchet MS"/>
        </w:rPr>
        <w:t xml:space="preserve"> </w:t>
      </w:r>
      <w:proofErr w:type="spellStart"/>
      <w:r>
        <w:rPr>
          <w:rFonts w:ascii="Trebuchet MS" w:hAnsi="Trebuchet MS"/>
        </w:rPr>
        <w:t>digunakan</w:t>
      </w:r>
      <w:proofErr w:type="spellEnd"/>
      <w:r>
        <w:rPr>
          <w:rFonts w:ascii="Trebuchet MS" w:hAnsi="Trebuchet MS"/>
        </w:rPr>
        <w:t xml:space="preserve"> </w:t>
      </w:r>
      <w:proofErr w:type="spellStart"/>
      <w:r>
        <w:rPr>
          <w:rFonts w:ascii="Trebuchet MS" w:hAnsi="Trebuchet MS"/>
        </w:rPr>
        <w:t>bilamana</w:t>
      </w:r>
      <w:proofErr w:type="spellEnd"/>
      <w:r>
        <w:rPr>
          <w:rFonts w:ascii="Trebuchet MS" w:hAnsi="Trebuchet MS"/>
        </w:rPr>
        <w:t xml:space="preserve"> </w:t>
      </w:r>
      <w:proofErr w:type="spellStart"/>
      <w:r>
        <w:rPr>
          <w:rFonts w:ascii="Trebuchet MS" w:hAnsi="Trebuchet MS"/>
        </w:rPr>
        <w:t>aplikasi</w:t>
      </w:r>
      <w:proofErr w:type="spellEnd"/>
      <w:r>
        <w:rPr>
          <w:rFonts w:ascii="Trebuchet MS" w:hAnsi="Trebuchet MS"/>
        </w:rPr>
        <w:t xml:space="preserve"> yang Anda </w:t>
      </w:r>
      <w:proofErr w:type="spellStart"/>
      <w:r>
        <w:rPr>
          <w:rFonts w:ascii="Trebuchet MS" w:hAnsi="Trebuchet MS"/>
        </w:rPr>
        <w:t>kembangkan</w:t>
      </w:r>
      <w:proofErr w:type="spellEnd"/>
      <w:r>
        <w:rPr>
          <w:rFonts w:ascii="Trebuchet MS" w:hAnsi="Trebuchet MS"/>
        </w:rPr>
        <w:t xml:space="preserve"> </w:t>
      </w:r>
      <w:proofErr w:type="spellStart"/>
      <w:r>
        <w:rPr>
          <w:rFonts w:ascii="Trebuchet MS" w:hAnsi="Trebuchet MS"/>
        </w:rPr>
        <w:t>memiliki</w:t>
      </w:r>
      <w:proofErr w:type="spellEnd"/>
      <w:r>
        <w:rPr>
          <w:rFonts w:ascii="Trebuchet MS" w:hAnsi="Trebuchet MS"/>
        </w:rPr>
        <w:t xml:space="preserve"> </w:t>
      </w:r>
      <w:proofErr w:type="spellStart"/>
      <w:r>
        <w:rPr>
          <w:rFonts w:ascii="Trebuchet MS" w:hAnsi="Trebuchet MS"/>
        </w:rPr>
        <w:t>standar</w:t>
      </w:r>
      <w:proofErr w:type="spellEnd"/>
      <w:r>
        <w:rPr>
          <w:rFonts w:ascii="Trebuchet MS" w:hAnsi="Trebuchet MS"/>
        </w:rPr>
        <w:t xml:space="preserve"> </w:t>
      </w:r>
      <w:proofErr w:type="spellStart"/>
      <w:r>
        <w:rPr>
          <w:rFonts w:ascii="Trebuchet MS" w:hAnsi="Trebuchet MS"/>
        </w:rPr>
        <w:t>keamanan</w:t>
      </w:r>
      <w:proofErr w:type="spellEnd"/>
      <w:r>
        <w:rPr>
          <w:rFonts w:ascii="Trebuchet MS" w:hAnsi="Trebuchet MS"/>
        </w:rPr>
        <w:t xml:space="preserve"> </w:t>
      </w:r>
      <w:proofErr w:type="spellStart"/>
      <w:r>
        <w:rPr>
          <w:rFonts w:ascii="Trebuchet MS" w:hAnsi="Trebuchet MS"/>
        </w:rPr>
        <w:t>tinggi</w:t>
      </w:r>
      <w:proofErr w:type="spellEnd"/>
      <w:r>
        <w:rPr>
          <w:rFonts w:ascii="Trebuchet MS" w:hAnsi="Trebuchet MS"/>
        </w:rPr>
        <w:t>.</w:t>
      </w:r>
    </w:p>
    <w:p w14:paraId="39238958" w14:textId="77777777" w:rsidR="00FD21A2" w:rsidRPr="00FD21A2" w:rsidRDefault="00FD21A2" w:rsidP="00FD21A2">
      <w:pPr>
        <w:rPr>
          <w:lang w:val="en-US"/>
        </w:rPr>
      </w:pPr>
    </w:p>
    <w:p w14:paraId="46D88E06" w14:textId="6CD9EA71" w:rsidR="00AF6020" w:rsidRDefault="00AF6020" w:rsidP="00C02352">
      <w:pPr>
        <w:pStyle w:val="Heading2"/>
        <w:numPr>
          <w:ilvl w:val="1"/>
          <w:numId w:val="55"/>
        </w:numPr>
        <w:rPr>
          <w:lang w:val="en-US"/>
        </w:rPr>
      </w:pPr>
      <w:r>
        <w:rPr>
          <w:lang w:val="en-US"/>
        </w:rPr>
        <w:lastRenderedPageBreak/>
        <w:t>G</w:t>
      </w:r>
    </w:p>
    <w:p w14:paraId="4D7DA502" w14:textId="16BA5639" w:rsidR="00AF6020" w:rsidRDefault="00AF6020" w:rsidP="00C02352">
      <w:pPr>
        <w:pStyle w:val="Heading2"/>
        <w:numPr>
          <w:ilvl w:val="1"/>
          <w:numId w:val="55"/>
        </w:numPr>
        <w:rPr>
          <w:lang w:val="en-US"/>
        </w:rPr>
      </w:pPr>
      <w:r>
        <w:rPr>
          <w:lang w:val="en-US"/>
        </w:rPr>
        <w:t>G</w:t>
      </w:r>
    </w:p>
    <w:p w14:paraId="65BB837E" w14:textId="5425E98D" w:rsidR="00AF6020" w:rsidRPr="00AF6020" w:rsidRDefault="00AF6020" w:rsidP="00C02352">
      <w:pPr>
        <w:pStyle w:val="Heading2"/>
        <w:numPr>
          <w:ilvl w:val="1"/>
          <w:numId w:val="55"/>
        </w:numPr>
        <w:rPr>
          <w:lang w:val="en-US"/>
        </w:rPr>
      </w:pPr>
      <w:proofErr w:type="spellStart"/>
      <w:r>
        <w:rPr>
          <w:lang w:val="en-US"/>
        </w:rPr>
        <w:t>k</w:t>
      </w:r>
      <w:proofErr w:type="spellEnd"/>
    </w:p>
    <w:p w14:paraId="5A468C5A" w14:textId="77777777"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GB</w:t>
      </w:r>
    </w:p>
    <w:p w14:paraId="4BDF6DC5" w14:textId="77777777"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H</w:t>
      </w:r>
    </w:p>
    <w:p w14:paraId="22D2D003" w14:textId="77777777"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J</w:t>
      </w:r>
    </w:p>
    <w:p w14:paraId="1034ECBC" w14:textId="77777777"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G</w:t>
      </w:r>
    </w:p>
    <w:p w14:paraId="1B794ED2" w14:textId="77777777"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GF</w:t>
      </w:r>
    </w:p>
    <w:p w14:paraId="282FB610" w14:textId="0F005994" w:rsidR="007638EF" w:rsidRPr="00B25281" w:rsidRDefault="007638EF" w:rsidP="007638EF">
      <w:pPr>
        <w:pStyle w:val="Heading1"/>
        <w:spacing w:before="0"/>
        <w:ind w:firstLine="1170"/>
        <w:jc w:val="center"/>
        <w:rPr>
          <w:rFonts w:ascii="Times New Roman" w:hAnsi="Times New Roman" w:cs="Times New Roman"/>
          <w:b/>
          <w:color w:val="000000" w:themeColor="text1"/>
          <w:sz w:val="24"/>
          <w:szCs w:val="24"/>
          <w:lang w:val="en-US"/>
        </w:rPr>
      </w:pPr>
      <w:r w:rsidRPr="00B25281">
        <w:rPr>
          <w:rFonts w:ascii="Times New Roman" w:hAnsi="Times New Roman" w:cs="Times New Roman"/>
          <w:b/>
          <w:color w:val="000000" w:themeColor="text1"/>
          <w:sz w:val="24"/>
          <w:szCs w:val="24"/>
          <w:lang w:val="en-US"/>
        </w:rPr>
        <w:t>G</w:t>
      </w:r>
    </w:p>
    <w:p w14:paraId="46DB5C2D" w14:textId="77777777" w:rsidR="00DC5874" w:rsidRPr="00B25281" w:rsidRDefault="00DC5874" w:rsidP="00DC5874">
      <w:pPr>
        <w:rPr>
          <w:rFonts w:ascii="Times New Roman" w:hAnsi="Times New Roman" w:cs="Times New Roman"/>
          <w:color w:val="000000" w:themeColor="text1"/>
          <w:sz w:val="24"/>
          <w:szCs w:val="24"/>
          <w:lang w:val="en-US"/>
        </w:rPr>
      </w:pPr>
    </w:p>
    <w:p w14:paraId="686C0F93" w14:textId="77777777" w:rsidR="00DC5874" w:rsidRPr="00B25281" w:rsidRDefault="00DC5874" w:rsidP="00DC5874">
      <w:pPr>
        <w:rPr>
          <w:rFonts w:ascii="Times New Roman" w:hAnsi="Times New Roman" w:cs="Times New Roman"/>
          <w:color w:val="000000" w:themeColor="text1"/>
          <w:sz w:val="24"/>
          <w:szCs w:val="24"/>
          <w:lang w:val="en-US"/>
        </w:rPr>
      </w:pPr>
    </w:p>
    <w:p w14:paraId="149E6374" w14:textId="77777777" w:rsidR="00DC5874" w:rsidRPr="00B25281" w:rsidRDefault="00DC5874" w:rsidP="00DC5874">
      <w:pPr>
        <w:rPr>
          <w:rFonts w:ascii="Times New Roman" w:hAnsi="Times New Roman" w:cs="Times New Roman"/>
          <w:color w:val="000000" w:themeColor="text1"/>
          <w:sz w:val="24"/>
          <w:szCs w:val="24"/>
          <w:lang w:val="en-US"/>
        </w:rPr>
      </w:pPr>
    </w:p>
    <w:p w14:paraId="1B5A25F2" w14:textId="77777777" w:rsidR="00DC5874" w:rsidRPr="00B25281" w:rsidRDefault="00DC5874" w:rsidP="00DC5874">
      <w:pPr>
        <w:rPr>
          <w:rFonts w:ascii="Times New Roman" w:hAnsi="Times New Roman" w:cs="Times New Roman"/>
          <w:color w:val="000000" w:themeColor="text1"/>
          <w:sz w:val="24"/>
          <w:szCs w:val="24"/>
          <w:lang w:val="en-US"/>
        </w:rPr>
      </w:pPr>
    </w:p>
    <w:p w14:paraId="6C6E6F5B" w14:textId="4F53CE7E" w:rsidR="00DC5874" w:rsidRPr="00B25281" w:rsidRDefault="00DC5874" w:rsidP="00012DA2">
      <w:pPr>
        <w:pStyle w:val="ListParagraph"/>
        <w:numPr>
          <w:ilvl w:val="0"/>
          <w:numId w:val="30"/>
        </w:numPr>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 xml:space="preserve">Android studio </w:t>
      </w:r>
      <w:hyperlink r:id="rId264" w:history="1">
        <w:r w:rsidRPr="00B25281">
          <w:rPr>
            <w:rStyle w:val="Hyperlink"/>
            <w:rFonts w:ascii="Times New Roman" w:hAnsi="Times New Roman" w:cs="Times New Roman"/>
            <w:color w:val="000000" w:themeColor="text1"/>
            <w:sz w:val="24"/>
            <w:szCs w:val="24"/>
          </w:rPr>
          <w:t>https://medium.com/@tulisanndeso/pengertian-android-studio-dan-berbagai-macam-bagiannya-a21db3160a6e</w:t>
        </w:r>
      </w:hyperlink>
    </w:p>
    <w:p w14:paraId="7CB64D90" w14:textId="673CCFCB" w:rsidR="00012DA2" w:rsidRPr="00B25281" w:rsidRDefault="00954DF7" w:rsidP="00DC5874">
      <w:pPr>
        <w:rPr>
          <w:rFonts w:ascii="Times New Roman" w:hAnsi="Times New Roman" w:cs="Times New Roman"/>
          <w:color w:val="000000" w:themeColor="text1"/>
          <w:sz w:val="24"/>
          <w:szCs w:val="24"/>
          <w:lang w:val="en-US"/>
        </w:rPr>
      </w:pPr>
      <w:hyperlink r:id="rId265" w:history="1">
        <w:r w:rsidR="00012DA2" w:rsidRPr="00B25281">
          <w:rPr>
            <w:rStyle w:val="Hyperlink"/>
            <w:rFonts w:ascii="Times New Roman" w:hAnsi="Times New Roman" w:cs="Times New Roman"/>
            <w:color w:val="000000" w:themeColor="text1"/>
            <w:sz w:val="24"/>
            <w:szCs w:val="24"/>
          </w:rPr>
          <w:t>https://developer.android.com/studio/intro?hl=id</w:t>
        </w:r>
      </w:hyperlink>
    </w:p>
    <w:p w14:paraId="1290661D" w14:textId="77777777" w:rsidR="00771A7B" w:rsidRPr="00B25281" w:rsidRDefault="00771A7B" w:rsidP="00771A7B">
      <w:pPr>
        <w:pStyle w:val="ListParagraph"/>
        <w:numPr>
          <w:ilvl w:val="0"/>
          <w:numId w:val="30"/>
        </w:numPr>
        <w:tabs>
          <w:tab w:val="left" w:pos="4385"/>
        </w:tabs>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Eclipse</w:t>
      </w:r>
    </w:p>
    <w:p w14:paraId="3DC598FA" w14:textId="77777777" w:rsidR="00771A7B" w:rsidRPr="00B25281" w:rsidRDefault="00954DF7" w:rsidP="00771A7B">
      <w:pPr>
        <w:pStyle w:val="ListParagraph"/>
        <w:tabs>
          <w:tab w:val="left" w:pos="4385"/>
        </w:tabs>
        <w:rPr>
          <w:rFonts w:ascii="Times New Roman" w:hAnsi="Times New Roman" w:cs="Times New Roman"/>
          <w:color w:val="000000" w:themeColor="text1"/>
          <w:sz w:val="24"/>
          <w:szCs w:val="24"/>
          <w:lang w:val="en-US"/>
        </w:rPr>
      </w:pPr>
      <w:hyperlink r:id="rId266" w:history="1">
        <w:r w:rsidR="00771A7B" w:rsidRPr="00B25281">
          <w:rPr>
            <w:rStyle w:val="Hyperlink"/>
            <w:rFonts w:ascii="Times New Roman" w:hAnsi="Times New Roman" w:cs="Times New Roman"/>
            <w:color w:val="000000" w:themeColor="text1"/>
            <w:sz w:val="24"/>
            <w:szCs w:val="24"/>
          </w:rPr>
          <w:t>https://wi01.files.wordpress.com/2011/02/pengenalan-eclipse.pdf</w:t>
        </w:r>
      </w:hyperlink>
    </w:p>
    <w:p w14:paraId="444EF990" w14:textId="0C8AF77D" w:rsidR="0004187C" w:rsidRPr="00B25281" w:rsidRDefault="00954DF7" w:rsidP="00771A7B">
      <w:pPr>
        <w:pStyle w:val="ListParagraph"/>
        <w:tabs>
          <w:tab w:val="left" w:pos="4385"/>
        </w:tabs>
        <w:rPr>
          <w:rFonts w:ascii="Times New Roman" w:hAnsi="Times New Roman" w:cs="Times New Roman"/>
          <w:color w:val="000000" w:themeColor="text1"/>
          <w:sz w:val="24"/>
          <w:szCs w:val="24"/>
          <w:lang w:val="en-US"/>
        </w:rPr>
      </w:pPr>
      <w:hyperlink r:id="rId267" w:history="1">
        <w:r w:rsidR="00771A7B" w:rsidRPr="00B25281">
          <w:rPr>
            <w:rStyle w:val="Hyperlink"/>
            <w:rFonts w:ascii="Times New Roman" w:hAnsi="Times New Roman" w:cs="Times New Roman"/>
            <w:color w:val="000000" w:themeColor="text1"/>
            <w:sz w:val="24"/>
            <w:szCs w:val="24"/>
          </w:rPr>
          <w:t>https://text-id.123dok.com/document/nq767wdny-sejarah-eclipse-arsitektur-eclipse-perkembangan-eclipse.html</w:t>
        </w:r>
      </w:hyperlink>
      <w:r w:rsidR="007638EF" w:rsidRPr="00B25281">
        <w:rPr>
          <w:rFonts w:ascii="Times New Roman" w:hAnsi="Times New Roman" w:cs="Times New Roman"/>
          <w:color w:val="000000" w:themeColor="text1"/>
          <w:sz w:val="24"/>
          <w:szCs w:val="24"/>
          <w:lang w:val="en-US"/>
        </w:rPr>
        <w:tab/>
      </w:r>
    </w:p>
    <w:p w14:paraId="12FD886B" w14:textId="2BD986DE" w:rsidR="00BB2E15" w:rsidRPr="00B25281" w:rsidRDefault="00BB2E15" w:rsidP="00BB2E15">
      <w:pPr>
        <w:pStyle w:val="ListParagraph"/>
        <w:numPr>
          <w:ilvl w:val="0"/>
          <w:numId w:val="30"/>
        </w:numPr>
        <w:tabs>
          <w:tab w:val="left" w:pos="4385"/>
        </w:tabs>
        <w:rPr>
          <w:rFonts w:ascii="Times New Roman" w:hAnsi="Times New Roman" w:cs="Times New Roman"/>
          <w:color w:val="000000" w:themeColor="text1"/>
          <w:sz w:val="24"/>
          <w:szCs w:val="24"/>
          <w:lang w:val="en-US"/>
        </w:rPr>
      </w:pPr>
      <w:r w:rsidRPr="00B25281">
        <w:rPr>
          <w:rFonts w:ascii="Times New Roman" w:hAnsi="Times New Roman" w:cs="Times New Roman"/>
          <w:color w:val="000000" w:themeColor="text1"/>
          <w:sz w:val="24"/>
          <w:szCs w:val="24"/>
          <w:lang w:val="en-US"/>
        </w:rPr>
        <w:t xml:space="preserve">Framework ionic </w:t>
      </w:r>
      <w:hyperlink r:id="rId268" w:history="1">
        <w:r w:rsidRPr="00B25281">
          <w:rPr>
            <w:rStyle w:val="Hyperlink"/>
            <w:rFonts w:ascii="Times New Roman" w:hAnsi="Times New Roman" w:cs="Times New Roman"/>
            <w:color w:val="000000" w:themeColor="text1"/>
            <w:sz w:val="24"/>
            <w:szCs w:val="24"/>
          </w:rPr>
          <w:t>https://edusoftcenter.com/mengenal-apa-itu-ionic-framework/</w:t>
        </w:r>
      </w:hyperlink>
    </w:p>
    <w:p w14:paraId="73C47DDC" w14:textId="7F3AB9C9" w:rsidR="00BB2E15" w:rsidRPr="00B25281" w:rsidRDefault="00954DF7" w:rsidP="00BB2E15">
      <w:pPr>
        <w:pStyle w:val="ListParagraph"/>
        <w:tabs>
          <w:tab w:val="left" w:pos="4385"/>
        </w:tabs>
        <w:rPr>
          <w:rFonts w:ascii="Times New Roman" w:hAnsi="Times New Roman" w:cs="Times New Roman"/>
          <w:color w:val="000000" w:themeColor="text1"/>
          <w:sz w:val="24"/>
          <w:szCs w:val="24"/>
          <w:lang w:val="en-US"/>
        </w:rPr>
      </w:pPr>
      <w:hyperlink r:id="rId269" w:history="1">
        <w:r w:rsidR="00BB2E15" w:rsidRPr="00B25281">
          <w:rPr>
            <w:rStyle w:val="Hyperlink"/>
            <w:rFonts w:ascii="Times New Roman" w:hAnsi="Times New Roman" w:cs="Times New Roman"/>
            <w:color w:val="000000" w:themeColor="text1"/>
            <w:sz w:val="24"/>
            <w:szCs w:val="24"/>
          </w:rPr>
          <w:t>http://www.candra.web.id/mengenal-ionic-framework/</w:t>
        </w:r>
      </w:hyperlink>
    </w:p>
    <w:p w14:paraId="46C87532" w14:textId="5C264695" w:rsidR="00AF7B10" w:rsidRPr="00AF7B10" w:rsidRDefault="00AF7B10" w:rsidP="00AF7B10">
      <w:pPr>
        <w:pStyle w:val="ListParagraph"/>
        <w:numPr>
          <w:ilvl w:val="0"/>
          <w:numId w:val="3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Electron </w:t>
      </w:r>
      <w:hyperlink r:id="rId270" w:history="1">
        <w:r>
          <w:rPr>
            <w:rStyle w:val="Hyperlink"/>
          </w:rPr>
          <w:t>https://www.codepolitan.com/membuat-website-apapun-menja</w:t>
        </w:r>
        <w:r>
          <w:rPr>
            <w:rStyle w:val="Hyperlink"/>
          </w:rPr>
          <w:t>d</w:t>
        </w:r>
        <w:r>
          <w:rPr>
            <w:rStyle w:val="Hyperlink"/>
          </w:rPr>
          <w:t>i-aplikasi-desktop-dengan-electron-dalam-15-menit-5830b4e408fcc-2140</w:t>
        </w:r>
      </w:hyperlink>
    </w:p>
    <w:p w14:paraId="436EBA8A" w14:textId="42E6FACB" w:rsidR="00AF7B10" w:rsidRPr="00AF7B10" w:rsidRDefault="00AF7B10" w:rsidP="00AF7B10">
      <w:pPr>
        <w:pStyle w:val="ListParagraph"/>
        <w:numPr>
          <w:ilvl w:val="0"/>
          <w:numId w:val="30"/>
        </w:numPr>
        <w:rPr>
          <w:rFonts w:ascii="Times New Roman" w:hAnsi="Times New Roman" w:cs="Times New Roman"/>
          <w:color w:val="000000" w:themeColor="text1"/>
          <w:sz w:val="24"/>
          <w:szCs w:val="24"/>
          <w:lang w:val="en-US"/>
        </w:rPr>
      </w:pPr>
      <w:proofErr w:type="spellStart"/>
      <w:r>
        <w:rPr>
          <w:lang w:val="en-US"/>
        </w:rPr>
        <w:t>Intelij</w:t>
      </w:r>
      <w:proofErr w:type="spellEnd"/>
      <w:r>
        <w:rPr>
          <w:lang w:val="en-US"/>
        </w:rPr>
        <w:t xml:space="preserve"> idea </w:t>
      </w:r>
      <w:hyperlink r:id="rId271" w:history="1">
        <w:r>
          <w:rPr>
            <w:rStyle w:val="Hyperlink"/>
          </w:rPr>
          <w:t>https://litikgo.wordpress.com/2016/11/27/mengenal-ide-intellij-idea/</w:t>
        </w:r>
      </w:hyperlink>
    </w:p>
    <w:p w14:paraId="323018B6" w14:textId="15197999" w:rsidR="00AF7B10" w:rsidRPr="00A52441" w:rsidRDefault="00A52441" w:rsidP="00AF7B10">
      <w:pPr>
        <w:pStyle w:val="ListParagraph"/>
        <w:numPr>
          <w:ilvl w:val="0"/>
          <w:numId w:val="30"/>
        </w:numPr>
        <w:rPr>
          <w:rFonts w:ascii="Times New Roman" w:hAnsi="Times New Roman" w:cs="Times New Roman"/>
          <w:color w:val="000000" w:themeColor="text1"/>
          <w:sz w:val="24"/>
          <w:szCs w:val="24"/>
          <w:lang w:val="en-US"/>
        </w:rPr>
      </w:pPr>
      <w:r>
        <w:rPr>
          <w:lang w:val="en-US"/>
        </w:rPr>
        <w:t xml:space="preserve">Code lobster </w:t>
      </w:r>
      <w:hyperlink r:id="rId272" w:history="1">
        <w:r>
          <w:rPr>
            <w:rStyle w:val="Hyperlink"/>
          </w:rPr>
          <w:t>https://www.webhostingsecretrevealed.net/id/blog/web-tools/codelobster-php-edition-more-than-your-average-ide/</w:t>
        </w:r>
      </w:hyperlink>
    </w:p>
    <w:p w14:paraId="0D5A953D" w14:textId="401E63AA" w:rsidR="00A52441" w:rsidRDefault="00954DF7" w:rsidP="00A52441">
      <w:pPr>
        <w:pStyle w:val="ListParagraph"/>
        <w:rPr>
          <w:rStyle w:val="Hyperlink"/>
        </w:rPr>
      </w:pPr>
      <w:hyperlink r:id="rId273" w:history="1">
        <w:r w:rsidR="00A52441">
          <w:rPr>
            <w:rStyle w:val="Hyperlink"/>
          </w:rPr>
          <w:t>http://phphostingindonesia.com/codelobster-php-edition-lebih-dari-sekedar-text-editor/</w:t>
        </w:r>
      </w:hyperlink>
    </w:p>
    <w:p w14:paraId="68E241D4" w14:textId="42A591C6" w:rsidR="00AF6020" w:rsidRPr="00AF6020" w:rsidRDefault="00AF6020" w:rsidP="00AF6020">
      <w:pPr>
        <w:pStyle w:val="ListParagraph"/>
        <w:numPr>
          <w:ilvl w:val="0"/>
          <w:numId w:val="30"/>
        </w:numPr>
        <w:rPr>
          <w:rStyle w:val="Hyperlink"/>
          <w:rFonts w:ascii="Times New Roman" w:hAnsi="Times New Roman" w:cs="Times New Roman"/>
          <w:color w:val="000000" w:themeColor="text1"/>
          <w:sz w:val="24"/>
          <w:szCs w:val="24"/>
          <w:u w:val="none"/>
          <w:lang w:val="en-US"/>
        </w:rPr>
      </w:pPr>
      <w:r>
        <w:rPr>
          <w:rStyle w:val="Hyperlink"/>
          <w:color w:val="000000" w:themeColor="text1"/>
          <w:u w:val="none"/>
          <w:lang w:val="en-US"/>
        </w:rPr>
        <w:t>Framework</w:t>
      </w:r>
    </w:p>
    <w:p w14:paraId="64D63B29" w14:textId="683A8C30" w:rsidR="00AF6020" w:rsidRDefault="00AF6020" w:rsidP="00AF6020">
      <w:pPr>
        <w:pStyle w:val="ListParagraph"/>
      </w:pPr>
      <w:hyperlink r:id="rId274" w:history="1">
        <w:r>
          <w:rPr>
            <w:rStyle w:val="Hyperlink"/>
          </w:rPr>
          <w:t>https://www.nesabamedia.com/pengertian-framework/</w:t>
        </w:r>
      </w:hyperlink>
    </w:p>
    <w:p w14:paraId="2920ED33" w14:textId="36515EB3" w:rsidR="00AF6020" w:rsidRDefault="00AF6020" w:rsidP="00AF6020">
      <w:pPr>
        <w:pStyle w:val="ListParagraph"/>
      </w:pPr>
      <w:hyperlink r:id="rId275" w:history="1">
        <w:r>
          <w:rPr>
            <w:rStyle w:val="Hyperlink"/>
          </w:rPr>
          <w:t>https://idcloudhost.com/mengenal-apa-itu-framework-beserta-jenisnya/</w:t>
        </w:r>
      </w:hyperlink>
    </w:p>
    <w:p w14:paraId="5218E502" w14:textId="4851F092" w:rsidR="00FD21A2" w:rsidRPr="00FD21A2" w:rsidRDefault="00FD21A2" w:rsidP="00FD21A2">
      <w:pPr>
        <w:pStyle w:val="ListParagraph"/>
        <w:numPr>
          <w:ilvl w:val="0"/>
          <w:numId w:val="30"/>
        </w:numPr>
        <w:rPr>
          <w:rFonts w:ascii="Times New Roman" w:hAnsi="Times New Roman" w:cs="Times New Roman"/>
          <w:color w:val="000000" w:themeColor="text1"/>
          <w:sz w:val="24"/>
          <w:szCs w:val="24"/>
          <w:lang w:val="en-US"/>
        </w:rPr>
      </w:pPr>
      <w:r>
        <w:rPr>
          <w:lang w:val="en-US"/>
        </w:rPr>
        <w:t>Desktop framework</w:t>
      </w:r>
    </w:p>
    <w:p w14:paraId="0A86F286" w14:textId="77E4704F" w:rsidR="00FD21A2" w:rsidRDefault="00FD21A2" w:rsidP="00FD21A2">
      <w:pPr>
        <w:pStyle w:val="ListParagraph"/>
      </w:pPr>
      <w:hyperlink r:id="rId276" w:history="1">
        <w:r>
          <w:rPr>
            <w:rStyle w:val="Hyperlink"/>
          </w:rPr>
          <w:t>https://teknologi.id/insight/5-framework-terbaik-untuk-pengembangan-aplikasi-desktop/</w:t>
        </w:r>
      </w:hyperlink>
    </w:p>
    <w:p w14:paraId="11B581CF" w14:textId="300709F9" w:rsidR="00FD21A2" w:rsidRPr="00FD21A2" w:rsidRDefault="00FD21A2" w:rsidP="00FD21A2">
      <w:pPr>
        <w:pStyle w:val="ListParagraph"/>
        <w:numPr>
          <w:ilvl w:val="0"/>
          <w:numId w:val="30"/>
        </w:numPr>
        <w:rPr>
          <w:rFonts w:ascii="Times New Roman" w:hAnsi="Times New Roman" w:cs="Times New Roman"/>
          <w:color w:val="000000" w:themeColor="text1"/>
          <w:sz w:val="24"/>
          <w:szCs w:val="24"/>
          <w:lang w:val="en-US"/>
        </w:rPr>
      </w:pPr>
      <w:r>
        <w:rPr>
          <w:lang w:val="en-US"/>
        </w:rPr>
        <w:t xml:space="preserve">Ci </w:t>
      </w:r>
      <w:proofErr w:type="spellStart"/>
      <w:r>
        <w:rPr>
          <w:lang w:val="en-US"/>
        </w:rPr>
        <w:t>laravel</w:t>
      </w:r>
      <w:proofErr w:type="spellEnd"/>
    </w:p>
    <w:p w14:paraId="32FF72A3" w14:textId="191653F3" w:rsidR="00FD21A2" w:rsidRDefault="00FD21A2" w:rsidP="00FD21A2">
      <w:pPr>
        <w:pStyle w:val="ListParagraph"/>
      </w:pPr>
      <w:hyperlink r:id="rId277" w:history="1">
        <w:r>
          <w:rPr>
            <w:rStyle w:val="Hyperlink"/>
          </w:rPr>
          <w:t>https://www.hostinger.co.id/tutorial/framework-php/</w:t>
        </w:r>
      </w:hyperlink>
    </w:p>
    <w:p w14:paraId="089F577D" w14:textId="6B1A1ACC" w:rsidR="00FD21A2" w:rsidRDefault="00FD21A2" w:rsidP="00FD21A2">
      <w:pPr>
        <w:pStyle w:val="ListParagraph"/>
        <w:numPr>
          <w:ilvl w:val="0"/>
          <w:numId w:val="3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Django </w:t>
      </w:r>
    </w:p>
    <w:p w14:paraId="6382FA1F" w14:textId="04C51A96" w:rsidR="00FD21A2" w:rsidRPr="00FD21A2" w:rsidRDefault="00FD21A2" w:rsidP="00FD21A2">
      <w:pPr>
        <w:pStyle w:val="ListParagraph"/>
        <w:rPr>
          <w:rFonts w:ascii="Times New Roman" w:hAnsi="Times New Roman" w:cs="Times New Roman"/>
          <w:color w:val="000000" w:themeColor="text1"/>
          <w:sz w:val="24"/>
          <w:szCs w:val="24"/>
          <w:lang w:val="en-US"/>
        </w:rPr>
      </w:pPr>
      <w:hyperlink r:id="rId278" w:history="1">
        <w:r>
          <w:rPr>
            <w:rStyle w:val="Hyperlink"/>
          </w:rPr>
          <w:t>https://www.petanikode.com/django-untuk-pemula/</w:t>
        </w:r>
      </w:hyperlink>
    </w:p>
    <w:sectPr w:rsidR="00FD21A2" w:rsidRPr="00FD21A2" w:rsidSect="00081B63">
      <w:footerReference w:type="default" r:id="rId279"/>
      <w:pgSz w:w="10318" w:h="14570" w:code="13"/>
      <w:pgMar w:top="1701" w:right="1418" w:bottom="1699" w:left="2275" w:header="720" w:footer="720" w:gutter="0"/>
      <w:pgNumType w:start="4"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4989E" w14:textId="77777777" w:rsidR="00C02352" w:rsidRDefault="00C02352" w:rsidP="00BA0387">
      <w:pPr>
        <w:spacing w:after="0" w:line="240" w:lineRule="auto"/>
      </w:pPr>
      <w:r>
        <w:separator/>
      </w:r>
    </w:p>
  </w:endnote>
  <w:endnote w:type="continuationSeparator" w:id="0">
    <w:p w14:paraId="7761D1FE" w14:textId="77777777" w:rsidR="00C02352" w:rsidRDefault="00C02352" w:rsidP="00BA0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245344"/>
      <w:docPartObj>
        <w:docPartGallery w:val="Page Numbers (Bottom of Page)"/>
        <w:docPartUnique/>
      </w:docPartObj>
    </w:sdtPr>
    <w:sdtEndPr>
      <w:rPr>
        <w:noProof/>
      </w:rPr>
    </w:sdtEndPr>
    <w:sdtContent>
      <w:p w14:paraId="2F9EC6A6" w14:textId="77777777" w:rsidR="00954DF7" w:rsidRDefault="00954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379988" w14:textId="77777777" w:rsidR="00954DF7" w:rsidRDefault="00954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450860"/>
      <w:docPartObj>
        <w:docPartGallery w:val="Page Numbers (Bottom of Page)"/>
        <w:docPartUnique/>
      </w:docPartObj>
    </w:sdtPr>
    <w:sdtEndPr>
      <w:rPr>
        <w:rFonts w:ascii="Times New Roman" w:hAnsi="Times New Roman" w:cs="Times New Roman"/>
        <w:noProof/>
      </w:rPr>
    </w:sdtEndPr>
    <w:sdtContent>
      <w:p w14:paraId="00EB24C9" w14:textId="77777777" w:rsidR="00954DF7" w:rsidRPr="004B4A92" w:rsidRDefault="00954DF7">
        <w:pPr>
          <w:pStyle w:val="Footer"/>
          <w:jc w:val="center"/>
          <w:rPr>
            <w:rFonts w:ascii="Times New Roman" w:hAnsi="Times New Roman" w:cs="Times New Roman"/>
          </w:rPr>
        </w:pPr>
        <w:r w:rsidRPr="004B4A92">
          <w:rPr>
            <w:rFonts w:ascii="Times New Roman" w:hAnsi="Times New Roman" w:cs="Times New Roman"/>
          </w:rPr>
          <w:fldChar w:fldCharType="begin"/>
        </w:r>
        <w:r w:rsidRPr="004B4A92">
          <w:rPr>
            <w:rFonts w:ascii="Times New Roman" w:hAnsi="Times New Roman" w:cs="Times New Roman"/>
          </w:rPr>
          <w:instrText xml:space="preserve"> PAGE   \* MERGEFORMAT </w:instrText>
        </w:r>
        <w:r w:rsidRPr="004B4A92">
          <w:rPr>
            <w:rFonts w:ascii="Times New Roman" w:hAnsi="Times New Roman" w:cs="Times New Roman"/>
          </w:rPr>
          <w:fldChar w:fldCharType="separate"/>
        </w:r>
        <w:r>
          <w:rPr>
            <w:rFonts w:ascii="Times New Roman" w:hAnsi="Times New Roman" w:cs="Times New Roman"/>
            <w:noProof/>
          </w:rPr>
          <w:t>xvi</w:t>
        </w:r>
        <w:r w:rsidRPr="004B4A92">
          <w:rPr>
            <w:rFonts w:ascii="Times New Roman" w:hAnsi="Times New Roman" w:cs="Times New Roman"/>
            <w:noProof/>
          </w:rPr>
          <w:fldChar w:fldCharType="end"/>
        </w:r>
      </w:p>
    </w:sdtContent>
  </w:sdt>
  <w:p w14:paraId="57EEDD0E" w14:textId="77777777" w:rsidR="00954DF7" w:rsidRDefault="00954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11300668"/>
      <w:docPartObj>
        <w:docPartGallery w:val="Page Numbers (Bottom of Page)"/>
        <w:docPartUnique/>
      </w:docPartObj>
    </w:sdtPr>
    <w:sdtEndPr>
      <w:rPr>
        <w:noProof/>
      </w:rPr>
    </w:sdtEndPr>
    <w:sdtContent>
      <w:p w14:paraId="224F078E" w14:textId="77777777" w:rsidR="00954DF7" w:rsidRPr="00A60784" w:rsidRDefault="00954DF7">
        <w:pPr>
          <w:pStyle w:val="Footer"/>
          <w:jc w:val="center"/>
          <w:rPr>
            <w:rFonts w:ascii="Times New Roman" w:hAnsi="Times New Roman" w:cs="Times New Roman"/>
            <w:sz w:val="24"/>
            <w:szCs w:val="24"/>
          </w:rPr>
        </w:pPr>
        <w:r>
          <w:rPr>
            <w:rFonts w:ascii="Times New Roman" w:hAnsi="Times New Roman" w:cs="Times New Roman"/>
            <w:sz w:val="24"/>
            <w:szCs w:val="24"/>
            <w:lang w:val="en-US"/>
          </w:rPr>
          <w:t>23</w:t>
        </w:r>
      </w:p>
    </w:sdtContent>
  </w:sdt>
  <w:p w14:paraId="4CE1A9BA" w14:textId="77777777" w:rsidR="00954DF7" w:rsidRPr="00A60784" w:rsidRDefault="00954DF7" w:rsidP="00C14A5C">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056BA" w14:textId="77777777" w:rsidR="00C02352" w:rsidRDefault="00C02352" w:rsidP="00BA0387">
      <w:pPr>
        <w:spacing w:after="0" w:line="240" w:lineRule="auto"/>
      </w:pPr>
      <w:r>
        <w:separator/>
      </w:r>
    </w:p>
  </w:footnote>
  <w:footnote w:type="continuationSeparator" w:id="0">
    <w:p w14:paraId="66591D3F" w14:textId="77777777" w:rsidR="00C02352" w:rsidRDefault="00C02352" w:rsidP="00BA0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696171"/>
      <w:docPartObj>
        <w:docPartGallery w:val="Page Numbers (Top of Page)"/>
        <w:docPartUnique/>
      </w:docPartObj>
    </w:sdtPr>
    <w:sdtEndPr>
      <w:rPr>
        <w:rFonts w:ascii="Times New Roman" w:hAnsi="Times New Roman" w:cs="Times New Roman"/>
        <w:noProof/>
      </w:rPr>
    </w:sdtEndPr>
    <w:sdtContent>
      <w:p w14:paraId="3AEAA26B" w14:textId="77777777" w:rsidR="00954DF7" w:rsidRPr="004B4A92" w:rsidRDefault="00954DF7">
        <w:pPr>
          <w:pStyle w:val="Header"/>
          <w:jc w:val="right"/>
          <w:rPr>
            <w:rFonts w:ascii="Times New Roman" w:hAnsi="Times New Roman" w:cs="Times New Roman"/>
          </w:rPr>
        </w:pPr>
        <w:r w:rsidRPr="004B4A92">
          <w:rPr>
            <w:rFonts w:ascii="Times New Roman" w:hAnsi="Times New Roman" w:cs="Times New Roman"/>
          </w:rPr>
          <w:fldChar w:fldCharType="begin"/>
        </w:r>
        <w:r w:rsidRPr="004B4A92">
          <w:rPr>
            <w:rFonts w:ascii="Times New Roman" w:hAnsi="Times New Roman" w:cs="Times New Roman"/>
          </w:rPr>
          <w:instrText xml:space="preserve"> PAGE   \* MERGEFORMAT </w:instrText>
        </w:r>
        <w:r w:rsidRPr="004B4A92">
          <w:rPr>
            <w:rFonts w:ascii="Times New Roman" w:hAnsi="Times New Roman" w:cs="Times New Roman"/>
          </w:rPr>
          <w:fldChar w:fldCharType="separate"/>
        </w:r>
        <w:r w:rsidRPr="004B4A92">
          <w:rPr>
            <w:rFonts w:ascii="Times New Roman" w:hAnsi="Times New Roman" w:cs="Times New Roman"/>
            <w:noProof/>
          </w:rPr>
          <w:t>2</w:t>
        </w:r>
        <w:r w:rsidRPr="004B4A92">
          <w:rPr>
            <w:rFonts w:ascii="Times New Roman" w:hAnsi="Times New Roman" w:cs="Times New Roman"/>
            <w:noProof/>
          </w:rPr>
          <w:fldChar w:fldCharType="end"/>
        </w:r>
      </w:p>
    </w:sdtContent>
  </w:sdt>
  <w:p w14:paraId="5665BC1C" w14:textId="77777777" w:rsidR="00954DF7" w:rsidRDefault="00954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33A52" w14:textId="77777777" w:rsidR="00954DF7" w:rsidRPr="004B4A92" w:rsidRDefault="00954DF7">
    <w:pPr>
      <w:pStyle w:val="Header"/>
      <w:jc w:val="right"/>
      <w:rPr>
        <w:rFonts w:ascii="Times New Roman" w:hAnsi="Times New Roman" w:cs="Times New Roman"/>
      </w:rPr>
    </w:pPr>
  </w:p>
  <w:p w14:paraId="7F0134A7" w14:textId="77777777" w:rsidR="00954DF7" w:rsidRDefault="00954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3EA5"/>
    <w:multiLevelType w:val="multilevel"/>
    <w:tmpl w:val="F694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0515"/>
    <w:multiLevelType w:val="multilevel"/>
    <w:tmpl w:val="40C8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1257"/>
    <w:multiLevelType w:val="multilevel"/>
    <w:tmpl w:val="75DA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E7AE2"/>
    <w:multiLevelType w:val="multilevel"/>
    <w:tmpl w:val="F6E2F034"/>
    <w:lvl w:ilvl="0">
      <w:start w:val="1"/>
      <w:numFmt w:val="upperRoman"/>
      <w:lvlText w:val="BAB %1"/>
      <w:lvlJc w:val="right"/>
      <w:pPr>
        <w:ind w:left="0" w:firstLine="0"/>
      </w:pPr>
      <w:rPr>
        <w:rFonts w:hint="default"/>
        <w:color w:val="000000" w:themeColor="text1"/>
      </w:rPr>
    </w:lvl>
    <w:lvl w:ilvl="1">
      <w:start w:val="1"/>
      <w:numFmt w:val="none"/>
      <w:suff w:val="nothing"/>
      <w:lvlText w:val=""/>
      <w:lvlJc w:val="left"/>
      <w:pPr>
        <w:ind w:left="0" w:firstLine="0"/>
      </w:pPr>
    </w:lvl>
    <w:lvl w:ilvl="2">
      <w:start w:val="1"/>
      <w:numFmt w:val="decimal"/>
      <w:lvlText w:val="3.1.%3"/>
      <w:lvlJc w:val="left"/>
      <w:pPr>
        <w:ind w:left="0" w:firstLine="0"/>
      </w:pPr>
      <w:rPr>
        <w:rFont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7D81D7B"/>
    <w:multiLevelType w:val="multilevel"/>
    <w:tmpl w:val="4B3E18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25259"/>
    <w:multiLevelType w:val="multilevel"/>
    <w:tmpl w:val="F44EF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FD7B06"/>
    <w:multiLevelType w:val="multilevel"/>
    <w:tmpl w:val="BE787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E25E48"/>
    <w:multiLevelType w:val="multilevel"/>
    <w:tmpl w:val="5B3C7C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C4400"/>
    <w:multiLevelType w:val="multilevel"/>
    <w:tmpl w:val="DF72D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27617"/>
    <w:multiLevelType w:val="multilevel"/>
    <w:tmpl w:val="3A60F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2C6A94"/>
    <w:multiLevelType w:val="multilevel"/>
    <w:tmpl w:val="E4982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05267"/>
    <w:multiLevelType w:val="multilevel"/>
    <w:tmpl w:val="0E6483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D84D54"/>
    <w:multiLevelType w:val="multilevel"/>
    <w:tmpl w:val="AF90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B5344"/>
    <w:multiLevelType w:val="multilevel"/>
    <w:tmpl w:val="17DC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C77F1"/>
    <w:multiLevelType w:val="multilevel"/>
    <w:tmpl w:val="658AD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825E6F"/>
    <w:multiLevelType w:val="multilevel"/>
    <w:tmpl w:val="343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09DD"/>
    <w:multiLevelType w:val="multilevel"/>
    <w:tmpl w:val="26363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049FF"/>
    <w:multiLevelType w:val="multilevel"/>
    <w:tmpl w:val="16CA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135CA"/>
    <w:multiLevelType w:val="multilevel"/>
    <w:tmpl w:val="A0C2B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1A3EDA"/>
    <w:multiLevelType w:val="multilevel"/>
    <w:tmpl w:val="03A8B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824992"/>
    <w:multiLevelType w:val="multilevel"/>
    <w:tmpl w:val="3A80A6E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3D8281F"/>
    <w:multiLevelType w:val="multilevel"/>
    <w:tmpl w:val="6904415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3.1.%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84E7A"/>
    <w:multiLevelType w:val="multilevel"/>
    <w:tmpl w:val="ECB0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4C2E4D"/>
    <w:multiLevelType w:val="multilevel"/>
    <w:tmpl w:val="016A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233B5"/>
    <w:multiLevelType w:val="multilevel"/>
    <w:tmpl w:val="B0F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AF1044"/>
    <w:multiLevelType w:val="multilevel"/>
    <w:tmpl w:val="63E6DE82"/>
    <w:lvl w:ilvl="0">
      <w:start w:val="1"/>
      <w:numFmt w:val="upperRoman"/>
      <w:lvlText w:val="BAB %1"/>
      <w:lvlJc w:val="right"/>
      <w:pPr>
        <w:ind w:left="0" w:firstLine="0"/>
      </w:pPr>
      <w:rPr>
        <w:rFonts w:hint="default"/>
        <w:color w:val="000000" w:themeColor="text1"/>
      </w:rPr>
    </w:lvl>
    <w:lvl w:ilvl="1">
      <w:start w:val="1"/>
      <w:numFmt w:val="none"/>
      <w:suff w:val="nothing"/>
      <w:lvlText w:val=""/>
      <w:lvlJc w:val="left"/>
      <w:pPr>
        <w:ind w:left="0" w:firstLine="0"/>
      </w:pPr>
    </w:lvl>
    <w:lvl w:ilvl="2">
      <w:start w:val="1"/>
      <w:numFmt w:val="decimal"/>
      <w:lvlText w:val="2.6.%3"/>
      <w:lvlJc w:val="left"/>
      <w:pPr>
        <w:ind w:left="0" w:firstLine="0"/>
      </w:pPr>
      <w:rPr>
        <w:rFont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3FCF1B42"/>
    <w:multiLevelType w:val="hybridMultilevel"/>
    <w:tmpl w:val="C00AAF66"/>
    <w:lvl w:ilvl="0" w:tplc="E9227714">
      <w:start w:val="1"/>
      <w:numFmt w:val="decimal"/>
      <w:lvlText w:val="%1."/>
      <w:lvlJc w:val="left"/>
      <w:pPr>
        <w:ind w:left="720" w:hanging="360"/>
      </w:pPr>
      <w:rPr>
        <w:rFonts w:hint="default"/>
        <w:b/>
        <w:color w:val="39393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8F6051"/>
    <w:multiLevelType w:val="multilevel"/>
    <w:tmpl w:val="B750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7655E"/>
    <w:multiLevelType w:val="multilevel"/>
    <w:tmpl w:val="1B4238EC"/>
    <w:lvl w:ilvl="0">
      <w:start w:val="1"/>
      <w:numFmt w:val="upperRoman"/>
      <w:pStyle w:val="Heading1"/>
      <w:lvlText w:val="BAB %1"/>
      <w:lvlJc w:val="right"/>
      <w:pPr>
        <w:ind w:left="0" w:firstLine="0"/>
      </w:pPr>
      <w:rPr>
        <w:rFonts w:hint="default"/>
        <w:color w:val="000000" w:themeColor="text1"/>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9" w15:restartNumberingAfterBreak="0">
    <w:nsid w:val="42ED4E20"/>
    <w:multiLevelType w:val="multilevel"/>
    <w:tmpl w:val="E63A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68260E"/>
    <w:multiLevelType w:val="multilevel"/>
    <w:tmpl w:val="3BA479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7E6052"/>
    <w:multiLevelType w:val="multilevel"/>
    <w:tmpl w:val="05B06C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830B30"/>
    <w:multiLevelType w:val="multilevel"/>
    <w:tmpl w:val="DB5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873B74"/>
    <w:multiLevelType w:val="multilevel"/>
    <w:tmpl w:val="001ED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FB1791"/>
    <w:multiLevelType w:val="multilevel"/>
    <w:tmpl w:val="78D2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A741591"/>
    <w:multiLevelType w:val="multilevel"/>
    <w:tmpl w:val="C04CB3EA"/>
    <w:lvl w:ilvl="0">
      <w:start w:val="1"/>
      <w:numFmt w:val="upperRoman"/>
      <w:lvlText w:val="BAB %1"/>
      <w:lvlJc w:val="right"/>
      <w:pPr>
        <w:ind w:left="0" w:firstLine="0"/>
      </w:pPr>
      <w:rPr>
        <w:rFonts w:hint="default"/>
        <w:color w:val="000000" w:themeColor="text1"/>
      </w:rPr>
    </w:lvl>
    <w:lvl w:ilvl="1">
      <w:start w:val="1"/>
      <w:numFmt w:val="none"/>
      <w:suff w:val="nothing"/>
      <w:lvlText w:val=""/>
      <w:lvlJc w:val="left"/>
      <w:pPr>
        <w:ind w:left="0" w:firstLine="0"/>
      </w:pPr>
    </w:lvl>
    <w:lvl w:ilvl="2">
      <w:start w:val="1"/>
      <w:numFmt w:val="decimal"/>
      <w:lvlText w:val="3.2.%3"/>
      <w:lvlJc w:val="left"/>
      <w:pPr>
        <w:ind w:left="0" w:firstLine="0"/>
      </w:pPr>
      <w:rPr>
        <w:rFont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4ADF229F"/>
    <w:multiLevelType w:val="multilevel"/>
    <w:tmpl w:val="ADC03B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7754EA"/>
    <w:multiLevelType w:val="multilevel"/>
    <w:tmpl w:val="BBCC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FF6DBB"/>
    <w:multiLevelType w:val="multilevel"/>
    <w:tmpl w:val="C16845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582767"/>
    <w:multiLevelType w:val="multilevel"/>
    <w:tmpl w:val="D4A091BE"/>
    <w:lvl w:ilvl="0">
      <w:start w:val="1"/>
      <w:numFmt w:val="decimal"/>
      <w:lvlText w:val="%1."/>
      <w:lvlJc w:val="left"/>
      <w:pPr>
        <w:tabs>
          <w:tab w:val="num" w:pos="720"/>
        </w:tabs>
        <w:ind w:left="720" w:hanging="360"/>
      </w:pPr>
      <w:rPr>
        <w:rFonts w:ascii="Times New Roman" w:eastAsiaTheme="minorHAnsi" w:hAnsi="Times New Roman" w:cs="Times New Roman"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C70EF1"/>
    <w:multiLevelType w:val="multilevel"/>
    <w:tmpl w:val="AE6E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715CFE"/>
    <w:multiLevelType w:val="multilevel"/>
    <w:tmpl w:val="6ADE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2407A8"/>
    <w:multiLevelType w:val="hybridMultilevel"/>
    <w:tmpl w:val="EF2AA918"/>
    <w:lvl w:ilvl="0" w:tplc="DA0A4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DE4BCA"/>
    <w:multiLevelType w:val="multilevel"/>
    <w:tmpl w:val="91D0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3F27468"/>
    <w:multiLevelType w:val="multilevel"/>
    <w:tmpl w:val="0B82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E32030"/>
    <w:multiLevelType w:val="multilevel"/>
    <w:tmpl w:val="F4BA1072"/>
    <w:lvl w:ilvl="0">
      <w:start w:val="1"/>
      <w:numFmt w:val="upperRoman"/>
      <w:lvlText w:val="BAB %1"/>
      <w:lvlJc w:val="right"/>
      <w:pPr>
        <w:ind w:left="0" w:firstLine="0"/>
      </w:pPr>
      <w:rPr>
        <w:rFonts w:hint="default"/>
        <w:color w:val="000000" w:themeColor="text1"/>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6" w15:restartNumberingAfterBreak="0">
    <w:nsid w:val="656D5D5E"/>
    <w:multiLevelType w:val="multilevel"/>
    <w:tmpl w:val="3188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62557"/>
    <w:multiLevelType w:val="multilevel"/>
    <w:tmpl w:val="78F6F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C7576E"/>
    <w:multiLevelType w:val="multilevel"/>
    <w:tmpl w:val="C996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FF2A7D"/>
    <w:multiLevelType w:val="multilevel"/>
    <w:tmpl w:val="35184F7A"/>
    <w:lvl w:ilvl="0">
      <w:start w:val="1"/>
      <w:numFmt w:val="upperRoman"/>
      <w:lvlText w:val="BAB %1"/>
      <w:lvlJc w:val="right"/>
      <w:pPr>
        <w:ind w:left="0" w:firstLine="0"/>
      </w:pPr>
      <w:rPr>
        <w:rFonts w:hint="default"/>
        <w:color w:val="000000" w:themeColor="text1"/>
      </w:rPr>
    </w:lvl>
    <w:lvl w:ilvl="1">
      <w:start w:val="1"/>
      <w:numFmt w:val="decimal"/>
      <w:lvlText w:val="3.%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0" w15:restartNumberingAfterBreak="0">
    <w:nsid w:val="6AD54EAF"/>
    <w:multiLevelType w:val="multilevel"/>
    <w:tmpl w:val="8FD2E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547C83"/>
    <w:multiLevelType w:val="multilevel"/>
    <w:tmpl w:val="045CA9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DD1AEF"/>
    <w:multiLevelType w:val="multilevel"/>
    <w:tmpl w:val="5384814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232760"/>
    <w:multiLevelType w:val="multilevel"/>
    <w:tmpl w:val="18D04C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1.3.%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EB30B7"/>
    <w:multiLevelType w:val="hybridMultilevel"/>
    <w:tmpl w:val="2C44AC50"/>
    <w:lvl w:ilvl="0" w:tplc="B078573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E04CE0"/>
    <w:multiLevelType w:val="multilevel"/>
    <w:tmpl w:val="BF1634FC"/>
    <w:lvl w:ilvl="0">
      <w:start w:val="1"/>
      <w:numFmt w:val="upperRoman"/>
      <w:lvlText w:val="BAB %1"/>
      <w:lvlJc w:val="right"/>
      <w:pPr>
        <w:ind w:left="0" w:firstLine="0"/>
      </w:pPr>
      <w:rPr>
        <w:rFonts w:hint="default"/>
        <w:color w:val="000000" w:themeColor="text1"/>
      </w:rPr>
    </w:lvl>
    <w:lvl w:ilvl="1">
      <w:start w:val="1"/>
      <w:numFmt w:val="decimal"/>
      <w:lvlText w:val="4.%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6" w15:restartNumberingAfterBreak="0">
    <w:nsid w:val="77C5114E"/>
    <w:multiLevelType w:val="hybridMultilevel"/>
    <w:tmpl w:val="2058333A"/>
    <w:lvl w:ilvl="0" w:tplc="DC9853C4">
      <w:start w:val="1"/>
      <w:numFmt w:val="decimal"/>
      <w:lvlText w:val="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8BD4284"/>
    <w:multiLevelType w:val="hybridMultilevel"/>
    <w:tmpl w:val="0ED69FF4"/>
    <w:lvl w:ilvl="0" w:tplc="23FCD708">
      <w:start w:val="1"/>
      <w:numFmt w:val="decimal"/>
      <w:lvlText w:val="2.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D765FB7"/>
    <w:multiLevelType w:val="multilevel"/>
    <w:tmpl w:val="9412E9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89321A"/>
    <w:multiLevelType w:val="multilevel"/>
    <w:tmpl w:val="93A49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3F7A61"/>
    <w:multiLevelType w:val="multilevel"/>
    <w:tmpl w:val="3B7E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E41383"/>
    <w:multiLevelType w:val="multilevel"/>
    <w:tmpl w:val="ADB21B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61"/>
  </w:num>
  <w:num w:numId="4">
    <w:abstractNumId w:val="40"/>
  </w:num>
  <w:num w:numId="5">
    <w:abstractNumId w:val="36"/>
  </w:num>
  <w:num w:numId="6">
    <w:abstractNumId w:val="5"/>
  </w:num>
  <w:num w:numId="7">
    <w:abstractNumId w:val="7"/>
  </w:num>
  <w:num w:numId="8">
    <w:abstractNumId w:val="30"/>
  </w:num>
  <w:num w:numId="9">
    <w:abstractNumId w:val="53"/>
  </w:num>
  <w:num w:numId="10">
    <w:abstractNumId w:val="45"/>
  </w:num>
  <w:num w:numId="11">
    <w:abstractNumId w:val="21"/>
  </w:num>
  <w:num w:numId="12">
    <w:abstractNumId w:val="57"/>
  </w:num>
  <w:num w:numId="13">
    <w:abstractNumId w:val="25"/>
  </w:num>
  <w:num w:numId="14">
    <w:abstractNumId w:val="49"/>
  </w:num>
  <w:num w:numId="15">
    <w:abstractNumId w:val="3"/>
  </w:num>
  <w:num w:numId="16">
    <w:abstractNumId w:val="39"/>
  </w:num>
  <w:num w:numId="17">
    <w:abstractNumId w:val="60"/>
  </w:num>
  <w:num w:numId="18">
    <w:abstractNumId w:val="59"/>
  </w:num>
  <w:num w:numId="19">
    <w:abstractNumId w:val="52"/>
  </w:num>
  <w:num w:numId="20">
    <w:abstractNumId w:val="26"/>
  </w:num>
  <w:num w:numId="21">
    <w:abstractNumId w:val="35"/>
  </w:num>
  <w:num w:numId="22">
    <w:abstractNumId w:val="22"/>
  </w:num>
  <w:num w:numId="23">
    <w:abstractNumId w:val="17"/>
  </w:num>
  <w:num w:numId="24">
    <w:abstractNumId w:val="18"/>
  </w:num>
  <w:num w:numId="25">
    <w:abstractNumId w:val="37"/>
  </w:num>
  <w:num w:numId="26">
    <w:abstractNumId w:val="43"/>
  </w:num>
  <w:num w:numId="27">
    <w:abstractNumId w:val="0"/>
  </w:num>
  <w:num w:numId="28">
    <w:abstractNumId w:val="24"/>
  </w:num>
  <w:num w:numId="29">
    <w:abstractNumId w:val="32"/>
  </w:num>
  <w:num w:numId="30">
    <w:abstractNumId w:val="42"/>
  </w:num>
  <w:num w:numId="31">
    <w:abstractNumId w:val="54"/>
  </w:num>
  <w:num w:numId="32">
    <w:abstractNumId w:val="23"/>
  </w:num>
  <w:num w:numId="33">
    <w:abstractNumId w:val="6"/>
  </w:num>
  <w:num w:numId="34">
    <w:abstractNumId w:val="34"/>
  </w:num>
  <w:num w:numId="35">
    <w:abstractNumId w:val="19"/>
  </w:num>
  <w:num w:numId="36">
    <w:abstractNumId w:val="31"/>
  </w:num>
  <w:num w:numId="37">
    <w:abstractNumId w:val="29"/>
  </w:num>
  <w:num w:numId="38">
    <w:abstractNumId w:val="14"/>
  </w:num>
  <w:num w:numId="39">
    <w:abstractNumId w:val="16"/>
  </w:num>
  <w:num w:numId="40">
    <w:abstractNumId w:val="51"/>
  </w:num>
  <w:num w:numId="41">
    <w:abstractNumId w:val="10"/>
  </w:num>
  <w:num w:numId="42">
    <w:abstractNumId w:val="50"/>
  </w:num>
  <w:num w:numId="43">
    <w:abstractNumId w:val="11"/>
  </w:num>
  <w:num w:numId="44">
    <w:abstractNumId w:val="38"/>
  </w:num>
  <w:num w:numId="45">
    <w:abstractNumId w:val="4"/>
  </w:num>
  <w:num w:numId="46">
    <w:abstractNumId w:val="58"/>
  </w:num>
  <w:num w:numId="47">
    <w:abstractNumId w:val="47"/>
  </w:num>
  <w:num w:numId="48">
    <w:abstractNumId w:val="8"/>
  </w:num>
  <w:num w:numId="49">
    <w:abstractNumId w:val="33"/>
  </w:num>
  <w:num w:numId="50">
    <w:abstractNumId w:val="9"/>
  </w:num>
  <w:num w:numId="51">
    <w:abstractNumId w:val="1"/>
  </w:num>
  <w:num w:numId="52">
    <w:abstractNumId w:val="12"/>
  </w:num>
  <w:num w:numId="53">
    <w:abstractNumId w:val="15"/>
  </w:num>
  <w:num w:numId="54">
    <w:abstractNumId w:val="13"/>
  </w:num>
  <w:num w:numId="55">
    <w:abstractNumId w:val="55"/>
  </w:num>
  <w:num w:numId="56">
    <w:abstractNumId w:val="56"/>
  </w:num>
  <w:num w:numId="57">
    <w:abstractNumId w:val="2"/>
  </w:num>
  <w:num w:numId="58">
    <w:abstractNumId w:val="44"/>
  </w:num>
  <w:num w:numId="59">
    <w:abstractNumId w:val="48"/>
  </w:num>
  <w:num w:numId="60">
    <w:abstractNumId w:val="41"/>
  </w:num>
  <w:num w:numId="61">
    <w:abstractNumId w:val="46"/>
  </w:num>
  <w:num w:numId="62">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BB9"/>
    <w:rsid w:val="00012DA2"/>
    <w:rsid w:val="000175DC"/>
    <w:rsid w:val="00030789"/>
    <w:rsid w:val="0004187C"/>
    <w:rsid w:val="00045178"/>
    <w:rsid w:val="00062BEC"/>
    <w:rsid w:val="00062F9A"/>
    <w:rsid w:val="00081B63"/>
    <w:rsid w:val="0009359B"/>
    <w:rsid w:val="000D0BFE"/>
    <w:rsid w:val="000E47AF"/>
    <w:rsid w:val="000E487F"/>
    <w:rsid w:val="000E5544"/>
    <w:rsid w:val="001041E6"/>
    <w:rsid w:val="0010451E"/>
    <w:rsid w:val="0010458F"/>
    <w:rsid w:val="00106411"/>
    <w:rsid w:val="00130DAF"/>
    <w:rsid w:val="00134179"/>
    <w:rsid w:val="001375B8"/>
    <w:rsid w:val="00141790"/>
    <w:rsid w:val="00157CB9"/>
    <w:rsid w:val="001802F2"/>
    <w:rsid w:val="001A1170"/>
    <w:rsid w:val="001A4453"/>
    <w:rsid w:val="001B08BD"/>
    <w:rsid w:val="001B165C"/>
    <w:rsid w:val="001B1F94"/>
    <w:rsid w:val="001C1D25"/>
    <w:rsid w:val="001E4D34"/>
    <w:rsid w:val="00235A2B"/>
    <w:rsid w:val="00240534"/>
    <w:rsid w:val="00247074"/>
    <w:rsid w:val="00247ABD"/>
    <w:rsid w:val="0025133D"/>
    <w:rsid w:val="002569FD"/>
    <w:rsid w:val="0026525A"/>
    <w:rsid w:val="00265EF7"/>
    <w:rsid w:val="00276CFB"/>
    <w:rsid w:val="0028303F"/>
    <w:rsid w:val="00292C99"/>
    <w:rsid w:val="002A037C"/>
    <w:rsid w:val="002B3A81"/>
    <w:rsid w:val="002E1F2A"/>
    <w:rsid w:val="002E673C"/>
    <w:rsid w:val="002F3945"/>
    <w:rsid w:val="00332389"/>
    <w:rsid w:val="00347472"/>
    <w:rsid w:val="003556E3"/>
    <w:rsid w:val="00366C02"/>
    <w:rsid w:val="0039082B"/>
    <w:rsid w:val="0039607C"/>
    <w:rsid w:val="00397EC6"/>
    <w:rsid w:val="003B6B79"/>
    <w:rsid w:val="003B6C9D"/>
    <w:rsid w:val="003C7BB9"/>
    <w:rsid w:val="003E22A7"/>
    <w:rsid w:val="003F0280"/>
    <w:rsid w:val="004155A0"/>
    <w:rsid w:val="00445346"/>
    <w:rsid w:val="00464388"/>
    <w:rsid w:val="00466743"/>
    <w:rsid w:val="0047291A"/>
    <w:rsid w:val="004862EB"/>
    <w:rsid w:val="00486F8E"/>
    <w:rsid w:val="00487762"/>
    <w:rsid w:val="004A2B0C"/>
    <w:rsid w:val="004A5A88"/>
    <w:rsid w:val="004B4A92"/>
    <w:rsid w:val="004C5EC1"/>
    <w:rsid w:val="004E16B8"/>
    <w:rsid w:val="00527D8C"/>
    <w:rsid w:val="00534644"/>
    <w:rsid w:val="00582F45"/>
    <w:rsid w:val="005912E1"/>
    <w:rsid w:val="005949A9"/>
    <w:rsid w:val="005C717A"/>
    <w:rsid w:val="005D34BD"/>
    <w:rsid w:val="005E000F"/>
    <w:rsid w:val="005E3737"/>
    <w:rsid w:val="00612C42"/>
    <w:rsid w:val="00615FC6"/>
    <w:rsid w:val="006312AC"/>
    <w:rsid w:val="00656CE1"/>
    <w:rsid w:val="00680DB0"/>
    <w:rsid w:val="006A1EB5"/>
    <w:rsid w:val="006B1627"/>
    <w:rsid w:val="006C5885"/>
    <w:rsid w:val="006D31C4"/>
    <w:rsid w:val="006D67F2"/>
    <w:rsid w:val="006E1006"/>
    <w:rsid w:val="007019E5"/>
    <w:rsid w:val="00702D5A"/>
    <w:rsid w:val="00751B56"/>
    <w:rsid w:val="007638EF"/>
    <w:rsid w:val="00771A7B"/>
    <w:rsid w:val="00774D90"/>
    <w:rsid w:val="007C212E"/>
    <w:rsid w:val="007F1C2C"/>
    <w:rsid w:val="008017C8"/>
    <w:rsid w:val="008110B0"/>
    <w:rsid w:val="00841866"/>
    <w:rsid w:val="0086203B"/>
    <w:rsid w:val="008734FE"/>
    <w:rsid w:val="00875DAA"/>
    <w:rsid w:val="00891A26"/>
    <w:rsid w:val="008A00EB"/>
    <w:rsid w:val="008B5A40"/>
    <w:rsid w:val="009003AF"/>
    <w:rsid w:val="00954DF7"/>
    <w:rsid w:val="009844E2"/>
    <w:rsid w:val="00993686"/>
    <w:rsid w:val="009A2446"/>
    <w:rsid w:val="009C4363"/>
    <w:rsid w:val="009D325C"/>
    <w:rsid w:val="00A06BE5"/>
    <w:rsid w:val="00A10A6F"/>
    <w:rsid w:val="00A52441"/>
    <w:rsid w:val="00A539F2"/>
    <w:rsid w:val="00A564A5"/>
    <w:rsid w:val="00A60784"/>
    <w:rsid w:val="00A7766E"/>
    <w:rsid w:val="00A907BC"/>
    <w:rsid w:val="00AA74EA"/>
    <w:rsid w:val="00AB7D7D"/>
    <w:rsid w:val="00AD28C2"/>
    <w:rsid w:val="00AD7367"/>
    <w:rsid w:val="00AF6020"/>
    <w:rsid w:val="00AF7B10"/>
    <w:rsid w:val="00B06C37"/>
    <w:rsid w:val="00B25281"/>
    <w:rsid w:val="00B3623B"/>
    <w:rsid w:val="00B6742E"/>
    <w:rsid w:val="00B760C7"/>
    <w:rsid w:val="00BA0387"/>
    <w:rsid w:val="00BA4284"/>
    <w:rsid w:val="00BB2E15"/>
    <w:rsid w:val="00BB758F"/>
    <w:rsid w:val="00BC4FA5"/>
    <w:rsid w:val="00BC72AB"/>
    <w:rsid w:val="00C02352"/>
    <w:rsid w:val="00C14A5C"/>
    <w:rsid w:val="00C86E51"/>
    <w:rsid w:val="00CA0267"/>
    <w:rsid w:val="00CA0ED6"/>
    <w:rsid w:val="00CA3521"/>
    <w:rsid w:val="00CB58B1"/>
    <w:rsid w:val="00CB719D"/>
    <w:rsid w:val="00CC34C9"/>
    <w:rsid w:val="00D16225"/>
    <w:rsid w:val="00D57B35"/>
    <w:rsid w:val="00D60856"/>
    <w:rsid w:val="00D67413"/>
    <w:rsid w:val="00D778D6"/>
    <w:rsid w:val="00D814E7"/>
    <w:rsid w:val="00D8371A"/>
    <w:rsid w:val="00D871E7"/>
    <w:rsid w:val="00DA4C7A"/>
    <w:rsid w:val="00DC5874"/>
    <w:rsid w:val="00DD101C"/>
    <w:rsid w:val="00E265CF"/>
    <w:rsid w:val="00E270DF"/>
    <w:rsid w:val="00E36BF0"/>
    <w:rsid w:val="00E44E43"/>
    <w:rsid w:val="00E66064"/>
    <w:rsid w:val="00EB5EA0"/>
    <w:rsid w:val="00ED155E"/>
    <w:rsid w:val="00F028D6"/>
    <w:rsid w:val="00F075E3"/>
    <w:rsid w:val="00F11EF4"/>
    <w:rsid w:val="00F15275"/>
    <w:rsid w:val="00F46EEC"/>
    <w:rsid w:val="00F64B4A"/>
    <w:rsid w:val="00F73495"/>
    <w:rsid w:val="00FA4E57"/>
    <w:rsid w:val="00FB48F8"/>
    <w:rsid w:val="00FB7B0D"/>
    <w:rsid w:val="00FC1BEF"/>
    <w:rsid w:val="00FC4E46"/>
    <w:rsid w:val="00FC5614"/>
    <w:rsid w:val="00FC63E6"/>
    <w:rsid w:val="00FD21A2"/>
    <w:rsid w:val="00FD4A4C"/>
    <w:rsid w:val="00FE0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3A567"/>
  <w15:docId w15:val="{08B74DDD-326C-47E2-BAD2-A0573CFF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C7BB9"/>
    <w:rPr>
      <w:lang w:val="id-ID"/>
    </w:rPr>
  </w:style>
  <w:style w:type="paragraph" w:styleId="Heading1">
    <w:name w:val="heading 1"/>
    <w:basedOn w:val="Normal"/>
    <w:next w:val="Normal"/>
    <w:link w:val="Heading1Char"/>
    <w:uiPriority w:val="9"/>
    <w:qFormat/>
    <w:rsid w:val="003C7BB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73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373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37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37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37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37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37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37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7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BB9"/>
    <w:rPr>
      <w:rFonts w:ascii="Segoe UI" w:hAnsi="Segoe UI" w:cs="Segoe UI"/>
      <w:sz w:val="18"/>
      <w:szCs w:val="18"/>
      <w:lang w:val="id-ID"/>
    </w:rPr>
  </w:style>
  <w:style w:type="character" w:customStyle="1" w:styleId="Heading1Char">
    <w:name w:val="Heading 1 Char"/>
    <w:basedOn w:val="DefaultParagraphFont"/>
    <w:link w:val="Heading1"/>
    <w:uiPriority w:val="9"/>
    <w:rsid w:val="003C7BB9"/>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9A2446"/>
    <w:pPr>
      <w:outlineLvl w:val="9"/>
    </w:pPr>
    <w:rPr>
      <w:lang w:val="en-US"/>
    </w:rPr>
  </w:style>
  <w:style w:type="paragraph" w:styleId="TOC1">
    <w:name w:val="toc 1"/>
    <w:basedOn w:val="Normal"/>
    <w:next w:val="Normal"/>
    <w:autoRedefine/>
    <w:uiPriority w:val="39"/>
    <w:unhideWhenUsed/>
    <w:rsid w:val="009A2446"/>
    <w:pPr>
      <w:spacing w:after="100"/>
    </w:pPr>
  </w:style>
  <w:style w:type="character" w:styleId="Hyperlink">
    <w:name w:val="Hyperlink"/>
    <w:basedOn w:val="DefaultParagraphFont"/>
    <w:uiPriority w:val="99"/>
    <w:unhideWhenUsed/>
    <w:rsid w:val="009A2446"/>
    <w:rPr>
      <w:color w:val="0563C1" w:themeColor="hyperlink"/>
      <w:u w:val="single"/>
    </w:rPr>
  </w:style>
  <w:style w:type="paragraph" w:styleId="ListParagraph">
    <w:name w:val="List Paragraph"/>
    <w:basedOn w:val="Normal"/>
    <w:link w:val="ListParagraphChar"/>
    <w:uiPriority w:val="34"/>
    <w:qFormat/>
    <w:rsid w:val="009A2446"/>
    <w:pPr>
      <w:ind w:left="720"/>
      <w:contextualSpacing/>
    </w:pPr>
  </w:style>
  <w:style w:type="character" w:customStyle="1" w:styleId="ListParagraphChar">
    <w:name w:val="List Paragraph Char"/>
    <w:link w:val="ListParagraph"/>
    <w:uiPriority w:val="34"/>
    <w:rsid w:val="009A2446"/>
    <w:rPr>
      <w:lang w:val="id-ID"/>
    </w:rPr>
  </w:style>
  <w:style w:type="character" w:customStyle="1" w:styleId="Heading2Char">
    <w:name w:val="Heading 2 Char"/>
    <w:basedOn w:val="DefaultParagraphFont"/>
    <w:link w:val="Heading2"/>
    <w:uiPriority w:val="9"/>
    <w:rsid w:val="005E3737"/>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rsid w:val="005E3737"/>
    <w:rPr>
      <w:rFonts w:asciiTheme="majorHAnsi" w:eastAsiaTheme="majorEastAsia" w:hAnsiTheme="majorHAnsi" w:cstheme="majorBidi"/>
      <w:color w:val="1F3763" w:themeColor="accent1" w:themeShade="7F"/>
      <w:sz w:val="24"/>
      <w:szCs w:val="24"/>
      <w:lang w:val="id-ID"/>
    </w:rPr>
  </w:style>
  <w:style w:type="character" w:customStyle="1" w:styleId="Heading4Char">
    <w:name w:val="Heading 4 Char"/>
    <w:basedOn w:val="DefaultParagraphFont"/>
    <w:link w:val="Heading4"/>
    <w:uiPriority w:val="9"/>
    <w:rsid w:val="005E3737"/>
    <w:rPr>
      <w:rFonts w:asciiTheme="majorHAnsi" w:eastAsiaTheme="majorEastAsia" w:hAnsiTheme="majorHAnsi"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5E3737"/>
    <w:rPr>
      <w:rFonts w:asciiTheme="majorHAnsi" w:eastAsiaTheme="majorEastAsia" w:hAnsiTheme="majorHAnsi" w:cstheme="majorBidi"/>
      <w:color w:val="2F5496" w:themeColor="accent1" w:themeShade="BF"/>
      <w:lang w:val="id-ID"/>
    </w:rPr>
  </w:style>
  <w:style w:type="character" w:customStyle="1" w:styleId="Heading6Char">
    <w:name w:val="Heading 6 Char"/>
    <w:basedOn w:val="DefaultParagraphFont"/>
    <w:link w:val="Heading6"/>
    <w:uiPriority w:val="9"/>
    <w:semiHidden/>
    <w:rsid w:val="005E3737"/>
    <w:rPr>
      <w:rFonts w:asciiTheme="majorHAnsi" w:eastAsiaTheme="majorEastAsia" w:hAnsiTheme="majorHAnsi" w:cstheme="majorBidi"/>
      <w:color w:val="1F3763" w:themeColor="accent1" w:themeShade="7F"/>
      <w:lang w:val="id-ID"/>
    </w:rPr>
  </w:style>
  <w:style w:type="character" w:customStyle="1" w:styleId="Heading7Char">
    <w:name w:val="Heading 7 Char"/>
    <w:basedOn w:val="DefaultParagraphFont"/>
    <w:link w:val="Heading7"/>
    <w:uiPriority w:val="9"/>
    <w:semiHidden/>
    <w:rsid w:val="005E3737"/>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5E3737"/>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5E3737"/>
    <w:rPr>
      <w:rFonts w:asciiTheme="majorHAnsi" w:eastAsiaTheme="majorEastAsia" w:hAnsiTheme="majorHAnsi" w:cstheme="majorBidi"/>
      <w:i/>
      <w:iCs/>
      <w:color w:val="272727" w:themeColor="text1" w:themeTint="D8"/>
      <w:sz w:val="21"/>
      <w:szCs w:val="21"/>
      <w:lang w:val="id-ID"/>
    </w:rPr>
  </w:style>
  <w:style w:type="paragraph" w:styleId="TOC2">
    <w:name w:val="toc 2"/>
    <w:basedOn w:val="Normal"/>
    <w:next w:val="Normal"/>
    <w:autoRedefine/>
    <w:uiPriority w:val="39"/>
    <w:unhideWhenUsed/>
    <w:rsid w:val="006E1006"/>
    <w:pPr>
      <w:spacing w:after="100"/>
      <w:ind w:left="220"/>
    </w:pPr>
  </w:style>
  <w:style w:type="paragraph" w:styleId="Header">
    <w:name w:val="header"/>
    <w:basedOn w:val="Normal"/>
    <w:link w:val="HeaderChar"/>
    <w:uiPriority w:val="99"/>
    <w:unhideWhenUsed/>
    <w:rsid w:val="00BA0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387"/>
    <w:rPr>
      <w:lang w:val="id-ID"/>
    </w:rPr>
  </w:style>
  <w:style w:type="paragraph" w:styleId="Footer">
    <w:name w:val="footer"/>
    <w:basedOn w:val="Normal"/>
    <w:link w:val="FooterChar"/>
    <w:uiPriority w:val="99"/>
    <w:unhideWhenUsed/>
    <w:rsid w:val="00BA0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387"/>
    <w:rPr>
      <w:lang w:val="id-ID"/>
    </w:rPr>
  </w:style>
  <w:style w:type="character" w:styleId="LineNumber">
    <w:name w:val="line number"/>
    <w:basedOn w:val="DefaultParagraphFont"/>
    <w:uiPriority w:val="99"/>
    <w:semiHidden/>
    <w:unhideWhenUsed/>
    <w:rsid w:val="00A7766E"/>
  </w:style>
  <w:style w:type="paragraph" w:styleId="NormalWeb">
    <w:name w:val="Normal (Web)"/>
    <w:basedOn w:val="Normal"/>
    <w:uiPriority w:val="99"/>
    <w:unhideWhenUsed/>
    <w:rsid w:val="00D162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6D67F2"/>
    <w:pPr>
      <w:spacing w:after="200" w:line="240" w:lineRule="auto"/>
    </w:pPr>
    <w:rPr>
      <w:i/>
      <w:iCs/>
      <w:color w:val="44546A" w:themeColor="text2"/>
      <w:sz w:val="18"/>
      <w:szCs w:val="18"/>
    </w:rPr>
  </w:style>
  <w:style w:type="table" w:customStyle="1" w:styleId="TableGrid">
    <w:name w:val="TableGrid"/>
    <w:rsid w:val="000175DC"/>
    <w:pPr>
      <w:spacing w:after="0" w:line="240" w:lineRule="auto"/>
    </w:pPr>
    <w:rPr>
      <w:rFonts w:eastAsiaTheme="minorEastAsia"/>
    </w:rPr>
    <w:tblPr>
      <w:tblCellMar>
        <w:top w:w="0" w:type="dxa"/>
        <w:left w:w="0" w:type="dxa"/>
        <w:bottom w:w="0" w:type="dxa"/>
        <w:right w:w="0" w:type="dxa"/>
      </w:tblCellMar>
    </w:tblPr>
  </w:style>
  <w:style w:type="paragraph" w:styleId="TOC3">
    <w:name w:val="toc 3"/>
    <w:basedOn w:val="Normal"/>
    <w:next w:val="Normal"/>
    <w:autoRedefine/>
    <w:uiPriority w:val="39"/>
    <w:unhideWhenUsed/>
    <w:rsid w:val="00466743"/>
    <w:pPr>
      <w:spacing w:after="100"/>
      <w:ind w:left="440"/>
    </w:pPr>
  </w:style>
  <w:style w:type="paragraph" w:styleId="TableofFigures">
    <w:name w:val="table of figures"/>
    <w:basedOn w:val="Normal"/>
    <w:next w:val="Normal"/>
    <w:uiPriority w:val="99"/>
    <w:unhideWhenUsed/>
    <w:rsid w:val="00FC5614"/>
    <w:pPr>
      <w:spacing w:after="0"/>
    </w:pPr>
  </w:style>
  <w:style w:type="character" w:customStyle="1" w:styleId="UnresolvedMention1">
    <w:name w:val="Unresolved Mention1"/>
    <w:basedOn w:val="DefaultParagraphFont"/>
    <w:uiPriority w:val="99"/>
    <w:semiHidden/>
    <w:unhideWhenUsed/>
    <w:rsid w:val="00FC1BEF"/>
    <w:rPr>
      <w:color w:val="605E5C"/>
      <w:shd w:val="clear" w:color="auto" w:fill="E1DFDD"/>
    </w:rPr>
  </w:style>
  <w:style w:type="table" w:styleId="TableGrid0">
    <w:name w:val="Table Grid"/>
    <w:basedOn w:val="TableNormal"/>
    <w:rsid w:val="005C717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81B63"/>
    <w:rPr>
      <w:b/>
      <w:bCs/>
    </w:rPr>
  </w:style>
  <w:style w:type="character" w:styleId="Emphasis">
    <w:name w:val="Emphasis"/>
    <w:basedOn w:val="DefaultParagraphFont"/>
    <w:uiPriority w:val="20"/>
    <w:qFormat/>
    <w:rsid w:val="00081B63"/>
    <w:rPr>
      <w:i/>
      <w:iCs/>
    </w:rPr>
  </w:style>
  <w:style w:type="paragraph" w:customStyle="1" w:styleId="gl">
    <w:name w:val="gl"/>
    <w:basedOn w:val="Normal"/>
    <w:rsid w:val="00DC587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mg-caption">
    <w:name w:val="img-caption"/>
    <w:basedOn w:val="Normal"/>
    <w:rsid w:val="00DC58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DC5874"/>
    <w:rPr>
      <w:rFonts w:ascii="Courier New" w:eastAsia="Times New Roman" w:hAnsi="Courier New" w:cs="Courier New"/>
      <w:sz w:val="20"/>
      <w:szCs w:val="20"/>
    </w:rPr>
  </w:style>
  <w:style w:type="paragraph" w:customStyle="1" w:styleId="table-caption">
    <w:name w:val="table-caption"/>
    <w:basedOn w:val="Normal"/>
    <w:rsid w:val="00012DA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p-caption-text">
    <w:name w:val="wp-caption-text"/>
    <w:basedOn w:val="Normal"/>
    <w:rsid w:val="00BB2E1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BB2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B2E1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54DF7"/>
    <w:rPr>
      <w:color w:val="954F72" w:themeColor="followedHyperlink"/>
      <w:u w:val="single"/>
    </w:rPr>
  </w:style>
  <w:style w:type="character" w:customStyle="1" w:styleId="token">
    <w:name w:val="token"/>
    <w:basedOn w:val="DefaultParagraphFont"/>
    <w:rsid w:val="00954DF7"/>
  </w:style>
  <w:style w:type="paragraph" w:customStyle="1" w:styleId="gt-block">
    <w:name w:val="gt-block"/>
    <w:basedOn w:val="Normal"/>
    <w:rsid w:val="00CC34C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eteor-icon">
    <w:name w:val="meteor-icon"/>
    <w:basedOn w:val="DefaultParagraphFont"/>
    <w:rsid w:val="00CC34C9"/>
  </w:style>
  <w:style w:type="character" w:customStyle="1" w:styleId="ez-toc-section">
    <w:name w:val="ez-toc-section"/>
    <w:basedOn w:val="DefaultParagraphFont"/>
    <w:rsid w:val="00AF6020"/>
  </w:style>
  <w:style w:type="character" w:customStyle="1" w:styleId="goog-text-highlight">
    <w:name w:val="goog-text-highlight"/>
    <w:basedOn w:val="DefaultParagraphFont"/>
    <w:rsid w:val="00FD2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0610">
      <w:bodyDiv w:val="1"/>
      <w:marLeft w:val="0"/>
      <w:marRight w:val="0"/>
      <w:marTop w:val="0"/>
      <w:marBottom w:val="0"/>
      <w:divBdr>
        <w:top w:val="none" w:sz="0" w:space="0" w:color="auto"/>
        <w:left w:val="none" w:sz="0" w:space="0" w:color="auto"/>
        <w:bottom w:val="none" w:sz="0" w:space="0" w:color="auto"/>
        <w:right w:val="none" w:sz="0" w:space="0" w:color="auto"/>
      </w:divBdr>
    </w:div>
    <w:div w:id="21444632">
      <w:bodyDiv w:val="1"/>
      <w:marLeft w:val="0"/>
      <w:marRight w:val="0"/>
      <w:marTop w:val="0"/>
      <w:marBottom w:val="0"/>
      <w:divBdr>
        <w:top w:val="none" w:sz="0" w:space="0" w:color="auto"/>
        <w:left w:val="none" w:sz="0" w:space="0" w:color="auto"/>
        <w:bottom w:val="none" w:sz="0" w:space="0" w:color="auto"/>
        <w:right w:val="none" w:sz="0" w:space="0" w:color="auto"/>
      </w:divBdr>
      <w:divsChild>
        <w:div w:id="1628853469">
          <w:marLeft w:val="0"/>
          <w:marRight w:val="0"/>
          <w:marTop w:val="0"/>
          <w:marBottom w:val="360"/>
          <w:divBdr>
            <w:top w:val="none" w:sz="0" w:space="0" w:color="auto"/>
            <w:left w:val="none" w:sz="0" w:space="0" w:color="auto"/>
            <w:bottom w:val="none" w:sz="0" w:space="0" w:color="auto"/>
            <w:right w:val="none" w:sz="0" w:space="0" w:color="auto"/>
          </w:divBdr>
        </w:div>
      </w:divsChild>
    </w:div>
    <w:div w:id="52043702">
      <w:bodyDiv w:val="1"/>
      <w:marLeft w:val="0"/>
      <w:marRight w:val="0"/>
      <w:marTop w:val="0"/>
      <w:marBottom w:val="0"/>
      <w:divBdr>
        <w:top w:val="none" w:sz="0" w:space="0" w:color="auto"/>
        <w:left w:val="none" w:sz="0" w:space="0" w:color="auto"/>
        <w:bottom w:val="none" w:sz="0" w:space="0" w:color="auto"/>
        <w:right w:val="none" w:sz="0" w:space="0" w:color="auto"/>
      </w:divBdr>
    </w:div>
    <w:div w:id="84619349">
      <w:bodyDiv w:val="1"/>
      <w:marLeft w:val="0"/>
      <w:marRight w:val="0"/>
      <w:marTop w:val="0"/>
      <w:marBottom w:val="0"/>
      <w:divBdr>
        <w:top w:val="none" w:sz="0" w:space="0" w:color="auto"/>
        <w:left w:val="none" w:sz="0" w:space="0" w:color="auto"/>
        <w:bottom w:val="none" w:sz="0" w:space="0" w:color="auto"/>
        <w:right w:val="none" w:sz="0" w:space="0" w:color="auto"/>
      </w:divBdr>
    </w:div>
    <w:div w:id="110974687">
      <w:bodyDiv w:val="1"/>
      <w:marLeft w:val="0"/>
      <w:marRight w:val="0"/>
      <w:marTop w:val="0"/>
      <w:marBottom w:val="0"/>
      <w:divBdr>
        <w:top w:val="none" w:sz="0" w:space="0" w:color="auto"/>
        <w:left w:val="none" w:sz="0" w:space="0" w:color="auto"/>
        <w:bottom w:val="none" w:sz="0" w:space="0" w:color="auto"/>
        <w:right w:val="none" w:sz="0" w:space="0" w:color="auto"/>
      </w:divBdr>
    </w:div>
    <w:div w:id="192153618">
      <w:bodyDiv w:val="1"/>
      <w:marLeft w:val="0"/>
      <w:marRight w:val="0"/>
      <w:marTop w:val="0"/>
      <w:marBottom w:val="0"/>
      <w:divBdr>
        <w:top w:val="none" w:sz="0" w:space="0" w:color="auto"/>
        <w:left w:val="none" w:sz="0" w:space="0" w:color="auto"/>
        <w:bottom w:val="none" w:sz="0" w:space="0" w:color="auto"/>
        <w:right w:val="none" w:sz="0" w:space="0" w:color="auto"/>
      </w:divBdr>
    </w:div>
    <w:div w:id="284432096">
      <w:bodyDiv w:val="1"/>
      <w:marLeft w:val="0"/>
      <w:marRight w:val="0"/>
      <w:marTop w:val="0"/>
      <w:marBottom w:val="0"/>
      <w:divBdr>
        <w:top w:val="none" w:sz="0" w:space="0" w:color="auto"/>
        <w:left w:val="none" w:sz="0" w:space="0" w:color="auto"/>
        <w:bottom w:val="none" w:sz="0" w:space="0" w:color="auto"/>
        <w:right w:val="none" w:sz="0" w:space="0" w:color="auto"/>
      </w:divBdr>
    </w:div>
    <w:div w:id="305355047">
      <w:bodyDiv w:val="1"/>
      <w:marLeft w:val="0"/>
      <w:marRight w:val="0"/>
      <w:marTop w:val="0"/>
      <w:marBottom w:val="0"/>
      <w:divBdr>
        <w:top w:val="none" w:sz="0" w:space="0" w:color="auto"/>
        <w:left w:val="none" w:sz="0" w:space="0" w:color="auto"/>
        <w:bottom w:val="none" w:sz="0" w:space="0" w:color="auto"/>
        <w:right w:val="none" w:sz="0" w:space="0" w:color="auto"/>
      </w:divBdr>
    </w:div>
    <w:div w:id="314795355">
      <w:bodyDiv w:val="1"/>
      <w:marLeft w:val="0"/>
      <w:marRight w:val="0"/>
      <w:marTop w:val="0"/>
      <w:marBottom w:val="0"/>
      <w:divBdr>
        <w:top w:val="none" w:sz="0" w:space="0" w:color="auto"/>
        <w:left w:val="none" w:sz="0" w:space="0" w:color="auto"/>
        <w:bottom w:val="none" w:sz="0" w:space="0" w:color="auto"/>
        <w:right w:val="none" w:sz="0" w:space="0" w:color="auto"/>
      </w:divBdr>
      <w:divsChild>
        <w:div w:id="122038858">
          <w:marLeft w:val="0"/>
          <w:marRight w:val="0"/>
          <w:marTop w:val="0"/>
          <w:marBottom w:val="240"/>
          <w:divBdr>
            <w:top w:val="none" w:sz="0" w:space="0" w:color="auto"/>
            <w:left w:val="none" w:sz="0" w:space="0" w:color="auto"/>
            <w:bottom w:val="none" w:sz="0" w:space="0" w:color="auto"/>
            <w:right w:val="none" w:sz="0" w:space="0" w:color="auto"/>
          </w:divBdr>
        </w:div>
        <w:div w:id="1345665437">
          <w:marLeft w:val="0"/>
          <w:marRight w:val="0"/>
          <w:marTop w:val="0"/>
          <w:marBottom w:val="240"/>
          <w:divBdr>
            <w:top w:val="none" w:sz="0" w:space="0" w:color="auto"/>
            <w:left w:val="none" w:sz="0" w:space="0" w:color="auto"/>
            <w:bottom w:val="none" w:sz="0" w:space="0" w:color="auto"/>
            <w:right w:val="none" w:sz="0" w:space="0" w:color="auto"/>
          </w:divBdr>
        </w:div>
      </w:divsChild>
    </w:div>
    <w:div w:id="317003128">
      <w:bodyDiv w:val="1"/>
      <w:marLeft w:val="0"/>
      <w:marRight w:val="0"/>
      <w:marTop w:val="0"/>
      <w:marBottom w:val="0"/>
      <w:divBdr>
        <w:top w:val="none" w:sz="0" w:space="0" w:color="auto"/>
        <w:left w:val="none" w:sz="0" w:space="0" w:color="auto"/>
        <w:bottom w:val="none" w:sz="0" w:space="0" w:color="auto"/>
        <w:right w:val="none" w:sz="0" w:space="0" w:color="auto"/>
      </w:divBdr>
      <w:divsChild>
        <w:div w:id="407652016">
          <w:marLeft w:val="0"/>
          <w:marRight w:val="0"/>
          <w:marTop w:val="360"/>
          <w:marBottom w:val="240"/>
          <w:divBdr>
            <w:top w:val="none" w:sz="0" w:space="0" w:color="auto"/>
            <w:left w:val="none" w:sz="0" w:space="0" w:color="auto"/>
            <w:bottom w:val="none" w:sz="0" w:space="0" w:color="auto"/>
            <w:right w:val="none" w:sz="0" w:space="0" w:color="auto"/>
          </w:divBdr>
        </w:div>
        <w:div w:id="1534421674">
          <w:marLeft w:val="0"/>
          <w:marRight w:val="0"/>
          <w:marTop w:val="360"/>
          <w:marBottom w:val="240"/>
          <w:divBdr>
            <w:top w:val="none" w:sz="0" w:space="0" w:color="auto"/>
            <w:left w:val="none" w:sz="0" w:space="0" w:color="auto"/>
            <w:bottom w:val="none" w:sz="0" w:space="0" w:color="auto"/>
            <w:right w:val="none" w:sz="0" w:space="0" w:color="auto"/>
          </w:divBdr>
        </w:div>
        <w:div w:id="743768544">
          <w:marLeft w:val="0"/>
          <w:marRight w:val="0"/>
          <w:marTop w:val="360"/>
          <w:marBottom w:val="240"/>
          <w:divBdr>
            <w:top w:val="none" w:sz="0" w:space="0" w:color="auto"/>
            <w:left w:val="none" w:sz="0" w:space="0" w:color="auto"/>
            <w:bottom w:val="none" w:sz="0" w:space="0" w:color="auto"/>
            <w:right w:val="none" w:sz="0" w:space="0" w:color="auto"/>
          </w:divBdr>
        </w:div>
        <w:div w:id="2103838344">
          <w:marLeft w:val="0"/>
          <w:marRight w:val="0"/>
          <w:marTop w:val="360"/>
          <w:marBottom w:val="240"/>
          <w:divBdr>
            <w:top w:val="none" w:sz="0" w:space="0" w:color="auto"/>
            <w:left w:val="none" w:sz="0" w:space="0" w:color="auto"/>
            <w:bottom w:val="none" w:sz="0" w:space="0" w:color="auto"/>
            <w:right w:val="none" w:sz="0" w:space="0" w:color="auto"/>
          </w:divBdr>
        </w:div>
        <w:div w:id="386538205">
          <w:marLeft w:val="0"/>
          <w:marRight w:val="0"/>
          <w:marTop w:val="360"/>
          <w:marBottom w:val="240"/>
          <w:divBdr>
            <w:top w:val="none" w:sz="0" w:space="0" w:color="auto"/>
            <w:left w:val="none" w:sz="0" w:space="0" w:color="auto"/>
            <w:bottom w:val="none" w:sz="0" w:space="0" w:color="auto"/>
            <w:right w:val="none" w:sz="0" w:space="0" w:color="auto"/>
          </w:divBdr>
        </w:div>
      </w:divsChild>
    </w:div>
    <w:div w:id="396785689">
      <w:bodyDiv w:val="1"/>
      <w:marLeft w:val="0"/>
      <w:marRight w:val="0"/>
      <w:marTop w:val="0"/>
      <w:marBottom w:val="0"/>
      <w:divBdr>
        <w:top w:val="none" w:sz="0" w:space="0" w:color="auto"/>
        <w:left w:val="none" w:sz="0" w:space="0" w:color="auto"/>
        <w:bottom w:val="none" w:sz="0" w:space="0" w:color="auto"/>
        <w:right w:val="none" w:sz="0" w:space="0" w:color="auto"/>
      </w:divBdr>
    </w:div>
    <w:div w:id="417286020">
      <w:bodyDiv w:val="1"/>
      <w:marLeft w:val="0"/>
      <w:marRight w:val="0"/>
      <w:marTop w:val="0"/>
      <w:marBottom w:val="0"/>
      <w:divBdr>
        <w:top w:val="none" w:sz="0" w:space="0" w:color="auto"/>
        <w:left w:val="none" w:sz="0" w:space="0" w:color="auto"/>
        <w:bottom w:val="none" w:sz="0" w:space="0" w:color="auto"/>
        <w:right w:val="none" w:sz="0" w:space="0" w:color="auto"/>
      </w:divBdr>
      <w:divsChild>
        <w:div w:id="381373380">
          <w:marLeft w:val="600"/>
          <w:marRight w:val="0"/>
          <w:marTop w:val="0"/>
          <w:marBottom w:val="600"/>
          <w:divBdr>
            <w:top w:val="none" w:sz="0" w:space="0" w:color="auto"/>
            <w:left w:val="none" w:sz="0" w:space="0" w:color="auto"/>
            <w:bottom w:val="none" w:sz="0" w:space="0" w:color="auto"/>
            <w:right w:val="none" w:sz="0" w:space="0" w:color="auto"/>
          </w:divBdr>
        </w:div>
      </w:divsChild>
    </w:div>
    <w:div w:id="516818915">
      <w:bodyDiv w:val="1"/>
      <w:marLeft w:val="0"/>
      <w:marRight w:val="0"/>
      <w:marTop w:val="0"/>
      <w:marBottom w:val="0"/>
      <w:divBdr>
        <w:top w:val="none" w:sz="0" w:space="0" w:color="auto"/>
        <w:left w:val="none" w:sz="0" w:space="0" w:color="auto"/>
        <w:bottom w:val="none" w:sz="0" w:space="0" w:color="auto"/>
        <w:right w:val="none" w:sz="0" w:space="0" w:color="auto"/>
      </w:divBdr>
    </w:div>
    <w:div w:id="535778954">
      <w:bodyDiv w:val="1"/>
      <w:marLeft w:val="0"/>
      <w:marRight w:val="0"/>
      <w:marTop w:val="0"/>
      <w:marBottom w:val="0"/>
      <w:divBdr>
        <w:top w:val="none" w:sz="0" w:space="0" w:color="auto"/>
        <w:left w:val="none" w:sz="0" w:space="0" w:color="auto"/>
        <w:bottom w:val="none" w:sz="0" w:space="0" w:color="auto"/>
        <w:right w:val="none" w:sz="0" w:space="0" w:color="auto"/>
      </w:divBdr>
    </w:div>
    <w:div w:id="582447095">
      <w:bodyDiv w:val="1"/>
      <w:marLeft w:val="0"/>
      <w:marRight w:val="0"/>
      <w:marTop w:val="0"/>
      <w:marBottom w:val="0"/>
      <w:divBdr>
        <w:top w:val="none" w:sz="0" w:space="0" w:color="auto"/>
        <w:left w:val="none" w:sz="0" w:space="0" w:color="auto"/>
        <w:bottom w:val="none" w:sz="0" w:space="0" w:color="auto"/>
        <w:right w:val="none" w:sz="0" w:space="0" w:color="auto"/>
      </w:divBdr>
    </w:div>
    <w:div w:id="628241044">
      <w:bodyDiv w:val="1"/>
      <w:marLeft w:val="0"/>
      <w:marRight w:val="0"/>
      <w:marTop w:val="0"/>
      <w:marBottom w:val="0"/>
      <w:divBdr>
        <w:top w:val="none" w:sz="0" w:space="0" w:color="auto"/>
        <w:left w:val="none" w:sz="0" w:space="0" w:color="auto"/>
        <w:bottom w:val="none" w:sz="0" w:space="0" w:color="auto"/>
        <w:right w:val="none" w:sz="0" w:space="0" w:color="auto"/>
      </w:divBdr>
    </w:div>
    <w:div w:id="633023796">
      <w:bodyDiv w:val="1"/>
      <w:marLeft w:val="0"/>
      <w:marRight w:val="0"/>
      <w:marTop w:val="0"/>
      <w:marBottom w:val="0"/>
      <w:divBdr>
        <w:top w:val="none" w:sz="0" w:space="0" w:color="auto"/>
        <w:left w:val="none" w:sz="0" w:space="0" w:color="auto"/>
        <w:bottom w:val="none" w:sz="0" w:space="0" w:color="auto"/>
        <w:right w:val="none" w:sz="0" w:space="0" w:color="auto"/>
      </w:divBdr>
    </w:div>
    <w:div w:id="635259493">
      <w:bodyDiv w:val="1"/>
      <w:marLeft w:val="0"/>
      <w:marRight w:val="0"/>
      <w:marTop w:val="0"/>
      <w:marBottom w:val="0"/>
      <w:divBdr>
        <w:top w:val="none" w:sz="0" w:space="0" w:color="auto"/>
        <w:left w:val="none" w:sz="0" w:space="0" w:color="auto"/>
        <w:bottom w:val="none" w:sz="0" w:space="0" w:color="auto"/>
        <w:right w:val="none" w:sz="0" w:space="0" w:color="auto"/>
      </w:divBdr>
    </w:div>
    <w:div w:id="661468025">
      <w:bodyDiv w:val="1"/>
      <w:marLeft w:val="0"/>
      <w:marRight w:val="0"/>
      <w:marTop w:val="0"/>
      <w:marBottom w:val="0"/>
      <w:divBdr>
        <w:top w:val="none" w:sz="0" w:space="0" w:color="auto"/>
        <w:left w:val="none" w:sz="0" w:space="0" w:color="auto"/>
        <w:bottom w:val="none" w:sz="0" w:space="0" w:color="auto"/>
        <w:right w:val="none" w:sz="0" w:space="0" w:color="auto"/>
      </w:divBdr>
    </w:div>
    <w:div w:id="701898610">
      <w:bodyDiv w:val="1"/>
      <w:marLeft w:val="0"/>
      <w:marRight w:val="0"/>
      <w:marTop w:val="0"/>
      <w:marBottom w:val="0"/>
      <w:divBdr>
        <w:top w:val="none" w:sz="0" w:space="0" w:color="auto"/>
        <w:left w:val="none" w:sz="0" w:space="0" w:color="auto"/>
        <w:bottom w:val="none" w:sz="0" w:space="0" w:color="auto"/>
        <w:right w:val="none" w:sz="0" w:space="0" w:color="auto"/>
      </w:divBdr>
      <w:divsChild>
        <w:div w:id="756092453">
          <w:marLeft w:val="480"/>
          <w:marRight w:val="0"/>
          <w:marTop w:val="240"/>
          <w:marBottom w:val="240"/>
          <w:divBdr>
            <w:top w:val="none" w:sz="0" w:space="0" w:color="auto"/>
            <w:left w:val="none" w:sz="0" w:space="0" w:color="auto"/>
            <w:bottom w:val="none" w:sz="0" w:space="0" w:color="auto"/>
            <w:right w:val="none" w:sz="0" w:space="0" w:color="auto"/>
          </w:divBdr>
        </w:div>
      </w:divsChild>
    </w:div>
    <w:div w:id="715589943">
      <w:bodyDiv w:val="1"/>
      <w:marLeft w:val="0"/>
      <w:marRight w:val="0"/>
      <w:marTop w:val="0"/>
      <w:marBottom w:val="0"/>
      <w:divBdr>
        <w:top w:val="none" w:sz="0" w:space="0" w:color="auto"/>
        <w:left w:val="none" w:sz="0" w:space="0" w:color="auto"/>
        <w:bottom w:val="none" w:sz="0" w:space="0" w:color="auto"/>
        <w:right w:val="none" w:sz="0" w:space="0" w:color="auto"/>
      </w:divBdr>
      <w:divsChild>
        <w:div w:id="296616768">
          <w:marLeft w:val="0"/>
          <w:marRight w:val="0"/>
          <w:marTop w:val="0"/>
          <w:marBottom w:val="0"/>
          <w:divBdr>
            <w:top w:val="none" w:sz="0" w:space="0" w:color="auto"/>
            <w:left w:val="none" w:sz="0" w:space="0" w:color="auto"/>
            <w:bottom w:val="none" w:sz="0" w:space="0" w:color="auto"/>
            <w:right w:val="none" w:sz="0" w:space="0" w:color="auto"/>
          </w:divBdr>
        </w:div>
        <w:div w:id="1128741889">
          <w:marLeft w:val="0"/>
          <w:marRight w:val="0"/>
          <w:marTop w:val="0"/>
          <w:marBottom w:val="0"/>
          <w:divBdr>
            <w:top w:val="none" w:sz="0" w:space="0" w:color="auto"/>
            <w:left w:val="none" w:sz="0" w:space="0" w:color="auto"/>
            <w:bottom w:val="none" w:sz="0" w:space="0" w:color="auto"/>
            <w:right w:val="none" w:sz="0" w:space="0" w:color="auto"/>
          </w:divBdr>
        </w:div>
        <w:div w:id="1429303320">
          <w:marLeft w:val="0"/>
          <w:marRight w:val="0"/>
          <w:marTop w:val="0"/>
          <w:marBottom w:val="0"/>
          <w:divBdr>
            <w:top w:val="none" w:sz="0" w:space="0" w:color="auto"/>
            <w:left w:val="none" w:sz="0" w:space="0" w:color="auto"/>
            <w:bottom w:val="none" w:sz="0" w:space="0" w:color="auto"/>
            <w:right w:val="none" w:sz="0" w:space="0" w:color="auto"/>
          </w:divBdr>
        </w:div>
        <w:div w:id="1711876906">
          <w:marLeft w:val="0"/>
          <w:marRight w:val="0"/>
          <w:marTop w:val="0"/>
          <w:marBottom w:val="0"/>
          <w:divBdr>
            <w:top w:val="none" w:sz="0" w:space="0" w:color="auto"/>
            <w:left w:val="none" w:sz="0" w:space="0" w:color="auto"/>
            <w:bottom w:val="none" w:sz="0" w:space="0" w:color="auto"/>
            <w:right w:val="none" w:sz="0" w:space="0" w:color="auto"/>
          </w:divBdr>
        </w:div>
        <w:div w:id="280263820">
          <w:marLeft w:val="0"/>
          <w:marRight w:val="0"/>
          <w:marTop w:val="0"/>
          <w:marBottom w:val="0"/>
          <w:divBdr>
            <w:top w:val="none" w:sz="0" w:space="0" w:color="auto"/>
            <w:left w:val="none" w:sz="0" w:space="0" w:color="auto"/>
            <w:bottom w:val="none" w:sz="0" w:space="0" w:color="auto"/>
            <w:right w:val="none" w:sz="0" w:space="0" w:color="auto"/>
          </w:divBdr>
        </w:div>
      </w:divsChild>
    </w:div>
    <w:div w:id="753547692">
      <w:bodyDiv w:val="1"/>
      <w:marLeft w:val="0"/>
      <w:marRight w:val="0"/>
      <w:marTop w:val="0"/>
      <w:marBottom w:val="0"/>
      <w:divBdr>
        <w:top w:val="none" w:sz="0" w:space="0" w:color="auto"/>
        <w:left w:val="none" w:sz="0" w:space="0" w:color="auto"/>
        <w:bottom w:val="none" w:sz="0" w:space="0" w:color="auto"/>
        <w:right w:val="none" w:sz="0" w:space="0" w:color="auto"/>
      </w:divBdr>
    </w:div>
    <w:div w:id="835539906">
      <w:bodyDiv w:val="1"/>
      <w:marLeft w:val="0"/>
      <w:marRight w:val="0"/>
      <w:marTop w:val="0"/>
      <w:marBottom w:val="0"/>
      <w:divBdr>
        <w:top w:val="none" w:sz="0" w:space="0" w:color="auto"/>
        <w:left w:val="none" w:sz="0" w:space="0" w:color="auto"/>
        <w:bottom w:val="none" w:sz="0" w:space="0" w:color="auto"/>
        <w:right w:val="none" w:sz="0" w:space="0" w:color="auto"/>
      </w:divBdr>
    </w:div>
    <w:div w:id="844395951">
      <w:bodyDiv w:val="1"/>
      <w:marLeft w:val="0"/>
      <w:marRight w:val="0"/>
      <w:marTop w:val="0"/>
      <w:marBottom w:val="0"/>
      <w:divBdr>
        <w:top w:val="none" w:sz="0" w:space="0" w:color="auto"/>
        <w:left w:val="none" w:sz="0" w:space="0" w:color="auto"/>
        <w:bottom w:val="none" w:sz="0" w:space="0" w:color="auto"/>
        <w:right w:val="none" w:sz="0" w:space="0" w:color="auto"/>
      </w:divBdr>
    </w:div>
    <w:div w:id="844441927">
      <w:bodyDiv w:val="1"/>
      <w:marLeft w:val="0"/>
      <w:marRight w:val="0"/>
      <w:marTop w:val="0"/>
      <w:marBottom w:val="0"/>
      <w:divBdr>
        <w:top w:val="none" w:sz="0" w:space="0" w:color="auto"/>
        <w:left w:val="none" w:sz="0" w:space="0" w:color="auto"/>
        <w:bottom w:val="none" w:sz="0" w:space="0" w:color="auto"/>
        <w:right w:val="none" w:sz="0" w:space="0" w:color="auto"/>
      </w:divBdr>
    </w:div>
    <w:div w:id="850796773">
      <w:bodyDiv w:val="1"/>
      <w:marLeft w:val="0"/>
      <w:marRight w:val="0"/>
      <w:marTop w:val="0"/>
      <w:marBottom w:val="0"/>
      <w:divBdr>
        <w:top w:val="none" w:sz="0" w:space="0" w:color="auto"/>
        <w:left w:val="none" w:sz="0" w:space="0" w:color="auto"/>
        <w:bottom w:val="none" w:sz="0" w:space="0" w:color="auto"/>
        <w:right w:val="none" w:sz="0" w:space="0" w:color="auto"/>
      </w:divBdr>
    </w:div>
    <w:div w:id="852113007">
      <w:bodyDiv w:val="1"/>
      <w:marLeft w:val="0"/>
      <w:marRight w:val="0"/>
      <w:marTop w:val="0"/>
      <w:marBottom w:val="0"/>
      <w:divBdr>
        <w:top w:val="none" w:sz="0" w:space="0" w:color="auto"/>
        <w:left w:val="none" w:sz="0" w:space="0" w:color="auto"/>
        <w:bottom w:val="none" w:sz="0" w:space="0" w:color="auto"/>
        <w:right w:val="none" w:sz="0" w:space="0" w:color="auto"/>
      </w:divBdr>
    </w:div>
    <w:div w:id="888298261">
      <w:bodyDiv w:val="1"/>
      <w:marLeft w:val="0"/>
      <w:marRight w:val="0"/>
      <w:marTop w:val="0"/>
      <w:marBottom w:val="0"/>
      <w:divBdr>
        <w:top w:val="none" w:sz="0" w:space="0" w:color="auto"/>
        <w:left w:val="none" w:sz="0" w:space="0" w:color="auto"/>
        <w:bottom w:val="none" w:sz="0" w:space="0" w:color="auto"/>
        <w:right w:val="none" w:sz="0" w:space="0" w:color="auto"/>
      </w:divBdr>
    </w:div>
    <w:div w:id="910576143">
      <w:bodyDiv w:val="1"/>
      <w:marLeft w:val="0"/>
      <w:marRight w:val="0"/>
      <w:marTop w:val="0"/>
      <w:marBottom w:val="0"/>
      <w:divBdr>
        <w:top w:val="none" w:sz="0" w:space="0" w:color="auto"/>
        <w:left w:val="none" w:sz="0" w:space="0" w:color="auto"/>
        <w:bottom w:val="none" w:sz="0" w:space="0" w:color="auto"/>
        <w:right w:val="none" w:sz="0" w:space="0" w:color="auto"/>
      </w:divBdr>
    </w:div>
    <w:div w:id="922371469">
      <w:bodyDiv w:val="1"/>
      <w:marLeft w:val="0"/>
      <w:marRight w:val="0"/>
      <w:marTop w:val="0"/>
      <w:marBottom w:val="0"/>
      <w:divBdr>
        <w:top w:val="none" w:sz="0" w:space="0" w:color="auto"/>
        <w:left w:val="none" w:sz="0" w:space="0" w:color="auto"/>
        <w:bottom w:val="none" w:sz="0" w:space="0" w:color="auto"/>
        <w:right w:val="none" w:sz="0" w:space="0" w:color="auto"/>
      </w:divBdr>
    </w:div>
    <w:div w:id="957567420">
      <w:bodyDiv w:val="1"/>
      <w:marLeft w:val="0"/>
      <w:marRight w:val="0"/>
      <w:marTop w:val="0"/>
      <w:marBottom w:val="0"/>
      <w:divBdr>
        <w:top w:val="none" w:sz="0" w:space="0" w:color="auto"/>
        <w:left w:val="none" w:sz="0" w:space="0" w:color="auto"/>
        <w:bottom w:val="none" w:sz="0" w:space="0" w:color="auto"/>
        <w:right w:val="none" w:sz="0" w:space="0" w:color="auto"/>
      </w:divBdr>
    </w:div>
    <w:div w:id="1010447883">
      <w:bodyDiv w:val="1"/>
      <w:marLeft w:val="0"/>
      <w:marRight w:val="0"/>
      <w:marTop w:val="0"/>
      <w:marBottom w:val="0"/>
      <w:divBdr>
        <w:top w:val="none" w:sz="0" w:space="0" w:color="auto"/>
        <w:left w:val="none" w:sz="0" w:space="0" w:color="auto"/>
        <w:bottom w:val="none" w:sz="0" w:space="0" w:color="auto"/>
        <w:right w:val="none" w:sz="0" w:space="0" w:color="auto"/>
      </w:divBdr>
    </w:div>
    <w:div w:id="1036276902">
      <w:bodyDiv w:val="1"/>
      <w:marLeft w:val="0"/>
      <w:marRight w:val="0"/>
      <w:marTop w:val="0"/>
      <w:marBottom w:val="0"/>
      <w:divBdr>
        <w:top w:val="none" w:sz="0" w:space="0" w:color="auto"/>
        <w:left w:val="none" w:sz="0" w:space="0" w:color="auto"/>
        <w:bottom w:val="none" w:sz="0" w:space="0" w:color="auto"/>
        <w:right w:val="none" w:sz="0" w:space="0" w:color="auto"/>
      </w:divBdr>
    </w:div>
    <w:div w:id="1052653332">
      <w:bodyDiv w:val="1"/>
      <w:marLeft w:val="0"/>
      <w:marRight w:val="0"/>
      <w:marTop w:val="0"/>
      <w:marBottom w:val="0"/>
      <w:divBdr>
        <w:top w:val="none" w:sz="0" w:space="0" w:color="auto"/>
        <w:left w:val="none" w:sz="0" w:space="0" w:color="auto"/>
        <w:bottom w:val="none" w:sz="0" w:space="0" w:color="auto"/>
        <w:right w:val="none" w:sz="0" w:space="0" w:color="auto"/>
      </w:divBdr>
    </w:div>
    <w:div w:id="1068303307">
      <w:bodyDiv w:val="1"/>
      <w:marLeft w:val="0"/>
      <w:marRight w:val="0"/>
      <w:marTop w:val="0"/>
      <w:marBottom w:val="0"/>
      <w:divBdr>
        <w:top w:val="none" w:sz="0" w:space="0" w:color="auto"/>
        <w:left w:val="none" w:sz="0" w:space="0" w:color="auto"/>
        <w:bottom w:val="none" w:sz="0" w:space="0" w:color="auto"/>
        <w:right w:val="none" w:sz="0" w:space="0" w:color="auto"/>
      </w:divBdr>
    </w:div>
    <w:div w:id="1087535217">
      <w:bodyDiv w:val="1"/>
      <w:marLeft w:val="0"/>
      <w:marRight w:val="0"/>
      <w:marTop w:val="0"/>
      <w:marBottom w:val="0"/>
      <w:divBdr>
        <w:top w:val="none" w:sz="0" w:space="0" w:color="auto"/>
        <w:left w:val="none" w:sz="0" w:space="0" w:color="auto"/>
        <w:bottom w:val="none" w:sz="0" w:space="0" w:color="auto"/>
        <w:right w:val="none" w:sz="0" w:space="0" w:color="auto"/>
      </w:divBdr>
    </w:div>
    <w:div w:id="1101219336">
      <w:bodyDiv w:val="1"/>
      <w:marLeft w:val="0"/>
      <w:marRight w:val="0"/>
      <w:marTop w:val="0"/>
      <w:marBottom w:val="0"/>
      <w:divBdr>
        <w:top w:val="none" w:sz="0" w:space="0" w:color="auto"/>
        <w:left w:val="none" w:sz="0" w:space="0" w:color="auto"/>
        <w:bottom w:val="none" w:sz="0" w:space="0" w:color="auto"/>
        <w:right w:val="none" w:sz="0" w:space="0" w:color="auto"/>
      </w:divBdr>
    </w:div>
    <w:div w:id="1142040590">
      <w:bodyDiv w:val="1"/>
      <w:marLeft w:val="0"/>
      <w:marRight w:val="0"/>
      <w:marTop w:val="0"/>
      <w:marBottom w:val="0"/>
      <w:divBdr>
        <w:top w:val="none" w:sz="0" w:space="0" w:color="auto"/>
        <w:left w:val="none" w:sz="0" w:space="0" w:color="auto"/>
        <w:bottom w:val="none" w:sz="0" w:space="0" w:color="auto"/>
        <w:right w:val="none" w:sz="0" w:space="0" w:color="auto"/>
      </w:divBdr>
    </w:div>
    <w:div w:id="1225946329">
      <w:bodyDiv w:val="1"/>
      <w:marLeft w:val="0"/>
      <w:marRight w:val="0"/>
      <w:marTop w:val="0"/>
      <w:marBottom w:val="0"/>
      <w:divBdr>
        <w:top w:val="none" w:sz="0" w:space="0" w:color="auto"/>
        <w:left w:val="none" w:sz="0" w:space="0" w:color="auto"/>
        <w:bottom w:val="none" w:sz="0" w:space="0" w:color="auto"/>
        <w:right w:val="none" w:sz="0" w:space="0" w:color="auto"/>
      </w:divBdr>
    </w:div>
    <w:div w:id="1299069136">
      <w:bodyDiv w:val="1"/>
      <w:marLeft w:val="0"/>
      <w:marRight w:val="0"/>
      <w:marTop w:val="0"/>
      <w:marBottom w:val="0"/>
      <w:divBdr>
        <w:top w:val="none" w:sz="0" w:space="0" w:color="auto"/>
        <w:left w:val="none" w:sz="0" w:space="0" w:color="auto"/>
        <w:bottom w:val="none" w:sz="0" w:space="0" w:color="auto"/>
        <w:right w:val="none" w:sz="0" w:space="0" w:color="auto"/>
      </w:divBdr>
    </w:div>
    <w:div w:id="1346245045">
      <w:bodyDiv w:val="1"/>
      <w:marLeft w:val="0"/>
      <w:marRight w:val="0"/>
      <w:marTop w:val="0"/>
      <w:marBottom w:val="0"/>
      <w:divBdr>
        <w:top w:val="none" w:sz="0" w:space="0" w:color="auto"/>
        <w:left w:val="none" w:sz="0" w:space="0" w:color="auto"/>
        <w:bottom w:val="none" w:sz="0" w:space="0" w:color="auto"/>
        <w:right w:val="none" w:sz="0" w:space="0" w:color="auto"/>
      </w:divBdr>
      <w:divsChild>
        <w:div w:id="197202279">
          <w:marLeft w:val="-225"/>
          <w:marRight w:val="-225"/>
          <w:marTop w:val="0"/>
          <w:marBottom w:val="0"/>
          <w:divBdr>
            <w:top w:val="none" w:sz="0" w:space="0" w:color="auto"/>
            <w:left w:val="none" w:sz="0" w:space="0" w:color="auto"/>
            <w:bottom w:val="none" w:sz="0" w:space="0" w:color="auto"/>
            <w:right w:val="none" w:sz="0" w:space="0" w:color="auto"/>
          </w:divBdr>
          <w:divsChild>
            <w:div w:id="1870990851">
              <w:marLeft w:val="0"/>
              <w:marRight w:val="0"/>
              <w:marTop w:val="0"/>
              <w:marBottom w:val="0"/>
              <w:divBdr>
                <w:top w:val="none" w:sz="0" w:space="0" w:color="auto"/>
                <w:left w:val="none" w:sz="0" w:space="0" w:color="auto"/>
                <w:bottom w:val="none" w:sz="0" w:space="0" w:color="auto"/>
                <w:right w:val="none" w:sz="0" w:space="0" w:color="auto"/>
              </w:divBdr>
            </w:div>
            <w:div w:id="1133324992">
              <w:marLeft w:val="0"/>
              <w:marRight w:val="0"/>
              <w:marTop w:val="0"/>
              <w:marBottom w:val="0"/>
              <w:divBdr>
                <w:top w:val="none" w:sz="0" w:space="0" w:color="auto"/>
                <w:left w:val="none" w:sz="0" w:space="0" w:color="auto"/>
                <w:bottom w:val="none" w:sz="0" w:space="0" w:color="auto"/>
                <w:right w:val="none" w:sz="0" w:space="0" w:color="auto"/>
              </w:divBdr>
            </w:div>
          </w:divsChild>
        </w:div>
        <w:div w:id="2096629622">
          <w:marLeft w:val="-225"/>
          <w:marRight w:val="-225"/>
          <w:marTop w:val="0"/>
          <w:marBottom w:val="0"/>
          <w:divBdr>
            <w:top w:val="none" w:sz="0" w:space="0" w:color="auto"/>
            <w:left w:val="none" w:sz="0" w:space="0" w:color="auto"/>
            <w:bottom w:val="none" w:sz="0" w:space="0" w:color="auto"/>
            <w:right w:val="none" w:sz="0" w:space="0" w:color="auto"/>
          </w:divBdr>
          <w:divsChild>
            <w:div w:id="918054099">
              <w:marLeft w:val="0"/>
              <w:marRight w:val="0"/>
              <w:marTop w:val="0"/>
              <w:marBottom w:val="0"/>
              <w:divBdr>
                <w:top w:val="none" w:sz="0" w:space="0" w:color="auto"/>
                <w:left w:val="none" w:sz="0" w:space="0" w:color="auto"/>
                <w:bottom w:val="none" w:sz="0" w:space="0" w:color="auto"/>
                <w:right w:val="none" w:sz="0" w:space="0" w:color="auto"/>
              </w:divBdr>
            </w:div>
            <w:div w:id="4500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5208">
      <w:bodyDiv w:val="1"/>
      <w:marLeft w:val="0"/>
      <w:marRight w:val="0"/>
      <w:marTop w:val="0"/>
      <w:marBottom w:val="0"/>
      <w:divBdr>
        <w:top w:val="none" w:sz="0" w:space="0" w:color="auto"/>
        <w:left w:val="none" w:sz="0" w:space="0" w:color="auto"/>
        <w:bottom w:val="none" w:sz="0" w:space="0" w:color="auto"/>
        <w:right w:val="none" w:sz="0" w:space="0" w:color="auto"/>
      </w:divBdr>
    </w:div>
    <w:div w:id="1430078904">
      <w:bodyDiv w:val="1"/>
      <w:marLeft w:val="0"/>
      <w:marRight w:val="0"/>
      <w:marTop w:val="0"/>
      <w:marBottom w:val="0"/>
      <w:divBdr>
        <w:top w:val="none" w:sz="0" w:space="0" w:color="auto"/>
        <w:left w:val="none" w:sz="0" w:space="0" w:color="auto"/>
        <w:bottom w:val="none" w:sz="0" w:space="0" w:color="auto"/>
        <w:right w:val="none" w:sz="0" w:space="0" w:color="auto"/>
      </w:divBdr>
    </w:div>
    <w:div w:id="1444110587">
      <w:bodyDiv w:val="1"/>
      <w:marLeft w:val="0"/>
      <w:marRight w:val="0"/>
      <w:marTop w:val="0"/>
      <w:marBottom w:val="0"/>
      <w:divBdr>
        <w:top w:val="none" w:sz="0" w:space="0" w:color="auto"/>
        <w:left w:val="none" w:sz="0" w:space="0" w:color="auto"/>
        <w:bottom w:val="none" w:sz="0" w:space="0" w:color="auto"/>
        <w:right w:val="none" w:sz="0" w:space="0" w:color="auto"/>
      </w:divBdr>
    </w:div>
    <w:div w:id="1458645114">
      <w:bodyDiv w:val="1"/>
      <w:marLeft w:val="0"/>
      <w:marRight w:val="0"/>
      <w:marTop w:val="0"/>
      <w:marBottom w:val="0"/>
      <w:divBdr>
        <w:top w:val="none" w:sz="0" w:space="0" w:color="auto"/>
        <w:left w:val="none" w:sz="0" w:space="0" w:color="auto"/>
        <w:bottom w:val="none" w:sz="0" w:space="0" w:color="auto"/>
        <w:right w:val="none" w:sz="0" w:space="0" w:color="auto"/>
      </w:divBdr>
    </w:div>
    <w:div w:id="1530411507">
      <w:bodyDiv w:val="1"/>
      <w:marLeft w:val="0"/>
      <w:marRight w:val="0"/>
      <w:marTop w:val="0"/>
      <w:marBottom w:val="0"/>
      <w:divBdr>
        <w:top w:val="none" w:sz="0" w:space="0" w:color="auto"/>
        <w:left w:val="none" w:sz="0" w:space="0" w:color="auto"/>
        <w:bottom w:val="none" w:sz="0" w:space="0" w:color="auto"/>
        <w:right w:val="none" w:sz="0" w:space="0" w:color="auto"/>
      </w:divBdr>
    </w:div>
    <w:div w:id="1631859950">
      <w:bodyDiv w:val="1"/>
      <w:marLeft w:val="0"/>
      <w:marRight w:val="0"/>
      <w:marTop w:val="0"/>
      <w:marBottom w:val="0"/>
      <w:divBdr>
        <w:top w:val="none" w:sz="0" w:space="0" w:color="auto"/>
        <w:left w:val="none" w:sz="0" w:space="0" w:color="auto"/>
        <w:bottom w:val="none" w:sz="0" w:space="0" w:color="auto"/>
        <w:right w:val="none" w:sz="0" w:space="0" w:color="auto"/>
      </w:divBdr>
    </w:div>
    <w:div w:id="1633750340">
      <w:bodyDiv w:val="1"/>
      <w:marLeft w:val="0"/>
      <w:marRight w:val="0"/>
      <w:marTop w:val="0"/>
      <w:marBottom w:val="0"/>
      <w:divBdr>
        <w:top w:val="none" w:sz="0" w:space="0" w:color="auto"/>
        <w:left w:val="none" w:sz="0" w:space="0" w:color="auto"/>
        <w:bottom w:val="none" w:sz="0" w:space="0" w:color="auto"/>
        <w:right w:val="none" w:sz="0" w:space="0" w:color="auto"/>
      </w:divBdr>
    </w:div>
    <w:div w:id="1681353725">
      <w:bodyDiv w:val="1"/>
      <w:marLeft w:val="0"/>
      <w:marRight w:val="0"/>
      <w:marTop w:val="0"/>
      <w:marBottom w:val="0"/>
      <w:divBdr>
        <w:top w:val="none" w:sz="0" w:space="0" w:color="auto"/>
        <w:left w:val="none" w:sz="0" w:space="0" w:color="auto"/>
        <w:bottom w:val="none" w:sz="0" w:space="0" w:color="auto"/>
        <w:right w:val="none" w:sz="0" w:space="0" w:color="auto"/>
      </w:divBdr>
    </w:div>
    <w:div w:id="1715538138">
      <w:bodyDiv w:val="1"/>
      <w:marLeft w:val="0"/>
      <w:marRight w:val="0"/>
      <w:marTop w:val="0"/>
      <w:marBottom w:val="0"/>
      <w:divBdr>
        <w:top w:val="none" w:sz="0" w:space="0" w:color="auto"/>
        <w:left w:val="none" w:sz="0" w:space="0" w:color="auto"/>
        <w:bottom w:val="none" w:sz="0" w:space="0" w:color="auto"/>
        <w:right w:val="none" w:sz="0" w:space="0" w:color="auto"/>
      </w:divBdr>
      <w:divsChild>
        <w:div w:id="686062833">
          <w:marLeft w:val="0"/>
          <w:marRight w:val="0"/>
          <w:marTop w:val="0"/>
          <w:marBottom w:val="0"/>
          <w:divBdr>
            <w:top w:val="none" w:sz="0" w:space="0" w:color="auto"/>
            <w:left w:val="none" w:sz="0" w:space="0" w:color="auto"/>
            <w:bottom w:val="none" w:sz="0" w:space="0" w:color="auto"/>
            <w:right w:val="none" w:sz="0" w:space="0" w:color="auto"/>
          </w:divBdr>
          <w:divsChild>
            <w:div w:id="865799937">
              <w:marLeft w:val="0"/>
              <w:marRight w:val="0"/>
              <w:marTop w:val="100"/>
              <w:marBottom w:val="100"/>
              <w:divBdr>
                <w:top w:val="none" w:sz="0" w:space="0" w:color="auto"/>
                <w:left w:val="none" w:sz="0" w:space="0" w:color="auto"/>
                <w:bottom w:val="none" w:sz="0" w:space="0" w:color="auto"/>
                <w:right w:val="none" w:sz="0" w:space="0" w:color="auto"/>
              </w:divBdr>
              <w:divsChild>
                <w:div w:id="2040737506">
                  <w:marLeft w:val="0"/>
                  <w:marRight w:val="0"/>
                  <w:marTop w:val="0"/>
                  <w:marBottom w:val="0"/>
                  <w:divBdr>
                    <w:top w:val="none" w:sz="0" w:space="0" w:color="auto"/>
                    <w:left w:val="none" w:sz="0" w:space="0" w:color="auto"/>
                    <w:bottom w:val="none" w:sz="0" w:space="0" w:color="auto"/>
                    <w:right w:val="none" w:sz="0" w:space="0" w:color="auto"/>
                  </w:divBdr>
                  <w:divsChild>
                    <w:div w:id="5376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247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26878990">
      <w:bodyDiv w:val="1"/>
      <w:marLeft w:val="0"/>
      <w:marRight w:val="0"/>
      <w:marTop w:val="0"/>
      <w:marBottom w:val="0"/>
      <w:divBdr>
        <w:top w:val="none" w:sz="0" w:space="0" w:color="auto"/>
        <w:left w:val="none" w:sz="0" w:space="0" w:color="auto"/>
        <w:bottom w:val="none" w:sz="0" w:space="0" w:color="auto"/>
        <w:right w:val="none" w:sz="0" w:space="0" w:color="auto"/>
      </w:divBdr>
    </w:div>
    <w:div w:id="1747454455">
      <w:bodyDiv w:val="1"/>
      <w:marLeft w:val="0"/>
      <w:marRight w:val="0"/>
      <w:marTop w:val="0"/>
      <w:marBottom w:val="0"/>
      <w:divBdr>
        <w:top w:val="none" w:sz="0" w:space="0" w:color="auto"/>
        <w:left w:val="none" w:sz="0" w:space="0" w:color="auto"/>
        <w:bottom w:val="none" w:sz="0" w:space="0" w:color="auto"/>
        <w:right w:val="none" w:sz="0" w:space="0" w:color="auto"/>
      </w:divBdr>
    </w:div>
    <w:div w:id="1751656336">
      <w:bodyDiv w:val="1"/>
      <w:marLeft w:val="0"/>
      <w:marRight w:val="0"/>
      <w:marTop w:val="0"/>
      <w:marBottom w:val="0"/>
      <w:divBdr>
        <w:top w:val="none" w:sz="0" w:space="0" w:color="auto"/>
        <w:left w:val="none" w:sz="0" w:space="0" w:color="auto"/>
        <w:bottom w:val="none" w:sz="0" w:space="0" w:color="auto"/>
        <w:right w:val="none" w:sz="0" w:space="0" w:color="auto"/>
      </w:divBdr>
    </w:div>
    <w:div w:id="1754005720">
      <w:bodyDiv w:val="1"/>
      <w:marLeft w:val="0"/>
      <w:marRight w:val="0"/>
      <w:marTop w:val="0"/>
      <w:marBottom w:val="0"/>
      <w:divBdr>
        <w:top w:val="none" w:sz="0" w:space="0" w:color="auto"/>
        <w:left w:val="none" w:sz="0" w:space="0" w:color="auto"/>
        <w:bottom w:val="none" w:sz="0" w:space="0" w:color="auto"/>
        <w:right w:val="none" w:sz="0" w:space="0" w:color="auto"/>
      </w:divBdr>
    </w:div>
    <w:div w:id="1781559547">
      <w:bodyDiv w:val="1"/>
      <w:marLeft w:val="0"/>
      <w:marRight w:val="0"/>
      <w:marTop w:val="0"/>
      <w:marBottom w:val="0"/>
      <w:divBdr>
        <w:top w:val="none" w:sz="0" w:space="0" w:color="auto"/>
        <w:left w:val="none" w:sz="0" w:space="0" w:color="auto"/>
        <w:bottom w:val="none" w:sz="0" w:space="0" w:color="auto"/>
        <w:right w:val="none" w:sz="0" w:space="0" w:color="auto"/>
      </w:divBdr>
    </w:div>
    <w:div w:id="1815483324">
      <w:bodyDiv w:val="1"/>
      <w:marLeft w:val="0"/>
      <w:marRight w:val="0"/>
      <w:marTop w:val="0"/>
      <w:marBottom w:val="0"/>
      <w:divBdr>
        <w:top w:val="none" w:sz="0" w:space="0" w:color="auto"/>
        <w:left w:val="none" w:sz="0" w:space="0" w:color="auto"/>
        <w:bottom w:val="none" w:sz="0" w:space="0" w:color="auto"/>
        <w:right w:val="none" w:sz="0" w:space="0" w:color="auto"/>
      </w:divBdr>
    </w:div>
    <w:div w:id="1833251950">
      <w:bodyDiv w:val="1"/>
      <w:marLeft w:val="0"/>
      <w:marRight w:val="0"/>
      <w:marTop w:val="0"/>
      <w:marBottom w:val="0"/>
      <w:divBdr>
        <w:top w:val="none" w:sz="0" w:space="0" w:color="auto"/>
        <w:left w:val="none" w:sz="0" w:space="0" w:color="auto"/>
        <w:bottom w:val="none" w:sz="0" w:space="0" w:color="auto"/>
        <w:right w:val="none" w:sz="0" w:space="0" w:color="auto"/>
      </w:divBdr>
    </w:div>
    <w:div w:id="1971281337">
      <w:bodyDiv w:val="1"/>
      <w:marLeft w:val="0"/>
      <w:marRight w:val="0"/>
      <w:marTop w:val="0"/>
      <w:marBottom w:val="0"/>
      <w:divBdr>
        <w:top w:val="none" w:sz="0" w:space="0" w:color="auto"/>
        <w:left w:val="none" w:sz="0" w:space="0" w:color="auto"/>
        <w:bottom w:val="none" w:sz="0" w:space="0" w:color="auto"/>
        <w:right w:val="none" w:sz="0" w:space="0" w:color="auto"/>
      </w:divBdr>
    </w:div>
    <w:div w:id="2001883690">
      <w:bodyDiv w:val="1"/>
      <w:marLeft w:val="0"/>
      <w:marRight w:val="0"/>
      <w:marTop w:val="0"/>
      <w:marBottom w:val="0"/>
      <w:divBdr>
        <w:top w:val="none" w:sz="0" w:space="0" w:color="auto"/>
        <w:left w:val="none" w:sz="0" w:space="0" w:color="auto"/>
        <w:bottom w:val="none" w:sz="0" w:space="0" w:color="auto"/>
        <w:right w:val="none" w:sz="0" w:space="0" w:color="auto"/>
      </w:divBdr>
    </w:div>
    <w:div w:id="2040423363">
      <w:bodyDiv w:val="1"/>
      <w:marLeft w:val="0"/>
      <w:marRight w:val="0"/>
      <w:marTop w:val="0"/>
      <w:marBottom w:val="0"/>
      <w:divBdr>
        <w:top w:val="none" w:sz="0" w:space="0" w:color="auto"/>
        <w:left w:val="none" w:sz="0" w:space="0" w:color="auto"/>
        <w:bottom w:val="none" w:sz="0" w:space="0" w:color="auto"/>
        <w:right w:val="none" w:sz="0" w:space="0" w:color="auto"/>
      </w:divBdr>
    </w:div>
    <w:div w:id="2053266262">
      <w:bodyDiv w:val="1"/>
      <w:marLeft w:val="0"/>
      <w:marRight w:val="0"/>
      <w:marTop w:val="0"/>
      <w:marBottom w:val="0"/>
      <w:divBdr>
        <w:top w:val="none" w:sz="0" w:space="0" w:color="auto"/>
        <w:left w:val="none" w:sz="0" w:space="0" w:color="auto"/>
        <w:bottom w:val="none" w:sz="0" w:space="0" w:color="auto"/>
        <w:right w:val="none" w:sz="0" w:space="0" w:color="auto"/>
      </w:divBdr>
    </w:div>
    <w:div w:id="2068145817">
      <w:bodyDiv w:val="1"/>
      <w:marLeft w:val="0"/>
      <w:marRight w:val="0"/>
      <w:marTop w:val="0"/>
      <w:marBottom w:val="0"/>
      <w:divBdr>
        <w:top w:val="none" w:sz="0" w:space="0" w:color="auto"/>
        <w:left w:val="none" w:sz="0" w:space="0" w:color="auto"/>
        <w:bottom w:val="none" w:sz="0" w:space="0" w:color="auto"/>
        <w:right w:val="none" w:sz="0" w:space="0" w:color="auto"/>
      </w:divBdr>
    </w:div>
    <w:div w:id="212522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image" Target="media/image12.png"/><Relationship Id="rId63" Type="http://schemas.openxmlformats.org/officeDocument/2006/relationships/hyperlink" Target="https://id.wikipedia.org/wiki/ActionScript" TargetMode="External"/><Relationship Id="rId159" Type="http://schemas.openxmlformats.org/officeDocument/2006/relationships/hyperlink" Target="https://developer.android.com/studio/releases/gradle-plugin.html?hl=id" TargetMode="External"/><Relationship Id="rId170" Type="http://schemas.openxmlformats.org/officeDocument/2006/relationships/image" Target="media/image82.jpeg"/><Relationship Id="rId226" Type="http://schemas.openxmlformats.org/officeDocument/2006/relationships/image" Target="media/image97.png"/><Relationship Id="rId268" Type="http://schemas.openxmlformats.org/officeDocument/2006/relationships/hyperlink" Target="https://edusoftcenter.com/mengenal-apa-itu-ionic-framework/" TargetMode="External"/><Relationship Id="rId32" Type="http://schemas.openxmlformats.org/officeDocument/2006/relationships/image" Target="media/image19.png"/><Relationship Id="rId74" Type="http://schemas.openxmlformats.org/officeDocument/2006/relationships/hyperlink" Target="https://id.wikipedia.org/wiki/CSS" TargetMode="External"/><Relationship Id="rId128" Type="http://schemas.openxmlformats.org/officeDocument/2006/relationships/image" Target="media/image54.png"/><Relationship Id="rId5" Type="http://schemas.openxmlformats.org/officeDocument/2006/relationships/webSettings" Target="webSettings.xml"/><Relationship Id="rId181" Type="http://schemas.openxmlformats.org/officeDocument/2006/relationships/hyperlink" Target="https://nodejs.org/" TargetMode="External"/><Relationship Id="rId237" Type="http://schemas.openxmlformats.org/officeDocument/2006/relationships/hyperlink" Target="http://www.codelobster.com/joomla.html" TargetMode="External"/><Relationship Id="rId279" Type="http://schemas.openxmlformats.org/officeDocument/2006/relationships/footer" Target="footer3.xml"/><Relationship Id="rId22" Type="http://schemas.openxmlformats.org/officeDocument/2006/relationships/image" Target="media/image13.png"/><Relationship Id="rId43" Type="http://schemas.openxmlformats.org/officeDocument/2006/relationships/image" Target="media/image26.png"/><Relationship Id="rId64" Type="http://schemas.openxmlformats.org/officeDocument/2006/relationships/hyperlink" Target="https://id.wikipedia.org/wiki/Ada_(bahasa_pemrograman)" TargetMode="External"/><Relationship Id="rId118" Type="http://schemas.openxmlformats.org/officeDocument/2006/relationships/image" Target="media/image44.png"/><Relationship Id="rId139" Type="http://schemas.openxmlformats.org/officeDocument/2006/relationships/image" Target="media/image62.jpeg"/><Relationship Id="rId85" Type="http://schemas.openxmlformats.org/officeDocument/2006/relationships/hyperlink" Target="https://id.wikipedia.org/w/index.php?title=Makefile&amp;action=edit&amp;redlink=1" TargetMode="External"/><Relationship Id="rId150" Type="http://schemas.openxmlformats.org/officeDocument/2006/relationships/image" Target="media/image68.jpeg"/><Relationship Id="rId171" Type="http://schemas.openxmlformats.org/officeDocument/2006/relationships/hyperlink" Target="http://ionicframework.com/docs/cli/start.html" TargetMode="External"/><Relationship Id="rId192" Type="http://schemas.openxmlformats.org/officeDocument/2006/relationships/hyperlink" Target="https://hacktiv8.com/" TargetMode="External"/><Relationship Id="rId206" Type="http://schemas.openxmlformats.org/officeDocument/2006/relationships/hyperlink" Target="https://www.jetbrains.com/idea/download/index.html" TargetMode="External"/><Relationship Id="rId227" Type="http://schemas.openxmlformats.org/officeDocument/2006/relationships/hyperlink" Target="https://litikgo.files.wordpress.com/2016/11/3b6bf-12.png" TargetMode="External"/><Relationship Id="rId248" Type="http://schemas.openxmlformats.org/officeDocument/2006/relationships/image" Target="media/image110.jpeg"/><Relationship Id="rId269" Type="http://schemas.openxmlformats.org/officeDocument/2006/relationships/hyperlink" Target="http://www.candra.web.id/mengenal-ionic-framework/" TargetMode="External"/><Relationship Id="rId12" Type="http://schemas.openxmlformats.org/officeDocument/2006/relationships/image" Target="media/image3.png"/><Relationship Id="rId33" Type="http://schemas.openxmlformats.org/officeDocument/2006/relationships/image" Target="media/image20.png"/><Relationship Id="rId108" Type="http://schemas.openxmlformats.org/officeDocument/2006/relationships/hyperlink" Target="https://id.wikipedia.org/wiki/YAML" TargetMode="External"/><Relationship Id="rId129" Type="http://schemas.openxmlformats.org/officeDocument/2006/relationships/image" Target="media/image55.png"/><Relationship Id="rId280" Type="http://schemas.openxmlformats.org/officeDocument/2006/relationships/fontTable" Target="fontTable.xml"/><Relationship Id="rId54" Type="http://schemas.openxmlformats.org/officeDocument/2006/relationships/hyperlink" Target="https://id.wikipedia.org/wiki/Guido_van_Rossum" TargetMode="External"/><Relationship Id="rId75" Type="http://schemas.openxmlformats.org/officeDocument/2006/relationships/hyperlink" Target="https://id.wikipedia.org/wiki/ActionScript" TargetMode="External"/><Relationship Id="rId96" Type="http://schemas.openxmlformats.org/officeDocument/2006/relationships/hyperlink" Target="https://id.wikipedia.org/w/index.php?title=UNIX_shell&amp;action=edit&amp;redlink=1" TargetMode="External"/><Relationship Id="rId140" Type="http://schemas.openxmlformats.org/officeDocument/2006/relationships/hyperlink" Target="https://mahisadd.files.wordpress.com/2013/04/dark2.jpg" TargetMode="External"/><Relationship Id="rId161" Type="http://schemas.openxmlformats.org/officeDocument/2006/relationships/hyperlink" Target="https://developer.android.com/training/sign-in/index.html?hl=id" TargetMode="External"/><Relationship Id="rId182" Type="http://schemas.openxmlformats.org/officeDocument/2006/relationships/hyperlink" Target="https://www.chromium.org/" TargetMode="External"/><Relationship Id="rId217" Type="http://schemas.openxmlformats.org/officeDocument/2006/relationships/hyperlink" Target="https://litikgo.files.wordpress.com/2016/11/cc44c-7.png" TargetMode="External"/><Relationship Id="rId6" Type="http://schemas.openxmlformats.org/officeDocument/2006/relationships/footnotes" Target="footnotes.xml"/><Relationship Id="rId238" Type="http://schemas.openxmlformats.org/officeDocument/2006/relationships/hyperlink" Target="https://www.visualstudio.com/" TargetMode="External"/><Relationship Id="rId259" Type="http://schemas.openxmlformats.org/officeDocument/2006/relationships/image" Target="media/image119.png"/><Relationship Id="rId23" Type="http://schemas.openxmlformats.org/officeDocument/2006/relationships/image" Target="media/image14.png"/><Relationship Id="rId119" Type="http://schemas.openxmlformats.org/officeDocument/2006/relationships/image" Target="media/image45.png"/><Relationship Id="rId270" Type="http://schemas.openxmlformats.org/officeDocument/2006/relationships/hyperlink" Target="https://www.codepolitan.com/membuat-website-apapun-menjadi-aplikasi-desktop-dengan-electron-dalam-15-menit-5830b4e408fcc-2140" TargetMode="External"/><Relationship Id="rId44" Type="http://schemas.openxmlformats.org/officeDocument/2006/relationships/oleObject" Target="embeddings/oleObject9.bin"/><Relationship Id="rId65" Type="http://schemas.openxmlformats.org/officeDocument/2006/relationships/hyperlink" Target="https://id.wikipedia.org/wiki/ASP" TargetMode="External"/><Relationship Id="rId86" Type="http://schemas.openxmlformats.org/officeDocument/2006/relationships/hyperlink" Target="https://id.wikipedia.org/wiki/Matlab" TargetMode="External"/><Relationship Id="rId130" Type="http://schemas.openxmlformats.org/officeDocument/2006/relationships/image" Target="media/image56.png"/><Relationship Id="rId151" Type="http://schemas.openxmlformats.org/officeDocument/2006/relationships/hyperlink" Target="https://2.bp.blogspot.com/-grkOEeU_-3w/XIU2ZfTDMLI/AAAAAAAAAHU/_XaOQj5XuBMEaLFXD5ZXKVB1u30j98tHACLcBGAs/s1600/multi+select.JPG" TargetMode="External"/><Relationship Id="rId172" Type="http://schemas.openxmlformats.org/officeDocument/2006/relationships/hyperlink" Target="https://i0.wp.com/www.candra.web.id/wp-content/uploads/2015/10/ioniclab.png" TargetMode="External"/><Relationship Id="rId193" Type="http://schemas.openxmlformats.org/officeDocument/2006/relationships/hyperlink" Target="https://docs.npmjs.com/getting-started/installing-npm-packages-globally" TargetMode="External"/><Relationship Id="rId207" Type="http://schemas.openxmlformats.org/officeDocument/2006/relationships/hyperlink" Target="https://litikgo.files.wordpress.com/2016/11/d7184-1.png" TargetMode="External"/><Relationship Id="rId228" Type="http://schemas.openxmlformats.org/officeDocument/2006/relationships/image" Target="media/image98.png"/><Relationship Id="rId249" Type="http://schemas.openxmlformats.org/officeDocument/2006/relationships/image" Target="media/image111.png"/><Relationship Id="rId13" Type="http://schemas.openxmlformats.org/officeDocument/2006/relationships/image" Target="media/image4.png"/><Relationship Id="rId109" Type="http://schemas.openxmlformats.org/officeDocument/2006/relationships/image" Target="media/image35.png"/><Relationship Id="rId260" Type="http://schemas.openxmlformats.org/officeDocument/2006/relationships/image" Target="media/image120.png"/><Relationship Id="rId281" Type="http://schemas.openxmlformats.org/officeDocument/2006/relationships/theme" Target="theme/theme1.xml"/><Relationship Id="rId34" Type="http://schemas.openxmlformats.org/officeDocument/2006/relationships/image" Target="media/image21.png"/><Relationship Id="rId55" Type="http://schemas.openxmlformats.org/officeDocument/2006/relationships/hyperlink" Target="https://www.petanikode.com/kategori/desktop" TargetMode="External"/><Relationship Id="rId76" Type="http://schemas.openxmlformats.org/officeDocument/2006/relationships/hyperlink" Target="https://id.wikipedia.org/wiki/Fortran" TargetMode="External"/><Relationship Id="rId97" Type="http://schemas.openxmlformats.org/officeDocument/2006/relationships/hyperlink" Target="https://id.wikipedia.org/w/index.php?title=Scheme&amp;action=edit&amp;redlink=1" TargetMode="External"/><Relationship Id="rId120" Type="http://schemas.openxmlformats.org/officeDocument/2006/relationships/image" Target="media/image46.png"/><Relationship Id="rId141" Type="http://schemas.openxmlformats.org/officeDocument/2006/relationships/image" Target="media/image63.jpeg"/><Relationship Id="rId7" Type="http://schemas.openxmlformats.org/officeDocument/2006/relationships/endnotes" Target="endnotes.xml"/><Relationship Id="rId162" Type="http://schemas.openxmlformats.org/officeDocument/2006/relationships/image" Target="media/image76.png"/><Relationship Id="rId183" Type="http://schemas.openxmlformats.org/officeDocument/2006/relationships/hyperlink" Target="https://atom.io/" TargetMode="External"/><Relationship Id="rId218" Type="http://schemas.openxmlformats.org/officeDocument/2006/relationships/image" Target="media/image93.png"/><Relationship Id="rId239" Type="http://schemas.openxmlformats.org/officeDocument/2006/relationships/hyperlink" Target="https://www.webhostingsecretrevealed.net/id/html-guide-for-beginners/" TargetMode="External"/><Relationship Id="rId250" Type="http://schemas.openxmlformats.org/officeDocument/2006/relationships/image" Target="media/image112.png"/><Relationship Id="rId271" Type="http://schemas.openxmlformats.org/officeDocument/2006/relationships/hyperlink" Target="https://litikgo.wordpress.com/2016/11/27/mengenal-ide-intellij-idea/" TargetMode="External"/><Relationship Id="rId24" Type="http://schemas.openxmlformats.org/officeDocument/2006/relationships/oleObject" Target="embeddings/oleObject1.bin"/><Relationship Id="rId45" Type="http://schemas.openxmlformats.org/officeDocument/2006/relationships/header" Target="header2.xml"/><Relationship Id="rId66" Type="http://schemas.openxmlformats.org/officeDocument/2006/relationships/hyperlink" Target="https://id.wikipedia.org/wiki/Assembler" TargetMode="External"/><Relationship Id="rId87" Type="http://schemas.openxmlformats.org/officeDocument/2006/relationships/hyperlink" Target="https://id.wikipedia.org/wiki/MS-DOS" TargetMode="External"/><Relationship Id="rId110" Type="http://schemas.openxmlformats.org/officeDocument/2006/relationships/image" Target="media/image36.png"/><Relationship Id="rId131" Type="http://schemas.openxmlformats.org/officeDocument/2006/relationships/image" Target="media/image57.png"/><Relationship Id="rId152" Type="http://schemas.openxmlformats.org/officeDocument/2006/relationships/image" Target="media/image69.jpeg"/><Relationship Id="rId173" Type="http://schemas.openxmlformats.org/officeDocument/2006/relationships/image" Target="media/image83.png"/><Relationship Id="rId194" Type="http://schemas.openxmlformats.org/officeDocument/2006/relationships/hyperlink" Target="https://en.wikipedia.org/wiki/Boilerplate_code" TargetMode="External"/><Relationship Id="rId208" Type="http://schemas.openxmlformats.org/officeDocument/2006/relationships/image" Target="media/image88.png"/><Relationship Id="rId229" Type="http://schemas.openxmlformats.org/officeDocument/2006/relationships/hyperlink" Target="https://litikgo.files.wordpress.com/2016/11/50bf7-13.png" TargetMode="External"/><Relationship Id="rId240" Type="http://schemas.openxmlformats.org/officeDocument/2006/relationships/image" Target="media/image104.jpeg"/><Relationship Id="rId261" Type="http://schemas.openxmlformats.org/officeDocument/2006/relationships/image" Target="media/image121.jpeg"/><Relationship Id="rId14" Type="http://schemas.openxmlformats.org/officeDocument/2006/relationships/image" Target="media/image5.png"/><Relationship Id="rId35" Type="http://schemas.openxmlformats.org/officeDocument/2006/relationships/image" Target="media/image22.png"/><Relationship Id="rId56" Type="http://schemas.openxmlformats.org/officeDocument/2006/relationships/hyperlink" Target="https://www.petanikode.com/kategori/web" TargetMode="External"/><Relationship Id="rId77" Type="http://schemas.openxmlformats.org/officeDocument/2006/relationships/hyperlink" Target="https://id.wikipedia.org/wiki/Haskell" TargetMode="External"/><Relationship Id="rId100" Type="http://schemas.openxmlformats.org/officeDocument/2006/relationships/hyperlink" Target="https://id.wikipedia.org/w/index.php?title=TCL&amp;action=edit&amp;redlink=1" TargetMode="External"/><Relationship Id="rId8" Type="http://schemas.openxmlformats.org/officeDocument/2006/relationships/header" Target="header1.xml"/><Relationship Id="rId98" Type="http://schemas.openxmlformats.org/officeDocument/2006/relationships/hyperlink" Target="https://id.wikipedia.org/wiki/Smalltalk" TargetMode="External"/><Relationship Id="rId121" Type="http://schemas.openxmlformats.org/officeDocument/2006/relationships/image" Target="media/image47.png"/><Relationship Id="rId142" Type="http://schemas.openxmlformats.org/officeDocument/2006/relationships/hyperlink" Target="https://mahisadd.files.wordpress.com/2013/04/solution-explorer.jpg" TargetMode="External"/><Relationship Id="rId163" Type="http://schemas.openxmlformats.org/officeDocument/2006/relationships/image" Target="media/image77.png"/><Relationship Id="rId184" Type="http://schemas.openxmlformats.org/officeDocument/2006/relationships/hyperlink" Target="https://code.visualstudio.com/" TargetMode="External"/><Relationship Id="rId219" Type="http://schemas.openxmlformats.org/officeDocument/2006/relationships/hyperlink" Target="https://litikgo.files.wordpress.com/2016/11/99891-8.png" TargetMode="External"/><Relationship Id="rId230" Type="http://schemas.openxmlformats.org/officeDocument/2006/relationships/image" Target="media/image99.png"/><Relationship Id="rId251" Type="http://schemas.openxmlformats.org/officeDocument/2006/relationships/hyperlink" Target="https://www.petanikode.com/django-untuk-pemula/" TargetMode="External"/><Relationship Id="rId25" Type="http://schemas.openxmlformats.org/officeDocument/2006/relationships/image" Target="media/image15.png"/><Relationship Id="rId46" Type="http://schemas.openxmlformats.org/officeDocument/2006/relationships/footer" Target="footer2.xml"/><Relationship Id="rId67" Type="http://schemas.openxmlformats.org/officeDocument/2006/relationships/hyperlink" Target="https://id.wikipedia.org/w/index.php?title=AutoIt&amp;action=edit&amp;redlink=1" TargetMode="External"/><Relationship Id="rId272" Type="http://schemas.openxmlformats.org/officeDocument/2006/relationships/hyperlink" Target="https://www.webhostingsecretrevealed.net/id/blog/web-tools/codelobster-php-edition-more-than-your-average-ide/" TargetMode="External"/><Relationship Id="rId88" Type="http://schemas.openxmlformats.org/officeDocument/2006/relationships/hyperlink" Target="https://id.wikipedia.org/w/index.php?title=NSIS&amp;action=edit&amp;redlink=1" TargetMode="External"/><Relationship Id="rId111" Type="http://schemas.openxmlformats.org/officeDocument/2006/relationships/image" Target="media/image37.png"/><Relationship Id="rId132" Type="http://schemas.openxmlformats.org/officeDocument/2006/relationships/image" Target="media/image58.png"/><Relationship Id="rId153" Type="http://schemas.openxmlformats.org/officeDocument/2006/relationships/image" Target="media/image70.jpeg"/><Relationship Id="rId174" Type="http://schemas.openxmlformats.org/officeDocument/2006/relationships/hyperlink" Target="https://creator.ionic.io/app/login" TargetMode="External"/><Relationship Id="rId195" Type="http://schemas.openxmlformats.org/officeDocument/2006/relationships/hyperlink" Target="https://github.com/electron/electron-quick-start" TargetMode="External"/><Relationship Id="rId209" Type="http://schemas.openxmlformats.org/officeDocument/2006/relationships/hyperlink" Target="https://litikgo.files.wordpress.com/2016/11/5bcba-2.png" TargetMode="External"/><Relationship Id="rId220" Type="http://schemas.openxmlformats.org/officeDocument/2006/relationships/image" Target="media/image94.png"/><Relationship Id="rId241" Type="http://schemas.openxmlformats.org/officeDocument/2006/relationships/image" Target="media/image105.jpeg"/><Relationship Id="rId15" Type="http://schemas.openxmlformats.org/officeDocument/2006/relationships/image" Target="media/image6.png"/><Relationship Id="rId36" Type="http://schemas.openxmlformats.org/officeDocument/2006/relationships/oleObject" Target="embeddings/oleObject5.bin"/><Relationship Id="rId57" Type="http://schemas.openxmlformats.org/officeDocument/2006/relationships/hyperlink" Target="https://www.petanikode.com/kategori/game" TargetMode="External"/><Relationship Id="rId262" Type="http://schemas.openxmlformats.org/officeDocument/2006/relationships/image" Target="media/image122.jpeg"/><Relationship Id="rId78" Type="http://schemas.openxmlformats.org/officeDocument/2006/relationships/hyperlink" Target="https://id.wikipedia.org/wiki/HTML" TargetMode="External"/><Relationship Id="rId99" Type="http://schemas.openxmlformats.org/officeDocument/2006/relationships/hyperlink" Target="https://id.wikipedia.org/wiki/SQL" TargetMode="External"/><Relationship Id="rId101" Type="http://schemas.openxmlformats.org/officeDocument/2006/relationships/hyperlink" Target="https://id.wikipedia.org/wiki/TeX" TargetMode="External"/><Relationship Id="rId122" Type="http://schemas.openxmlformats.org/officeDocument/2006/relationships/image" Target="media/image48.png"/><Relationship Id="rId143" Type="http://schemas.openxmlformats.org/officeDocument/2006/relationships/image" Target="media/image64.jpeg"/><Relationship Id="rId164" Type="http://schemas.openxmlformats.org/officeDocument/2006/relationships/hyperlink" Target="https://developer.android.com/studio/debug/am-logcat.html?hl=id" TargetMode="External"/><Relationship Id="rId185" Type="http://schemas.openxmlformats.org/officeDocument/2006/relationships/hyperlink" Target="https://slack.com/downloads" TargetMode="External"/><Relationship Id="rId9" Type="http://schemas.openxmlformats.org/officeDocument/2006/relationships/footer" Target="footer1.xml"/><Relationship Id="rId210" Type="http://schemas.openxmlformats.org/officeDocument/2006/relationships/image" Target="media/image89.png"/><Relationship Id="rId26" Type="http://schemas.openxmlformats.org/officeDocument/2006/relationships/oleObject" Target="embeddings/oleObject2.bin"/><Relationship Id="rId231" Type="http://schemas.openxmlformats.org/officeDocument/2006/relationships/hyperlink" Target="https://litikgo.files.wordpress.com/2016/11/349ab-14.png" TargetMode="External"/><Relationship Id="rId252" Type="http://schemas.openxmlformats.org/officeDocument/2006/relationships/image" Target="media/image113.png"/><Relationship Id="rId273" Type="http://schemas.openxmlformats.org/officeDocument/2006/relationships/hyperlink" Target="http://phphostingindonesia.com/codelobster-php-edition-lebih-dari-sekedar-text-editor/" TargetMode="External"/><Relationship Id="rId47" Type="http://schemas.openxmlformats.org/officeDocument/2006/relationships/image" Target="media/image27.jpeg"/><Relationship Id="rId68" Type="http://schemas.openxmlformats.org/officeDocument/2006/relationships/hyperlink" Target="https://id.wikipedia.org/wiki/C_(bahasa_pemrograman)" TargetMode="External"/><Relationship Id="rId89" Type="http://schemas.openxmlformats.org/officeDocument/2006/relationships/hyperlink" Target="https://id.wikipedia.org/w/index.php?title=Objective-C&amp;action=edit&amp;redlink=1" TargetMode="External"/><Relationship Id="rId112" Type="http://schemas.openxmlformats.org/officeDocument/2006/relationships/image" Target="media/image38.png"/><Relationship Id="rId133" Type="http://schemas.openxmlformats.org/officeDocument/2006/relationships/image" Target="media/image59.png"/><Relationship Id="rId154" Type="http://schemas.openxmlformats.org/officeDocument/2006/relationships/image" Target="media/image71.jpeg"/><Relationship Id="rId175" Type="http://schemas.openxmlformats.org/officeDocument/2006/relationships/hyperlink" Target="https://i2.wp.com/www.candra.web.id/wp-content/uploads/2015/10/minmapionic.jpg" TargetMode="External"/><Relationship Id="rId196" Type="http://schemas.openxmlformats.org/officeDocument/2006/relationships/hyperlink" Target="https://git-scm.com/book/id/v1/Memulai-Git-Dasar-Git" TargetMode="External"/><Relationship Id="rId200" Type="http://schemas.openxmlformats.org/officeDocument/2006/relationships/hyperlink" Target="https://github.com/electron-userland/electron-packager" TargetMode="External"/><Relationship Id="rId16" Type="http://schemas.openxmlformats.org/officeDocument/2006/relationships/image" Target="media/image7.png"/><Relationship Id="rId221" Type="http://schemas.openxmlformats.org/officeDocument/2006/relationships/hyperlink" Target="https://litikgo.files.wordpress.com/2016/11/3ab16-9.png" TargetMode="External"/><Relationship Id="rId242" Type="http://schemas.openxmlformats.org/officeDocument/2006/relationships/hyperlink" Target="https://www.codecademy.com/articles/mvc" TargetMode="External"/><Relationship Id="rId263" Type="http://schemas.openxmlformats.org/officeDocument/2006/relationships/hyperlink" Target="https://medium.freecodecamp.org/simplified-explanation-to-mvc-5d307796df30?gi=e8108bd57c5d" TargetMode="External"/><Relationship Id="rId37" Type="http://schemas.openxmlformats.org/officeDocument/2006/relationships/image" Target="media/image23.png"/><Relationship Id="rId58" Type="http://schemas.openxmlformats.org/officeDocument/2006/relationships/hyperlink" Target="https://www.petanikode.com/sejarah-dan-asal-usul-hello-world/" TargetMode="External"/><Relationship Id="rId79" Type="http://schemas.openxmlformats.org/officeDocument/2006/relationships/hyperlink" Target="https://id.wikipedia.org/wiki/Java_(programming_language)" TargetMode="External"/><Relationship Id="rId102" Type="http://schemas.openxmlformats.org/officeDocument/2006/relationships/hyperlink" Target="https://id.wikipedia.org/wiki/Pascal_(bahasa_pemrograman)" TargetMode="External"/><Relationship Id="rId123" Type="http://schemas.openxmlformats.org/officeDocument/2006/relationships/image" Target="media/image49.png"/><Relationship Id="rId144" Type="http://schemas.openxmlformats.org/officeDocument/2006/relationships/hyperlink" Target="https://mahisadd.files.wordpress.com/2013/04/versi-visual-studio.png" TargetMode="External"/><Relationship Id="rId90" Type="http://schemas.openxmlformats.org/officeDocument/2006/relationships/hyperlink" Target="https://id.wikipedia.org/wiki/Pascal_(bahasa_pemrograman)" TargetMode="External"/><Relationship Id="rId165" Type="http://schemas.openxmlformats.org/officeDocument/2006/relationships/hyperlink" Target="https://developer.android.com/studio/write/lint.html?hl=id" TargetMode="External"/><Relationship Id="rId186" Type="http://schemas.openxmlformats.org/officeDocument/2006/relationships/hyperlink" Target="https://apps.wordpress.com/desktop/" TargetMode="External"/><Relationship Id="rId211" Type="http://schemas.openxmlformats.org/officeDocument/2006/relationships/hyperlink" Target="https://litikgo.files.wordpress.com/2016/11/2fcde-3.png" TargetMode="External"/><Relationship Id="rId232" Type="http://schemas.openxmlformats.org/officeDocument/2006/relationships/image" Target="media/image100.png"/><Relationship Id="rId253" Type="http://schemas.openxmlformats.org/officeDocument/2006/relationships/image" Target="media/image114.png"/><Relationship Id="rId274" Type="http://schemas.openxmlformats.org/officeDocument/2006/relationships/hyperlink" Target="https://www.nesabamedia.com/pengertian-framework/" TargetMode="External"/><Relationship Id="rId27" Type="http://schemas.openxmlformats.org/officeDocument/2006/relationships/image" Target="media/image16.png"/><Relationship Id="rId48" Type="http://schemas.openxmlformats.org/officeDocument/2006/relationships/image" Target="media/image28.jpeg"/><Relationship Id="rId69" Type="http://schemas.openxmlformats.org/officeDocument/2006/relationships/hyperlink" Target="https://id.wikipedia.org/wiki/C%2B%2B" TargetMode="External"/><Relationship Id="rId113" Type="http://schemas.openxmlformats.org/officeDocument/2006/relationships/image" Target="media/image39.png"/><Relationship Id="rId134" Type="http://schemas.openxmlformats.org/officeDocument/2006/relationships/hyperlink" Target="https://mahisadd.files.wordpress.com/2013/04/dark.jpg" TargetMode="External"/><Relationship Id="rId80" Type="http://schemas.openxmlformats.org/officeDocument/2006/relationships/hyperlink" Target="https://id.wikipedia.org/wiki/Javascript" TargetMode="External"/><Relationship Id="rId155" Type="http://schemas.openxmlformats.org/officeDocument/2006/relationships/image" Target="media/image72.png"/><Relationship Id="rId176" Type="http://schemas.openxmlformats.org/officeDocument/2006/relationships/image" Target="media/image84.jpeg"/><Relationship Id="rId197" Type="http://schemas.openxmlformats.org/officeDocument/2006/relationships/hyperlink" Target="https://git-scm.com/downloads" TargetMode="External"/><Relationship Id="rId201" Type="http://schemas.openxmlformats.org/officeDocument/2006/relationships/hyperlink" Target="https://github.com/electron-userland/electron-packager/blob/master/usage.txt" TargetMode="External"/><Relationship Id="rId222" Type="http://schemas.openxmlformats.org/officeDocument/2006/relationships/image" Target="media/image95.png"/><Relationship Id="rId243" Type="http://schemas.openxmlformats.org/officeDocument/2006/relationships/hyperlink" Target="https://www.nesabamedia.com/pengertian-software/" TargetMode="External"/><Relationship Id="rId264" Type="http://schemas.openxmlformats.org/officeDocument/2006/relationships/hyperlink" Target="https://medium.com/@tulisanndeso/pengertian-android-studio-dan-berbagai-macam-bagiannya-a21db3160a6e" TargetMode="External"/><Relationship Id="rId17" Type="http://schemas.openxmlformats.org/officeDocument/2006/relationships/image" Target="media/image8.png"/><Relationship Id="rId38" Type="http://schemas.openxmlformats.org/officeDocument/2006/relationships/oleObject" Target="embeddings/oleObject6.bin"/><Relationship Id="rId59" Type="http://schemas.openxmlformats.org/officeDocument/2006/relationships/hyperlink" Target="https://id.wikipedia.org/wiki/Penyunting_kode_sumber" TargetMode="External"/><Relationship Id="rId103" Type="http://schemas.openxmlformats.org/officeDocument/2006/relationships/hyperlink" Target="https://id.wikipedia.org/wiki/Perl" TargetMode="External"/><Relationship Id="rId124" Type="http://schemas.openxmlformats.org/officeDocument/2006/relationships/image" Target="media/image50.png"/><Relationship Id="rId70" Type="http://schemas.openxmlformats.org/officeDocument/2006/relationships/hyperlink" Target="https://id.wikipedia.org/wiki/C_sharp" TargetMode="External"/><Relationship Id="rId91" Type="http://schemas.openxmlformats.org/officeDocument/2006/relationships/hyperlink" Target="https://id.wikipedia.org/wiki/Perl" TargetMode="External"/><Relationship Id="rId145" Type="http://schemas.openxmlformats.org/officeDocument/2006/relationships/image" Target="media/image65.png"/><Relationship Id="rId166" Type="http://schemas.openxmlformats.org/officeDocument/2006/relationships/image" Target="media/image78.png"/><Relationship Id="rId187" Type="http://schemas.openxmlformats.org/officeDocument/2006/relationships/hyperlink" Target="https://www.npmjs.com/" TargetMode="External"/><Relationship Id="rId1" Type="http://schemas.openxmlformats.org/officeDocument/2006/relationships/customXml" Target="../customXml/item1.xml"/><Relationship Id="rId212" Type="http://schemas.openxmlformats.org/officeDocument/2006/relationships/image" Target="media/image90.png"/><Relationship Id="rId233" Type="http://schemas.openxmlformats.org/officeDocument/2006/relationships/hyperlink" Target="https://litikgo.files.wordpress.com/2016/11/c5c2b-15.png" TargetMode="External"/><Relationship Id="rId254" Type="http://schemas.openxmlformats.org/officeDocument/2006/relationships/image" Target="media/image115.png"/><Relationship Id="rId28" Type="http://schemas.openxmlformats.org/officeDocument/2006/relationships/oleObject" Target="embeddings/oleObject3.bin"/><Relationship Id="rId49" Type="http://schemas.openxmlformats.org/officeDocument/2006/relationships/image" Target="media/image29.png"/><Relationship Id="rId114" Type="http://schemas.openxmlformats.org/officeDocument/2006/relationships/image" Target="media/image40.png"/><Relationship Id="rId275" Type="http://schemas.openxmlformats.org/officeDocument/2006/relationships/hyperlink" Target="https://idcloudhost.com/mengenal-apa-itu-framework-beserta-jenisnya/" TargetMode="External"/><Relationship Id="rId60" Type="http://schemas.openxmlformats.org/officeDocument/2006/relationships/hyperlink" Target="https://id.wikipedia.org/wiki/Microsoft_Windows" TargetMode="External"/><Relationship Id="rId81" Type="http://schemas.openxmlformats.org/officeDocument/2006/relationships/hyperlink" Target="https://id.wikipedia.org/w/index.php?title=JavaServer_Pages&amp;action=edit&amp;redlink=1" TargetMode="External"/><Relationship Id="rId135" Type="http://schemas.openxmlformats.org/officeDocument/2006/relationships/image" Target="media/image60.jpeg"/><Relationship Id="rId156" Type="http://schemas.openxmlformats.org/officeDocument/2006/relationships/image" Target="media/image73.png"/><Relationship Id="rId177" Type="http://schemas.openxmlformats.org/officeDocument/2006/relationships/hyperlink" Target="https://i1.wp.com/www.candra.web.id/wp-content/uploads/2015/10/ionicplatform.png" TargetMode="External"/><Relationship Id="rId198" Type="http://schemas.openxmlformats.org/officeDocument/2006/relationships/hyperlink" Target="https://github.com/electron/electron-quick-start" TargetMode="External"/><Relationship Id="rId202" Type="http://schemas.openxmlformats.org/officeDocument/2006/relationships/hyperlink" Target="https://github.com/electron-userland/electron-builder" TargetMode="External"/><Relationship Id="rId223" Type="http://schemas.openxmlformats.org/officeDocument/2006/relationships/hyperlink" Target="https://litikgo.files.wordpress.com/2016/11/10722-10.png" TargetMode="External"/><Relationship Id="rId244" Type="http://schemas.openxmlformats.org/officeDocument/2006/relationships/image" Target="media/image106.jpeg"/><Relationship Id="rId18" Type="http://schemas.openxmlformats.org/officeDocument/2006/relationships/image" Target="media/image9.png"/><Relationship Id="rId39" Type="http://schemas.openxmlformats.org/officeDocument/2006/relationships/image" Target="media/image24.png"/><Relationship Id="rId265" Type="http://schemas.openxmlformats.org/officeDocument/2006/relationships/hyperlink" Target="https://developer.android.com/studio/intro?hl=id" TargetMode="External"/><Relationship Id="rId50" Type="http://schemas.openxmlformats.org/officeDocument/2006/relationships/image" Target="media/image30.png"/><Relationship Id="rId104" Type="http://schemas.openxmlformats.org/officeDocument/2006/relationships/hyperlink" Target="https://id.wikipedia.org/wiki/PHP" TargetMode="External"/><Relationship Id="rId125" Type="http://schemas.openxmlformats.org/officeDocument/2006/relationships/image" Target="media/image51.png"/><Relationship Id="rId146" Type="http://schemas.openxmlformats.org/officeDocument/2006/relationships/image" Target="media/image66.png"/><Relationship Id="rId167" Type="http://schemas.openxmlformats.org/officeDocument/2006/relationships/image" Target="media/image79.png"/><Relationship Id="rId188" Type="http://schemas.openxmlformats.org/officeDocument/2006/relationships/hyperlink" Target="http://tealinuxos.org/" TargetMode="External"/><Relationship Id="rId71" Type="http://schemas.openxmlformats.org/officeDocument/2006/relationships/hyperlink" Target="https://id.wikipedia.org/w/index.php?title=Caml&amp;action=edit&amp;redlink=1" TargetMode="External"/><Relationship Id="rId92" Type="http://schemas.openxmlformats.org/officeDocument/2006/relationships/hyperlink" Target="https://id.wikipedia.org/wiki/PHP" TargetMode="External"/><Relationship Id="rId213" Type="http://schemas.openxmlformats.org/officeDocument/2006/relationships/hyperlink" Target="https://litikgo.files.wordpress.com/2016/11/44154-4.png" TargetMode="External"/><Relationship Id="rId234"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image" Target="media/image17.png"/><Relationship Id="rId255" Type="http://schemas.openxmlformats.org/officeDocument/2006/relationships/image" Target="media/image116.png"/><Relationship Id="rId276" Type="http://schemas.openxmlformats.org/officeDocument/2006/relationships/hyperlink" Target="https://teknologi.id/insight/5-framework-terbaik-untuk-pengembangan-aplikasi-desktop/" TargetMode="External"/><Relationship Id="rId40" Type="http://schemas.openxmlformats.org/officeDocument/2006/relationships/oleObject" Target="embeddings/oleObject7.bin"/><Relationship Id="rId115" Type="http://schemas.openxmlformats.org/officeDocument/2006/relationships/image" Target="media/image41.png"/><Relationship Id="rId136" Type="http://schemas.openxmlformats.org/officeDocument/2006/relationships/hyperlink" Target="https://mahisadd.files.wordpress.com/2013/04/light.png" TargetMode="External"/><Relationship Id="rId157" Type="http://schemas.openxmlformats.org/officeDocument/2006/relationships/image" Target="media/image74.png"/><Relationship Id="rId178" Type="http://schemas.openxmlformats.org/officeDocument/2006/relationships/image" Target="media/image85.png"/><Relationship Id="rId61" Type="http://schemas.openxmlformats.org/officeDocument/2006/relationships/hyperlink" Target="https://id.wikipedia.org/wiki/Bahasa_pemrograman" TargetMode="External"/><Relationship Id="rId82" Type="http://schemas.openxmlformats.org/officeDocument/2006/relationships/hyperlink" Target="https://id.wikipedia.org/w/index.php?title=KiXtart&amp;action=edit&amp;redlink=1" TargetMode="External"/><Relationship Id="rId199" Type="http://schemas.openxmlformats.org/officeDocument/2006/relationships/image" Target="media/image87.png"/><Relationship Id="rId203" Type="http://schemas.openxmlformats.org/officeDocument/2006/relationships/hyperlink" Target="https://en.wikipedia.org/wiki/Single-page_application" TargetMode="External"/><Relationship Id="rId19" Type="http://schemas.openxmlformats.org/officeDocument/2006/relationships/image" Target="media/image10.png"/><Relationship Id="rId224" Type="http://schemas.openxmlformats.org/officeDocument/2006/relationships/image" Target="media/image96.png"/><Relationship Id="rId245" Type="http://schemas.openxmlformats.org/officeDocument/2006/relationships/image" Target="media/image107.png"/><Relationship Id="rId266" Type="http://schemas.openxmlformats.org/officeDocument/2006/relationships/hyperlink" Target="https://wi01.files.wordpress.com/2011/02/pengenalan-eclipse.pdf" TargetMode="External"/><Relationship Id="rId30" Type="http://schemas.openxmlformats.org/officeDocument/2006/relationships/oleObject" Target="embeddings/oleObject4.bin"/><Relationship Id="rId105" Type="http://schemas.openxmlformats.org/officeDocument/2006/relationships/hyperlink" Target="https://id.wikipedia.org/wiki/Postscript" TargetMode="External"/><Relationship Id="rId126" Type="http://schemas.openxmlformats.org/officeDocument/2006/relationships/image" Target="media/image52.png"/><Relationship Id="rId147" Type="http://schemas.openxmlformats.org/officeDocument/2006/relationships/hyperlink" Target="https://3.bp.blogspot.com/-DFxiPmVrLTI/XIU2KvaoRbI/AAAAAAAAAHI/4aoTDFP33jYN8EKx0uPc0rDkW-R4RyAWQCLcBGAs/s1600/2.JPG" TargetMode="External"/><Relationship Id="rId168" Type="http://schemas.openxmlformats.org/officeDocument/2006/relationships/image" Target="media/image80.png"/><Relationship Id="rId51" Type="http://schemas.openxmlformats.org/officeDocument/2006/relationships/image" Target="media/image31.png"/><Relationship Id="rId72" Type="http://schemas.openxmlformats.org/officeDocument/2006/relationships/hyperlink" Target="https://id.wikipedia.org/w/index.php?title=Cmake&amp;action=edit&amp;redlink=1" TargetMode="External"/><Relationship Id="rId93" Type="http://schemas.openxmlformats.org/officeDocument/2006/relationships/hyperlink" Target="https://id.wikipedia.org/wiki/Postscript" TargetMode="External"/><Relationship Id="rId189" Type="http://schemas.openxmlformats.org/officeDocument/2006/relationships/hyperlink" Target="https://curl.haxx.se/" TargetMode="External"/><Relationship Id="rId3" Type="http://schemas.openxmlformats.org/officeDocument/2006/relationships/styles" Target="styles.xml"/><Relationship Id="rId214" Type="http://schemas.openxmlformats.org/officeDocument/2006/relationships/image" Target="media/image91.png"/><Relationship Id="rId235" Type="http://schemas.openxmlformats.org/officeDocument/2006/relationships/image" Target="media/image102.jpeg"/><Relationship Id="rId256" Type="http://schemas.openxmlformats.org/officeDocument/2006/relationships/image" Target="media/image117.png"/><Relationship Id="rId277" Type="http://schemas.openxmlformats.org/officeDocument/2006/relationships/hyperlink" Target="https://www.hostinger.co.id/tutorial/framework-php/" TargetMode="External"/><Relationship Id="rId116" Type="http://schemas.openxmlformats.org/officeDocument/2006/relationships/image" Target="media/image42.png"/><Relationship Id="rId137" Type="http://schemas.openxmlformats.org/officeDocument/2006/relationships/image" Target="media/image61.png"/><Relationship Id="rId158" Type="http://schemas.openxmlformats.org/officeDocument/2006/relationships/image" Target="media/image75.png"/><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34.png"/><Relationship Id="rId83" Type="http://schemas.openxmlformats.org/officeDocument/2006/relationships/hyperlink" Target="https://id.wikipedia.org/w/index.php?title=LISP&amp;action=edit&amp;redlink=1" TargetMode="External"/><Relationship Id="rId179" Type="http://schemas.openxmlformats.org/officeDocument/2006/relationships/hyperlink" Target="https://itunes.apple.com/us/app/xcode/id497799835?mt=12" TargetMode="External"/><Relationship Id="rId190" Type="http://schemas.openxmlformats.org/officeDocument/2006/relationships/hyperlink" Target="https://github.com/jiahaog/nativefier" TargetMode="External"/><Relationship Id="rId204" Type="http://schemas.openxmlformats.org/officeDocument/2006/relationships/hyperlink" Target="https://facebook.github.io/react/" TargetMode="External"/><Relationship Id="rId225" Type="http://schemas.openxmlformats.org/officeDocument/2006/relationships/hyperlink" Target="https://litikgo.files.wordpress.com/2016/11/d84ec-11.png" TargetMode="External"/><Relationship Id="rId246" Type="http://schemas.openxmlformats.org/officeDocument/2006/relationships/image" Target="media/image108.jpeg"/><Relationship Id="rId267" Type="http://schemas.openxmlformats.org/officeDocument/2006/relationships/hyperlink" Target="https://text-id.123dok.com/document/nq767wdny-sejarah-eclipse-arsitektur-eclipse-perkembangan-eclipse.html" TargetMode="External"/><Relationship Id="rId106" Type="http://schemas.openxmlformats.org/officeDocument/2006/relationships/hyperlink" Target="https://id.wikipedia.org/wiki/PowerShell" TargetMode="External"/><Relationship Id="rId127" Type="http://schemas.openxmlformats.org/officeDocument/2006/relationships/image" Target="media/image53.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2.png"/><Relationship Id="rId73" Type="http://schemas.openxmlformats.org/officeDocument/2006/relationships/hyperlink" Target="https://id.wikipedia.org/wiki/COBOL" TargetMode="External"/><Relationship Id="rId94" Type="http://schemas.openxmlformats.org/officeDocument/2006/relationships/hyperlink" Target="https://id.wikipedia.org/wiki/PowerShell" TargetMode="External"/><Relationship Id="rId148" Type="http://schemas.openxmlformats.org/officeDocument/2006/relationships/image" Target="media/image67.jpeg"/><Relationship Id="rId169" Type="http://schemas.openxmlformats.org/officeDocument/2006/relationships/image" Target="media/image81.jpeg"/><Relationship Id="rId4" Type="http://schemas.openxmlformats.org/officeDocument/2006/relationships/settings" Target="settings.xml"/><Relationship Id="rId180" Type="http://schemas.openxmlformats.org/officeDocument/2006/relationships/image" Target="media/image86.jpeg"/><Relationship Id="rId215" Type="http://schemas.openxmlformats.org/officeDocument/2006/relationships/hyperlink" Target="https://litikgo.files.wordpress.com/2016/11/03fe3-5.png" TargetMode="External"/><Relationship Id="rId236" Type="http://schemas.openxmlformats.org/officeDocument/2006/relationships/image" Target="media/image103.jpeg"/><Relationship Id="rId257" Type="http://schemas.openxmlformats.org/officeDocument/2006/relationships/image" Target="media/image118.png"/><Relationship Id="rId278" Type="http://schemas.openxmlformats.org/officeDocument/2006/relationships/hyperlink" Target="https://www.petanikode.com/django-untuk-pemula/" TargetMode="External"/><Relationship Id="rId42" Type="http://schemas.openxmlformats.org/officeDocument/2006/relationships/oleObject" Target="embeddings/oleObject8.bin"/><Relationship Id="rId84" Type="http://schemas.openxmlformats.org/officeDocument/2006/relationships/hyperlink" Target="https://id.wikipedia.org/w/index.php?title=Lua_(programming_language)&amp;action=edit&amp;redlink=1" TargetMode="External"/><Relationship Id="rId138" Type="http://schemas.openxmlformats.org/officeDocument/2006/relationships/hyperlink" Target="https://mahisadd.files.wordpress.com/2013/04/dark1.jpg" TargetMode="External"/><Relationship Id="rId191" Type="http://schemas.openxmlformats.org/officeDocument/2006/relationships/hyperlink" Target="https://www.codepolitan.com/" TargetMode="External"/><Relationship Id="rId205" Type="http://schemas.openxmlformats.org/officeDocument/2006/relationships/hyperlink" Target="https://angularjs.org/" TargetMode="External"/><Relationship Id="rId247" Type="http://schemas.openxmlformats.org/officeDocument/2006/relationships/image" Target="media/image109.png"/><Relationship Id="rId107" Type="http://schemas.openxmlformats.org/officeDocument/2006/relationships/hyperlink" Target="https://id.wikipedia.org/wiki/XML" TargetMode="External"/><Relationship Id="rId11" Type="http://schemas.openxmlformats.org/officeDocument/2006/relationships/image" Target="media/image2.png"/><Relationship Id="rId53" Type="http://schemas.openxmlformats.org/officeDocument/2006/relationships/image" Target="media/image33.png"/><Relationship Id="rId149" Type="http://schemas.openxmlformats.org/officeDocument/2006/relationships/hyperlink" Target="https://1.bp.blogspot.com/-xrs2RVvJaic/XIU2dOHAgXI/AAAAAAAAAHc/1dSpPBU9xccQRtTfOWnElhTWlZVu82m4ACLcBGAs/s1600/3.JPG" TargetMode="External"/><Relationship Id="rId95" Type="http://schemas.openxmlformats.org/officeDocument/2006/relationships/hyperlink" Target="https://id.wikipedia.org/wiki/R_(bahasa_pemrograman)" TargetMode="External"/><Relationship Id="rId160" Type="http://schemas.openxmlformats.org/officeDocument/2006/relationships/hyperlink" Target="http://groovy-lang.org/" TargetMode="External"/><Relationship Id="rId216" Type="http://schemas.openxmlformats.org/officeDocument/2006/relationships/image" Target="media/image92.png"/><Relationship Id="rId258" Type="http://schemas.openxmlformats.org/officeDocument/2006/relationships/hyperlink" Target="https://www.petanikode.com/django-untuk-pemu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A6CF1-3304-4E74-AACB-F70F0CBE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161</Pages>
  <Words>21805</Words>
  <Characters>124294</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10</cp:revision>
  <cp:lastPrinted>2019-11-19T06:41:00Z</cp:lastPrinted>
  <dcterms:created xsi:type="dcterms:W3CDTF">2020-01-26T12:04:00Z</dcterms:created>
  <dcterms:modified xsi:type="dcterms:W3CDTF">2020-02-03T00:30:00Z</dcterms:modified>
</cp:coreProperties>
</file>